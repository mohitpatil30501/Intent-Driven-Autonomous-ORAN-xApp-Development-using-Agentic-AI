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721BF7" w14:paraId="2CF10D5B" w14:textId="77777777" w:rsidTr="00F84A2A">
        <w:trPr>
          <w:cantSplit/>
          <w:trHeight w:hRule="exact" w:val="1134"/>
        </w:trPr>
        <w:tc>
          <w:tcPr>
            <w:tcW w:w="10206" w:type="dxa"/>
            <w:vAlign w:val="bottom"/>
          </w:tcPr>
          <w:bookmarkStart w:id="0" w:name="_Hlk129953749"/>
          <w:bookmarkStart w:id="1" w:name="_Hlk202766308"/>
          <w:bookmarkStart w:id="2" w:name="_Hlk183790229"/>
          <w:p w14:paraId="25258F24" w14:textId="5181D29E" w:rsidR="00407EC1" w:rsidRPr="006E6C94" w:rsidRDefault="00952D36" w:rsidP="00407EC1">
            <w:pPr>
              <w:pStyle w:val="ZA"/>
              <w:framePr w:h="1134" w:hRule="exact" w:wrap="notBeside"/>
              <w:rPr>
                <w:lang w:val="pl-PL"/>
              </w:rPr>
            </w:pPr>
            <w:r>
              <w:fldChar w:fldCharType="begin"/>
            </w:r>
            <w:r w:rsidRPr="0060773C">
              <w:rPr>
                <w:lang w:val="pl-PL"/>
              </w:rPr>
              <w:instrText xml:space="preserve"> DOCPROPERTY  "Document number"  \* MERGEFORMAT </w:instrText>
            </w:r>
            <w:r>
              <w:fldChar w:fldCharType="separate"/>
            </w:r>
            <w:r w:rsidRPr="0060773C">
              <w:rPr>
                <w:lang w:val="pl-PL"/>
              </w:rPr>
              <w:t>O-RAN.</w:t>
            </w:r>
            <w:r>
              <w:rPr>
                <w:lang w:val="pl-PL"/>
              </w:rPr>
              <w:t>WG6</w:t>
            </w:r>
            <w:r w:rsidRPr="0060773C">
              <w:rPr>
                <w:lang w:val="pl-PL"/>
              </w:rPr>
              <w:t>.TS.</w:t>
            </w:r>
            <w:r w:rsidR="0060773C" w:rsidRPr="0060773C">
              <w:rPr>
                <w:lang w:val="pl-PL"/>
              </w:rPr>
              <w:t>O-Cloud-IM</w:t>
            </w:r>
            <w:r w:rsidRPr="0060773C">
              <w:rPr>
                <w:lang w:val="pl-PL"/>
              </w:rPr>
              <w:t>.</w:t>
            </w:r>
            <w:r w:rsidR="0060773C" w:rsidRPr="0060773C">
              <w:rPr>
                <w:lang w:val="pl-PL"/>
              </w:rPr>
              <w:t>0</w:t>
            </w:r>
            <w:r w:rsidRPr="0060773C">
              <w:rPr>
                <w:lang w:val="pl-PL"/>
              </w:rPr>
              <w:t>-R</w:t>
            </w:r>
            <w:r w:rsidR="0060773C">
              <w:rPr>
                <w:lang w:val="pl-PL"/>
              </w:rPr>
              <w:t>00</w:t>
            </w:r>
            <w:r w:rsidR="009763E7">
              <w:rPr>
                <w:lang w:val="pl-PL"/>
              </w:rPr>
              <w:t>5</w:t>
            </w:r>
            <w:r w:rsidRPr="0060773C">
              <w:rPr>
                <w:lang w:val="pl-PL"/>
              </w:rPr>
              <w:t>-v</w:t>
            </w:r>
            <w:r w:rsidR="0060773C">
              <w:rPr>
                <w:lang w:val="pl-PL"/>
              </w:rPr>
              <w:t>0</w:t>
            </w:r>
            <w:r w:rsidR="00C55D63">
              <w:rPr>
                <w:lang w:val="pl-PL"/>
              </w:rPr>
              <w:t>6</w:t>
            </w:r>
            <w:r w:rsidRPr="0060773C">
              <w:rPr>
                <w:lang w:val="pl-PL"/>
              </w:rPr>
              <w:t>.</w:t>
            </w:r>
            <w:r w:rsidR="0060773C">
              <w:rPr>
                <w:lang w:val="pl-PL"/>
              </w:rPr>
              <w:t>00</w:t>
            </w:r>
            <w:r>
              <w:fldChar w:fldCharType="end"/>
            </w:r>
            <w:r w:rsidR="00AC0161" w:rsidRPr="00BA7047">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58A0FD1A" w:rsidR="00AC0161" w:rsidRPr="00405541" w:rsidRDefault="00AC0161" w:rsidP="00811BFE">
            <w:pPr>
              <w:pStyle w:val="ZB"/>
              <w:framePr w:w="0" w:hRule="auto" w:wrap="auto" w:vAnchor="margin" w:hAnchor="text" w:yAlign="inline"/>
            </w:pPr>
            <w:bookmarkStart w:id="3" w:name="_Hlk202766049"/>
            <w:bookmarkStart w:id="4" w:name="_Hlk129953668"/>
            <w:bookmarkEnd w:id="0"/>
            <w:r w:rsidRPr="00405541">
              <w:t>Technical Specification</w:t>
            </w:r>
          </w:p>
          <w:p w14:paraId="369A1528" w14:textId="77777777" w:rsidR="002E1CEC" w:rsidRDefault="002E1CEC" w:rsidP="00811BFE">
            <w:pPr>
              <w:spacing w:after="0"/>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7211926A" w14:textId="77777777" w:rsidR="00564A1A" w:rsidRPr="00853B49" w:rsidRDefault="00564A1A" w:rsidP="002C5FAE">
            <w:pPr>
              <w:pStyle w:val="Guidance"/>
              <w:rPr>
                <w:color w:val="auto"/>
              </w:rPr>
            </w:pPr>
            <w:bookmarkStart w:id="5" w:name="_Hlk202766097"/>
          </w:p>
          <w:p w14:paraId="4C0F0619" w14:textId="5D51BCF4" w:rsidR="00D752E2" w:rsidRPr="00AC4D23" w:rsidRDefault="00D752E2" w:rsidP="0070348F">
            <w:pPr>
              <w:pStyle w:val="Guidance"/>
              <w:rPr>
                <w:i/>
                <w:iC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bookmarkEnd w:id="3"/>
          <w:p w14:paraId="162176F1" w14:textId="109377F8" w:rsidR="00426D7F" w:rsidRPr="00426D7F" w:rsidRDefault="00952D36" w:rsidP="00426D7F">
            <w:pPr>
              <w:pStyle w:val="ZT"/>
              <w:framePr w:wrap="notBeside"/>
            </w:pPr>
            <w:r w:rsidRPr="00C34845">
              <w:t xml:space="preserve">O-RAN Work Group </w:t>
            </w:r>
            <w:r w:rsidR="0060773C">
              <w:t>6</w:t>
            </w:r>
            <w:r w:rsidRPr="00C34845">
              <w:t xml:space="preserve"> (</w:t>
            </w:r>
            <w:r w:rsidR="0060773C">
              <w:t>Cloudification and Orchestration)</w:t>
            </w:r>
            <w:r w:rsidR="00286AE6">
              <w:br/>
            </w:r>
            <w:r w:rsidR="00426D7F" w:rsidRPr="00426D7F">
              <w:t xml:space="preserve"> </w:t>
            </w:r>
          </w:p>
          <w:p w14:paraId="782F9D9A" w14:textId="08C49C25" w:rsidR="00AC0161" w:rsidRPr="000C71FF" w:rsidRDefault="0060773C" w:rsidP="001F4CBB">
            <w:pPr>
              <w:pStyle w:val="ZT"/>
              <w:framePr w:wrap="notBeside" w:vAnchor="text" w:y="1"/>
            </w:pPr>
            <w:fldSimple w:instr=" DOCPROPERTY  TITLE  \* MERGEFORMAT ">
              <w:r>
                <w:t>O-Cloud Information Model</w:t>
              </w:r>
            </w:fldSimple>
          </w:p>
          <w:p w14:paraId="7AC4E7F2" w14:textId="6A45EFA0" w:rsidR="002E1CEC" w:rsidRDefault="002E1CEC" w:rsidP="001F4CBB">
            <w:pPr>
              <w:pStyle w:val="Guidance"/>
              <w:framePr w:wrap="notBeside" w:vAnchor="text" w:hAnchor="margin" w:y="1" w:anchorLock="1"/>
            </w:pPr>
          </w:p>
        </w:tc>
      </w:tr>
      <w:bookmarkEnd w:id="5"/>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Pr="00853B49" w:rsidRDefault="00C7427B" w:rsidP="00EB4F38">
            <w:pPr>
              <w:pStyle w:val="Guidance"/>
              <w:rPr>
                <w:color w:val="auto"/>
              </w:rPr>
            </w:pPr>
          </w:p>
          <w:p w14:paraId="5CE5A287" w14:textId="188581FE"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79121AB4" w:rsidR="00C235A2" w:rsidRDefault="00952D36" w:rsidP="00F64C13">
            <w:pPr>
              <w:spacing w:after="0"/>
              <w:rPr>
                <w:noProof/>
              </w:rPr>
            </w:pPr>
            <w:r w:rsidRPr="00A879B7">
              <w:rPr>
                <w:noProof/>
              </w:rPr>
              <w:t>Copyright © 202</w:t>
            </w:r>
            <w:r w:rsidR="009763E7">
              <w:rPr>
                <w:noProof/>
              </w:rPr>
              <w:t>6</w:t>
            </w:r>
            <w:r w:rsidRPr="00A879B7">
              <w:rPr>
                <w:noProof/>
              </w:rPr>
              <w:t xml:space="preserve"> by the O-RAN ALLIANCE e.V.</w:t>
            </w:r>
          </w:p>
          <w:p w14:paraId="1EE1A281" w14:textId="7C7A3C0D" w:rsidR="00C235A2" w:rsidRDefault="00952D36" w:rsidP="001C5776">
            <w:pPr>
              <w:spacing w:after="0"/>
              <w:jc w:val="both"/>
              <w:rPr>
                <w:noProof/>
              </w:rPr>
            </w:pPr>
            <w:r w:rsidRPr="00A879B7">
              <w:rPr>
                <w:noProof/>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rPr>
                <w:noProof/>
              </w:rPr>
            </w:pPr>
          </w:p>
          <w:p w14:paraId="68F9B1EA" w14:textId="334BD85D" w:rsidR="00C235A2" w:rsidRDefault="00952D36" w:rsidP="00F64C13">
            <w:pPr>
              <w:spacing w:after="0"/>
              <w:rPr>
                <w:noProof/>
              </w:rPr>
            </w:pPr>
            <w:r w:rsidRPr="00A879B7">
              <w:rPr>
                <w:noProof/>
              </w:rPr>
              <w:t>O-RAN ALLIANCE e.V., Buschkauler Weg 27, 53347 Alfter, Germany</w:t>
            </w:r>
          </w:p>
          <w:p w14:paraId="6C29C492" w14:textId="4B4C89CF" w:rsidR="00C235A2" w:rsidRPr="003253EE" w:rsidRDefault="00952D36" w:rsidP="00F64C13">
            <w:pPr>
              <w:spacing w:after="0"/>
              <w:rPr>
                <w:noProof/>
              </w:rPr>
            </w:pPr>
            <w:r w:rsidRPr="00A879B7">
              <w:rPr>
                <w:noProof/>
              </w:rPr>
              <w:t>Register of Associations, Bonn VR 11238, VAT ID DE321720189</w:t>
            </w:r>
          </w:p>
          <w:p w14:paraId="3644E372" w14:textId="77777777" w:rsidR="00C235A2" w:rsidRPr="00AC0161" w:rsidRDefault="00C235A2" w:rsidP="00811BFE">
            <w:pPr>
              <w:spacing w:after="0"/>
            </w:pPr>
          </w:p>
        </w:tc>
      </w:tr>
      <w:bookmarkEnd w:id="1"/>
      <w:bookmarkEnd w:id="4"/>
    </w:tbl>
    <w:p w14:paraId="6C787FAF" w14:textId="77777777" w:rsidR="00B712F2" w:rsidRDefault="00B712F2" w:rsidP="00F813AD"/>
    <w:bookmarkEnd w:id="2"/>
    <w:p w14:paraId="65C75D13" w14:textId="77777777" w:rsidR="00080512" w:rsidRPr="00286492" w:rsidRDefault="00C4559C" w:rsidP="00427D73">
      <w:pPr>
        <w:pStyle w:val="TT"/>
      </w:pPr>
      <w:r w:rsidRPr="00C4559C">
        <w:lastRenderedPageBreak/>
        <w:t>Contents</w:t>
      </w:r>
    </w:p>
    <w:p w14:paraId="4895C398" w14:textId="093129D9" w:rsidR="00761289" w:rsidRDefault="00EE1889">
      <w:pPr>
        <w:pStyle w:val="TOC1"/>
        <w:rPr>
          <w:rFonts w:asciiTheme="minorHAnsi" w:eastAsiaTheme="minorEastAsia" w:hAnsiTheme="minorHAnsi" w:cstheme="minorBidi"/>
          <w:kern w:val="2"/>
          <w:sz w:val="24"/>
          <w:szCs w:val="24"/>
          <w:lang w:val="en-US"/>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761289" w:rsidRPr="00032841">
        <w:rPr>
          <w:lang w:val="en-US"/>
        </w:rPr>
        <w:t>List of figures</w:t>
      </w:r>
      <w:r w:rsidR="00761289">
        <w:tab/>
      </w:r>
      <w:r w:rsidR="00761289">
        <w:fldChar w:fldCharType="begin"/>
      </w:r>
      <w:r w:rsidR="00761289">
        <w:instrText xml:space="preserve"> PAGEREF _Toc202769410 \h </w:instrText>
      </w:r>
      <w:r w:rsidR="00761289">
        <w:fldChar w:fldCharType="separate"/>
      </w:r>
      <w:r w:rsidR="00DA7F1F">
        <w:t>3</w:t>
      </w:r>
      <w:r w:rsidR="00761289">
        <w:fldChar w:fldCharType="end"/>
      </w:r>
    </w:p>
    <w:p w14:paraId="347D6BC5" w14:textId="4C9CDB63" w:rsidR="00761289" w:rsidRDefault="00761289">
      <w:pPr>
        <w:pStyle w:val="TOC1"/>
        <w:rPr>
          <w:rFonts w:asciiTheme="minorHAnsi" w:eastAsiaTheme="minorEastAsia" w:hAnsiTheme="minorHAnsi" w:cstheme="minorBidi"/>
          <w:kern w:val="2"/>
          <w:sz w:val="24"/>
          <w:szCs w:val="24"/>
          <w:lang w:val="en-US"/>
          <w14:ligatures w14:val="standardContextual"/>
        </w:rPr>
      </w:pPr>
      <w:r w:rsidRPr="00032841">
        <w:rPr>
          <w:lang w:val="en-US"/>
        </w:rPr>
        <w:t>List of tables</w:t>
      </w:r>
      <w:r>
        <w:tab/>
      </w:r>
      <w:r>
        <w:fldChar w:fldCharType="begin"/>
      </w:r>
      <w:r>
        <w:instrText xml:space="preserve"> PAGEREF _Toc202769411 \h </w:instrText>
      </w:r>
      <w:r>
        <w:fldChar w:fldCharType="separate"/>
      </w:r>
      <w:r w:rsidR="00DA7F1F">
        <w:t>3</w:t>
      </w:r>
      <w:r>
        <w:fldChar w:fldCharType="end"/>
      </w:r>
    </w:p>
    <w:p w14:paraId="4A9C3E55" w14:textId="6878C89C" w:rsidR="00761289" w:rsidRDefault="00761289">
      <w:pPr>
        <w:pStyle w:val="TOC1"/>
        <w:rPr>
          <w:rFonts w:asciiTheme="minorHAnsi" w:eastAsiaTheme="minorEastAsia" w:hAnsiTheme="minorHAnsi" w:cstheme="minorBidi"/>
          <w:kern w:val="2"/>
          <w:sz w:val="24"/>
          <w:szCs w:val="24"/>
          <w:lang w:val="en-US"/>
          <w14:ligatures w14:val="standardContextual"/>
        </w:rPr>
      </w:pPr>
      <w:r>
        <w:t>Foreword</w:t>
      </w:r>
      <w:r>
        <w:tab/>
      </w:r>
      <w:r>
        <w:fldChar w:fldCharType="begin"/>
      </w:r>
      <w:r>
        <w:instrText xml:space="preserve"> PAGEREF _Toc202769412 \h </w:instrText>
      </w:r>
      <w:r>
        <w:fldChar w:fldCharType="separate"/>
      </w:r>
      <w:r w:rsidR="00DA7F1F">
        <w:t>5</w:t>
      </w:r>
      <w:r>
        <w:fldChar w:fldCharType="end"/>
      </w:r>
    </w:p>
    <w:p w14:paraId="67100D95" w14:textId="484A893C" w:rsidR="00761289" w:rsidRDefault="00761289">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_Toc202769413 \h </w:instrText>
      </w:r>
      <w:r>
        <w:fldChar w:fldCharType="separate"/>
      </w:r>
      <w:r w:rsidR="00DA7F1F">
        <w:t>5</w:t>
      </w:r>
      <w:r>
        <w:fldChar w:fldCharType="end"/>
      </w:r>
    </w:p>
    <w:p w14:paraId="6DE5EAA3" w14:textId="3371CAD1" w:rsidR="00761289" w:rsidRDefault="00761289">
      <w:pPr>
        <w:pStyle w:val="TOC1"/>
        <w:rPr>
          <w:rFonts w:asciiTheme="minorHAnsi" w:eastAsiaTheme="minorEastAsia" w:hAnsiTheme="minorHAnsi" w:cstheme="minorBidi"/>
          <w:kern w:val="2"/>
          <w:sz w:val="24"/>
          <w:szCs w:val="24"/>
          <w:lang w:val="en-US"/>
          <w14:ligatures w14:val="standardContextual"/>
        </w:rPr>
      </w:pPr>
      <w:r>
        <w:t>Executive summary</w:t>
      </w:r>
      <w:r>
        <w:tab/>
      </w:r>
      <w:r>
        <w:fldChar w:fldCharType="begin"/>
      </w:r>
      <w:r>
        <w:instrText xml:space="preserve"> PAGEREF _Toc202769414 \h </w:instrText>
      </w:r>
      <w:r>
        <w:fldChar w:fldCharType="separate"/>
      </w:r>
      <w:r w:rsidR="00DA7F1F">
        <w:t>5</w:t>
      </w:r>
      <w:r>
        <w:fldChar w:fldCharType="end"/>
      </w:r>
    </w:p>
    <w:p w14:paraId="2867636E" w14:textId="215714D0" w:rsidR="00761289" w:rsidRDefault="00761289">
      <w:pPr>
        <w:pStyle w:val="TOC1"/>
        <w:rPr>
          <w:rFonts w:asciiTheme="minorHAnsi" w:eastAsiaTheme="minorEastAsia" w:hAnsiTheme="minorHAnsi" w:cstheme="minorBidi"/>
          <w:kern w:val="2"/>
          <w:sz w:val="24"/>
          <w:szCs w:val="24"/>
          <w:lang w:val="en-US"/>
          <w14:ligatures w14:val="standardContextual"/>
        </w:rPr>
      </w:pPr>
      <w:r>
        <w:t>Introduction</w:t>
      </w:r>
      <w:r>
        <w:tab/>
      </w:r>
      <w:r>
        <w:fldChar w:fldCharType="begin"/>
      </w:r>
      <w:r>
        <w:instrText xml:space="preserve"> PAGEREF _Toc202769415 \h </w:instrText>
      </w:r>
      <w:r>
        <w:fldChar w:fldCharType="separate"/>
      </w:r>
      <w:r w:rsidR="00DA7F1F">
        <w:t>5</w:t>
      </w:r>
      <w:r>
        <w:fldChar w:fldCharType="end"/>
      </w:r>
    </w:p>
    <w:p w14:paraId="215E4250" w14:textId="63FB1D1C" w:rsidR="00761289" w:rsidRDefault="00761289">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_Toc202769416 \h </w:instrText>
      </w:r>
      <w:r>
        <w:fldChar w:fldCharType="separate"/>
      </w:r>
      <w:r w:rsidR="00DA7F1F">
        <w:t>6</w:t>
      </w:r>
      <w:r>
        <w:fldChar w:fldCharType="end"/>
      </w:r>
    </w:p>
    <w:p w14:paraId="3822B840" w14:textId="003A5E86" w:rsidR="00761289" w:rsidRDefault="00761289">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_Toc202769417 \h </w:instrText>
      </w:r>
      <w:r>
        <w:fldChar w:fldCharType="separate"/>
      </w:r>
      <w:r w:rsidR="00DA7F1F">
        <w:t>6</w:t>
      </w:r>
      <w:r>
        <w:fldChar w:fldCharType="end"/>
      </w:r>
    </w:p>
    <w:p w14:paraId="27034A24" w14:textId="3ABD0804" w:rsidR="00761289" w:rsidRDefault="00761289">
      <w:pPr>
        <w:pStyle w:val="TOC2"/>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_Toc202769418 \h </w:instrText>
      </w:r>
      <w:r>
        <w:fldChar w:fldCharType="separate"/>
      </w:r>
      <w:r w:rsidR="00DA7F1F">
        <w:t>6</w:t>
      </w:r>
      <w:r>
        <w:fldChar w:fldCharType="end"/>
      </w:r>
    </w:p>
    <w:p w14:paraId="44400738" w14:textId="129CA6B7" w:rsidR="00761289" w:rsidRDefault="00761289">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_Toc202769419 \h </w:instrText>
      </w:r>
      <w:r>
        <w:fldChar w:fldCharType="separate"/>
      </w:r>
      <w:r w:rsidR="00DA7F1F">
        <w:t>6</w:t>
      </w:r>
      <w:r>
        <w:fldChar w:fldCharType="end"/>
      </w:r>
    </w:p>
    <w:p w14:paraId="6761B566" w14:textId="0C9A59C8" w:rsidR="00761289" w:rsidRDefault="00761289">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_Toc202769420 \h </w:instrText>
      </w:r>
      <w:r>
        <w:fldChar w:fldCharType="separate"/>
      </w:r>
      <w:r w:rsidR="00DA7F1F">
        <w:t>7</w:t>
      </w:r>
      <w:r>
        <w:fldChar w:fldCharType="end"/>
      </w:r>
    </w:p>
    <w:p w14:paraId="2A7903E4" w14:textId="10794605" w:rsidR="00761289" w:rsidRDefault="00761289">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_Toc202769421 \h </w:instrText>
      </w:r>
      <w:r>
        <w:fldChar w:fldCharType="separate"/>
      </w:r>
      <w:r w:rsidR="00DA7F1F">
        <w:t>7</w:t>
      </w:r>
      <w:r>
        <w:fldChar w:fldCharType="end"/>
      </w:r>
    </w:p>
    <w:p w14:paraId="7F9702A3" w14:textId="220803EE" w:rsidR="00761289" w:rsidRDefault="00761289">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_Toc202769422 \h </w:instrText>
      </w:r>
      <w:r>
        <w:fldChar w:fldCharType="separate"/>
      </w:r>
      <w:r w:rsidR="00DA7F1F">
        <w:t>7</w:t>
      </w:r>
      <w:r>
        <w:fldChar w:fldCharType="end"/>
      </w:r>
    </w:p>
    <w:p w14:paraId="5F4D2BFC" w14:textId="0C4C57AE" w:rsidR="00761289" w:rsidRDefault="00761289">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_Toc202769423 \h </w:instrText>
      </w:r>
      <w:r>
        <w:fldChar w:fldCharType="separate"/>
      </w:r>
      <w:r w:rsidR="00DA7F1F">
        <w:t>7</w:t>
      </w:r>
      <w:r>
        <w:fldChar w:fldCharType="end"/>
      </w:r>
    </w:p>
    <w:p w14:paraId="2E9D5DA8" w14:textId="2A461696" w:rsidR="00761289" w:rsidRDefault="00761289">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O-Cloud Information Model</w:t>
      </w:r>
      <w:r>
        <w:tab/>
      </w:r>
      <w:r>
        <w:fldChar w:fldCharType="begin"/>
      </w:r>
      <w:r>
        <w:instrText xml:space="preserve"> PAGEREF _Toc202769424 \h </w:instrText>
      </w:r>
      <w:r>
        <w:fldChar w:fldCharType="separate"/>
      </w:r>
      <w:r w:rsidR="00DA7F1F">
        <w:t>7</w:t>
      </w:r>
      <w:r>
        <w:fldChar w:fldCharType="end"/>
      </w:r>
    </w:p>
    <w:p w14:paraId="661EBA37" w14:textId="0A4E2ADD" w:rsidR="00761289" w:rsidRDefault="00761289">
      <w:pPr>
        <w:pStyle w:val="TOC2"/>
        <w:rPr>
          <w:rFonts w:asciiTheme="minorHAnsi" w:eastAsiaTheme="minorEastAsia" w:hAnsiTheme="minorHAnsi" w:cstheme="minorBidi"/>
          <w:kern w:val="2"/>
          <w:sz w:val="24"/>
          <w:szCs w:val="24"/>
          <w:lang w:val="en-US"/>
          <w14:ligatures w14:val="standardContextual"/>
        </w:rPr>
      </w:pPr>
      <w:r>
        <w:t>4.1</w:t>
      </w:r>
      <w:r>
        <w:rPr>
          <w:rFonts w:asciiTheme="minorHAnsi" w:eastAsiaTheme="minorEastAsia" w:hAnsiTheme="minorHAnsi" w:cstheme="minorBidi"/>
          <w:kern w:val="2"/>
          <w:sz w:val="24"/>
          <w:szCs w:val="24"/>
          <w:lang w:val="en-US"/>
          <w14:ligatures w14:val="standardContextual"/>
        </w:rPr>
        <w:tab/>
      </w:r>
      <w:r>
        <w:t>Information Modeling Conventions</w:t>
      </w:r>
      <w:r>
        <w:tab/>
      </w:r>
      <w:r>
        <w:fldChar w:fldCharType="begin"/>
      </w:r>
      <w:r>
        <w:instrText xml:space="preserve"> PAGEREF _Toc202769425 \h </w:instrText>
      </w:r>
      <w:r>
        <w:fldChar w:fldCharType="separate"/>
      </w:r>
      <w:r w:rsidR="00DA7F1F">
        <w:t>7</w:t>
      </w:r>
      <w:r>
        <w:fldChar w:fldCharType="end"/>
      </w:r>
    </w:p>
    <w:p w14:paraId="43DAB50F" w14:textId="68EB6062" w:rsidR="00761289" w:rsidRDefault="00761289">
      <w:pPr>
        <w:pStyle w:val="TOC3"/>
        <w:rPr>
          <w:rFonts w:asciiTheme="minorHAnsi" w:eastAsiaTheme="minorEastAsia" w:hAnsiTheme="minorHAnsi" w:cstheme="minorBidi"/>
          <w:kern w:val="2"/>
          <w:sz w:val="24"/>
          <w:szCs w:val="24"/>
          <w:lang w:val="en-US"/>
          <w14:ligatures w14:val="standardContextual"/>
        </w:rPr>
      </w:pPr>
      <w:r>
        <w:t>4.1.1</w:t>
      </w:r>
      <w:r>
        <w:rPr>
          <w:rFonts w:asciiTheme="minorHAnsi" w:eastAsiaTheme="minorEastAsia" w:hAnsiTheme="minorHAnsi" w:cstheme="minorBidi"/>
          <w:kern w:val="2"/>
          <w:sz w:val="24"/>
          <w:szCs w:val="24"/>
          <w:lang w:val="en-US"/>
          <w14:ligatures w14:val="standardContextual"/>
        </w:rPr>
        <w:tab/>
      </w:r>
      <w:r>
        <w:t>Modeling approach, Unified Modeling Language (UML)</w:t>
      </w:r>
      <w:r>
        <w:tab/>
      </w:r>
      <w:r>
        <w:fldChar w:fldCharType="begin"/>
      </w:r>
      <w:r>
        <w:instrText xml:space="preserve"> PAGEREF _Toc202769426 \h </w:instrText>
      </w:r>
      <w:r>
        <w:fldChar w:fldCharType="separate"/>
      </w:r>
      <w:r w:rsidR="00DA7F1F">
        <w:t>7</w:t>
      </w:r>
      <w:r>
        <w:fldChar w:fldCharType="end"/>
      </w:r>
    </w:p>
    <w:p w14:paraId="3860DB90" w14:textId="531CCEF6" w:rsidR="00761289" w:rsidRDefault="00761289">
      <w:pPr>
        <w:pStyle w:val="TOC3"/>
        <w:rPr>
          <w:rFonts w:asciiTheme="minorHAnsi" w:eastAsiaTheme="minorEastAsia" w:hAnsiTheme="minorHAnsi" w:cstheme="minorBidi"/>
          <w:kern w:val="2"/>
          <w:sz w:val="24"/>
          <w:szCs w:val="24"/>
          <w:lang w:val="en-US"/>
          <w14:ligatures w14:val="standardContextual"/>
        </w:rPr>
      </w:pPr>
      <w:r>
        <w:t>4.1.2</w:t>
      </w:r>
      <w:r>
        <w:rPr>
          <w:rFonts w:asciiTheme="minorHAnsi" w:eastAsiaTheme="minorEastAsia" w:hAnsiTheme="minorHAnsi" w:cstheme="minorBidi"/>
          <w:kern w:val="2"/>
          <w:sz w:val="24"/>
          <w:szCs w:val="24"/>
          <w:lang w:val="en-US"/>
          <w14:ligatures w14:val="standardContextual"/>
        </w:rPr>
        <w:tab/>
      </w:r>
      <w:r>
        <w:t>Namespaces in the Information Model</w:t>
      </w:r>
      <w:r>
        <w:tab/>
      </w:r>
      <w:r>
        <w:fldChar w:fldCharType="begin"/>
      </w:r>
      <w:r>
        <w:instrText xml:space="preserve"> PAGEREF _Toc202769427 \h </w:instrText>
      </w:r>
      <w:r>
        <w:fldChar w:fldCharType="separate"/>
      </w:r>
      <w:r w:rsidR="00DA7F1F">
        <w:t>7</w:t>
      </w:r>
      <w:r>
        <w:fldChar w:fldCharType="end"/>
      </w:r>
    </w:p>
    <w:p w14:paraId="76D3F85A" w14:textId="157AB67F" w:rsidR="00761289" w:rsidRDefault="00761289">
      <w:pPr>
        <w:pStyle w:val="TOC3"/>
        <w:rPr>
          <w:rFonts w:asciiTheme="minorHAnsi" w:eastAsiaTheme="minorEastAsia" w:hAnsiTheme="minorHAnsi" w:cstheme="minorBidi"/>
          <w:kern w:val="2"/>
          <w:sz w:val="24"/>
          <w:szCs w:val="24"/>
          <w:lang w:val="en-US"/>
          <w14:ligatures w14:val="standardContextual"/>
        </w:rPr>
      </w:pPr>
      <w:r>
        <w:t>4.1.3</w:t>
      </w:r>
      <w:r>
        <w:rPr>
          <w:rFonts w:asciiTheme="minorHAnsi" w:eastAsiaTheme="minorEastAsia" w:hAnsiTheme="minorHAnsi" w:cstheme="minorBidi"/>
          <w:kern w:val="2"/>
          <w:sz w:val="24"/>
          <w:szCs w:val="24"/>
          <w:lang w:val="en-US"/>
          <w14:ligatures w14:val="standardContextual"/>
        </w:rPr>
        <w:tab/>
      </w:r>
      <w:r>
        <w:t>Namespace Relationships</w:t>
      </w:r>
      <w:r>
        <w:tab/>
      </w:r>
      <w:r>
        <w:fldChar w:fldCharType="begin"/>
      </w:r>
      <w:r>
        <w:instrText xml:space="preserve"> PAGEREF _Toc202769428 \h </w:instrText>
      </w:r>
      <w:r>
        <w:fldChar w:fldCharType="separate"/>
      </w:r>
      <w:r w:rsidR="00DA7F1F">
        <w:t>8</w:t>
      </w:r>
      <w:r>
        <w:fldChar w:fldCharType="end"/>
      </w:r>
    </w:p>
    <w:p w14:paraId="3CEB9B1E" w14:textId="6DE18E26" w:rsidR="00761289" w:rsidRDefault="00761289">
      <w:pPr>
        <w:pStyle w:val="TOC2"/>
        <w:rPr>
          <w:rFonts w:asciiTheme="minorHAnsi" w:eastAsiaTheme="minorEastAsia" w:hAnsiTheme="minorHAnsi" w:cstheme="minorBidi"/>
          <w:kern w:val="2"/>
          <w:sz w:val="24"/>
          <w:szCs w:val="24"/>
          <w:lang w:val="en-US"/>
          <w14:ligatures w14:val="standardContextual"/>
        </w:rPr>
      </w:pPr>
      <w:r>
        <w:t>4.2</w:t>
      </w:r>
      <w:r>
        <w:rPr>
          <w:rFonts w:asciiTheme="minorHAnsi" w:eastAsiaTheme="minorEastAsia" w:hAnsiTheme="minorHAnsi" w:cstheme="minorBidi"/>
          <w:kern w:val="2"/>
          <w:sz w:val="24"/>
          <w:szCs w:val="24"/>
          <w:lang w:val="en-US"/>
          <w14:ligatures w14:val="standardContextual"/>
        </w:rPr>
        <w:tab/>
      </w:r>
      <w:r>
        <w:t>Information Model Definitions</w:t>
      </w:r>
      <w:r>
        <w:tab/>
      </w:r>
      <w:r>
        <w:fldChar w:fldCharType="begin"/>
      </w:r>
      <w:r>
        <w:instrText xml:space="preserve"> PAGEREF _Toc202769429 \h </w:instrText>
      </w:r>
      <w:r>
        <w:fldChar w:fldCharType="separate"/>
      </w:r>
      <w:r w:rsidR="00DA7F1F">
        <w:t>8</w:t>
      </w:r>
      <w:r>
        <w:fldChar w:fldCharType="end"/>
      </w:r>
    </w:p>
    <w:p w14:paraId="35AAA2A5" w14:textId="73EA9537" w:rsidR="00761289" w:rsidRDefault="00761289">
      <w:pPr>
        <w:pStyle w:val="TOC3"/>
        <w:rPr>
          <w:rFonts w:asciiTheme="minorHAnsi" w:eastAsiaTheme="minorEastAsia" w:hAnsiTheme="minorHAnsi" w:cstheme="minorBidi"/>
          <w:kern w:val="2"/>
          <w:sz w:val="24"/>
          <w:szCs w:val="24"/>
          <w:lang w:val="en-US"/>
          <w14:ligatures w14:val="standardContextual"/>
        </w:rPr>
      </w:pPr>
      <w:r>
        <w:t>4.2.1</w:t>
      </w:r>
      <w:r>
        <w:rPr>
          <w:rFonts w:asciiTheme="minorHAnsi" w:eastAsiaTheme="minorEastAsia" w:hAnsiTheme="minorHAnsi" w:cstheme="minorBidi"/>
          <w:kern w:val="2"/>
          <w:sz w:val="24"/>
          <w:szCs w:val="24"/>
          <w:lang w:val="en-US"/>
          <w14:ligatures w14:val="standardContextual"/>
        </w:rPr>
        <w:tab/>
      </w:r>
      <w:r>
        <w:t>Namespace: ORAN.O2ims.Inventory</w:t>
      </w:r>
      <w:r>
        <w:tab/>
      </w:r>
      <w:r>
        <w:fldChar w:fldCharType="begin"/>
      </w:r>
      <w:r>
        <w:instrText xml:space="preserve"> PAGEREF _Toc202769430 \h </w:instrText>
      </w:r>
      <w:r>
        <w:fldChar w:fldCharType="separate"/>
      </w:r>
      <w:r w:rsidR="00DA7F1F">
        <w:t>8</w:t>
      </w:r>
      <w:r>
        <w:fldChar w:fldCharType="end"/>
      </w:r>
    </w:p>
    <w:p w14:paraId="6E2E5820" w14:textId="73D3F1F3" w:rsidR="00761289" w:rsidRDefault="00761289">
      <w:pPr>
        <w:pStyle w:val="TOC3"/>
        <w:rPr>
          <w:rFonts w:asciiTheme="minorHAnsi" w:eastAsiaTheme="minorEastAsia" w:hAnsiTheme="minorHAnsi" w:cstheme="minorBidi"/>
          <w:kern w:val="2"/>
          <w:sz w:val="24"/>
          <w:szCs w:val="24"/>
          <w:lang w:val="en-US"/>
          <w14:ligatures w14:val="standardContextual"/>
        </w:rPr>
      </w:pPr>
      <w:r>
        <w:t>4.2.2</w:t>
      </w:r>
      <w:r>
        <w:rPr>
          <w:rFonts w:asciiTheme="minorHAnsi" w:eastAsiaTheme="minorEastAsia" w:hAnsiTheme="minorHAnsi" w:cstheme="minorBidi"/>
          <w:kern w:val="2"/>
          <w:sz w:val="24"/>
          <w:szCs w:val="24"/>
          <w:lang w:val="en-US"/>
          <w14:ligatures w14:val="standardContextual"/>
        </w:rPr>
        <w:tab/>
      </w:r>
      <w:r>
        <w:t>Namespace: ORAN.O2ims.Artifacts</w:t>
      </w:r>
      <w:r>
        <w:tab/>
      </w:r>
      <w:r>
        <w:fldChar w:fldCharType="begin"/>
      </w:r>
      <w:r>
        <w:instrText xml:space="preserve"> PAGEREF _Toc202769431 \h </w:instrText>
      </w:r>
      <w:r>
        <w:fldChar w:fldCharType="separate"/>
      </w:r>
      <w:r w:rsidR="00DA7F1F">
        <w:t>65</w:t>
      </w:r>
      <w:r>
        <w:fldChar w:fldCharType="end"/>
      </w:r>
    </w:p>
    <w:p w14:paraId="02F7A8B5" w14:textId="0B99D60E" w:rsidR="00761289" w:rsidRDefault="00761289">
      <w:pPr>
        <w:pStyle w:val="TOC3"/>
        <w:rPr>
          <w:rFonts w:asciiTheme="minorHAnsi" w:eastAsiaTheme="minorEastAsia" w:hAnsiTheme="minorHAnsi" w:cstheme="minorBidi"/>
          <w:kern w:val="2"/>
          <w:sz w:val="24"/>
          <w:szCs w:val="24"/>
          <w:lang w:val="en-US"/>
          <w14:ligatures w14:val="standardContextual"/>
        </w:rPr>
      </w:pPr>
      <w:r>
        <w:t>4.2.3</w:t>
      </w:r>
      <w:r>
        <w:rPr>
          <w:rFonts w:asciiTheme="minorHAnsi" w:eastAsiaTheme="minorEastAsia" w:hAnsiTheme="minorHAnsi" w:cstheme="minorBidi"/>
          <w:kern w:val="2"/>
          <w:sz w:val="24"/>
          <w:szCs w:val="24"/>
          <w:lang w:val="en-US"/>
          <w14:ligatures w14:val="standardContextual"/>
        </w:rPr>
        <w:tab/>
      </w:r>
      <w:r>
        <w:t>Namespace: ORAN.O2ims.Cluster</w:t>
      </w:r>
      <w:r>
        <w:tab/>
      </w:r>
      <w:r>
        <w:fldChar w:fldCharType="begin"/>
      </w:r>
      <w:r>
        <w:instrText xml:space="preserve"> PAGEREF _Toc202769432 \h </w:instrText>
      </w:r>
      <w:r>
        <w:fldChar w:fldCharType="separate"/>
      </w:r>
      <w:r w:rsidR="00DA7F1F">
        <w:t>70</w:t>
      </w:r>
      <w:r>
        <w:fldChar w:fldCharType="end"/>
      </w:r>
    </w:p>
    <w:p w14:paraId="720FDC93" w14:textId="7DED0150" w:rsidR="00761289" w:rsidRDefault="00761289">
      <w:pPr>
        <w:pStyle w:val="TOC3"/>
        <w:rPr>
          <w:rFonts w:asciiTheme="minorHAnsi" w:eastAsiaTheme="minorEastAsia" w:hAnsiTheme="minorHAnsi" w:cstheme="minorBidi"/>
          <w:kern w:val="2"/>
          <w:sz w:val="24"/>
          <w:szCs w:val="24"/>
          <w:lang w:val="en-US"/>
          <w14:ligatures w14:val="standardContextual"/>
        </w:rPr>
      </w:pPr>
      <w:r>
        <w:t>4.2.4</w:t>
      </w:r>
      <w:r>
        <w:rPr>
          <w:rFonts w:asciiTheme="minorHAnsi" w:eastAsiaTheme="minorEastAsia" w:hAnsiTheme="minorHAnsi" w:cstheme="minorBidi"/>
          <w:kern w:val="2"/>
          <w:sz w:val="24"/>
          <w:szCs w:val="24"/>
          <w:lang w:val="en-US"/>
          <w14:ligatures w14:val="standardContextual"/>
        </w:rPr>
        <w:tab/>
      </w:r>
      <w:r>
        <w:t>Namespace: ORAN.O2ims.Provisioning</w:t>
      </w:r>
      <w:r>
        <w:tab/>
      </w:r>
      <w:r>
        <w:fldChar w:fldCharType="begin"/>
      </w:r>
      <w:r>
        <w:instrText xml:space="preserve"> PAGEREF _Toc202769433 \h </w:instrText>
      </w:r>
      <w:r>
        <w:fldChar w:fldCharType="separate"/>
      </w:r>
      <w:r w:rsidR="00DA7F1F">
        <w:t>78</w:t>
      </w:r>
      <w:r>
        <w:fldChar w:fldCharType="end"/>
      </w:r>
    </w:p>
    <w:p w14:paraId="658DF5C7" w14:textId="3FCB1D0A" w:rsidR="00761289" w:rsidRDefault="00761289">
      <w:pPr>
        <w:pStyle w:val="TOC3"/>
        <w:rPr>
          <w:rFonts w:asciiTheme="minorHAnsi" w:eastAsiaTheme="minorEastAsia" w:hAnsiTheme="minorHAnsi" w:cstheme="minorBidi"/>
          <w:kern w:val="2"/>
          <w:sz w:val="24"/>
          <w:szCs w:val="24"/>
          <w:lang w:val="en-US"/>
          <w14:ligatures w14:val="standardContextual"/>
        </w:rPr>
      </w:pPr>
      <w:r>
        <w:t>4.2.5</w:t>
      </w:r>
      <w:r>
        <w:rPr>
          <w:rFonts w:asciiTheme="minorHAnsi" w:eastAsiaTheme="minorEastAsia" w:hAnsiTheme="minorHAnsi" w:cstheme="minorBidi"/>
          <w:kern w:val="2"/>
          <w:sz w:val="24"/>
          <w:szCs w:val="24"/>
          <w:lang w:val="en-US"/>
          <w14:ligatures w14:val="standardContextual"/>
        </w:rPr>
        <w:tab/>
      </w:r>
      <w:r>
        <w:t>Namespace: ORAN.O2ims.Infrastructure</w:t>
      </w:r>
      <w:r>
        <w:tab/>
      </w:r>
      <w:r>
        <w:fldChar w:fldCharType="begin"/>
      </w:r>
      <w:r>
        <w:instrText xml:space="preserve"> PAGEREF _Toc202769434 \h </w:instrText>
      </w:r>
      <w:r>
        <w:fldChar w:fldCharType="separate"/>
      </w:r>
      <w:r w:rsidR="00DA7F1F">
        <w:t>84</w:t>
      </w:r>
      <w:r>
        <w:fldChar w:fldCharType="end"/>
      </w:r>
    </w:p>
    <w:p w14:paraId="121AC650" w14:textId="3F7F2158" w:rsidR="00761289" w:rsidRDefault="00761289">
      <w:pPr>
        <w:pStyle w:val="TOC1"/>
        <w:rPr>
          <w:rFonts w:asciiTheme="minorHAnsi" w:eastAsiaTheme="minorEastAsia" w:hAnsiTheme="minorHAnsi" w:cstheme="minorBidi"/>
          <w:kern w:val="2"/>
          <w:sz w:val="24"/>
          <w:szCs w:val="24"/>
          <w:lang w:val="en-US"/>
          <w14:ligatures w14:val="standardContextual"/>
        </w:rPr>
      </w:pPr>
      <w:r>
        <w:t>Annex (informative):  Change History</w:t>
      </w:r>
      <w:r>
        <w:tab/>
      </w:r>
      <w:r>
        <w:fldChar w:fldCharType="begin"/>
      </w:r>
      <w:r>
        <w:instrText xml:space="preserve"> PAGEREF _Toc202769435 \h </w:instrText>
      </w:r>
      <w:r>
        <w:fldChar w:fldCharType="separate"/>
      </w:r>
      <w:r w:rsidR="00DA7F1F">
        <w:t>97</w:t>
      </w:r>
      <w:r>
        <w:fldChar w:fldCharType="end"/>
      </w:r>
    </w:p>
    <w:p w14:paraId="0F768E88" w14:textId="28369792" w:rsidR="00A02D83" w:rsidRPr="00BB315D" w:rsidRDefault="00EE1889" w:rsidP="006D24EB">
      <w:r>
        <w:rPr>
          <w:rFonts w:eastAsia="Yu Mincho" w:cs="Times New Roman"/>
          <w:noProof/>
          <w:sz w:val="22"/>
          <w:szCs w:val="20"/>
        </w:rPr>
        <w:fldChar w:fldCharType="end"/>
      </w:r>
    </w:p>
    <w:p w14:paraId="5246B991" w14:textId="77777777" w:rsidR="00A02D83" w:rsidRPr="00F813AD" w:rsidRDefault="00A02D83" w:rsidP="004220B8">
      <w:r>
        <w:rPr>
          <w:noProof/>
        </w:rPr>
        <w:br w:type="page"/>
      </w:r>
    </w:p>
    <w:p w14:paraId="7E49D86C" w14:textId="77777777" w:rsidR="00A02D83" w:rsidRPr="00EF7CDE" w:rsidRDefault="00A02D83" w:rsidP="00A02D83">
      <w:pPr>
        <w:pStyle w:val="Heading1"/>
      </w:pPr>
      <w:bookmarkStart w:id="6" w:name="_Toc202769410"/>
      <w:r>
        <w:rPr>
          <w:lang w:val="en-US"/>
        </w:rPr>
        <w:lastRenderedPageBreak/>
        <w:t>List of figures</w:t>
      </w:r>
      <w:bookmarkEnd w:id="6"/>
    </w:p>
    <w:p w14:paraId="627B44C1" w14:textId="54A686EF" w:rsidR="00761289" w:rsidRDefault="00DE1BC4">
      <w:pPr>
        <w:pStyle w:val="TableofFigures"/>
        <w:tabs>
          <w:tab w:val="right" w:leader="dot" w:pos="10195"/>
        </w:tabs>
        <w:rPr>
          <w:rFonts w:asciiTheme="minorHAnsi" w:eastAsiaTheme="minorEastAsia" w:hAnsiTheme="minorHAnsi"/>
          <w:noProof/>
          <w:kern w:val="2"/>
          <w:sz w:val="24"/>
          <w:szCs w:val="24"/>
          <w14:ligatures w14:val="standardContextual"/>
        </w:rPr>
      </w:pPr>
      <w:r>
        <w:fldChar w:fldCharType="begin"/>
      </w:r>
      <w:r>
        <w:instrText xml:space="preserve"> TOC \h \z \t "TF" \c </w:instrText>
      </w:r>
      <w:r>
        <w:fldChar w:fldCharType="separate"/>
      </w:r>
      <w:hyperlink w:anchor="_Toc202768294" w:history="1">
        <w:r w:rsidR="00761289" w:rsidRPr="0066432E">
          <w:rPr>
            <w:rStyle w:val="Hyperlink"/>
            <w:noProof/>
          </w:rPr>
          <w:t>Figure 4.1.3-1 Relationship between Namespaces</w:t>
        </w:r>
        <w:r w:rsidR="00761289">
          <w:rPr>
            <w:noProof/>
            <w:webHidden/>
          </w:rPr>
          <w:tab/>
        </w:r>
        <w:r w:rsidR="00761289">
          <w:rPr>
            <w:noProof/>
            <w:webHidden/>
          </w:rPr>
          <w:fldChar w:fldCharType="begin"/>
        </w:r>
        <w:r w:rsidR="00761289">
          <w:rPr>
            <w:noProof/>
            <w:webHidden/>
          </w:rPr>
          <w:instrText xml:space="preserve"> PAGEREF _Toc202768294 \h </w:instrText>
        </w:r>
        <w:r w:rsidR="00761289">
          <w:rPr>
            <w:noProof/>
            <w:webHidden/>
          </w:rPr>
        </w:r>
        <w:r w:rsidR="00761289">
          <w:rPr>
            <w:noProof/>
            <w:webHidden/>
          </w:rPr>
          <w:fldChar w:fldCharType="separate"/>
        </w:r>
        <w:r w:rsidR="00DA7F1F">
          <w:rPr>
            <w:noProof/>
            <w:webHidden/>
          </w:rPr>
          <w:t>8</w:t>
        </w:r>
        <w:r w:rsidR="00761289">
          <w:rPr>
            <w:noProof/>
            <w:webHidden/>
          </w:rPr>
          <w:fldChar w:fldCharType="end"/>
        </w:r>
      </w:hyperlink>
    </w:p>
    <w:p w14:paraId="2E098019" w14:textId="15A94FD9"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95" w:history="1">
        <w:r w:rsidRPr="0066432E">
          <w:rPr>
            <w:rStyle w:val="Hyperlink"/>
            <w:noProof/>
          </w:rPr>
          <w:t>Figure 4.2.1.3.1.2-1 O2ims Inventory Objects Relationship Views</w:t>
        </w:r>
        <w:r>
          <w:rPr>
            <w:noProof/>
            <w:webHidden/>
          </w:rPr>
          <w:tab/>
        </w:r>
        <w:r>
          <w:rPr>
            <w:noProof/>
            <w:webHidden/>
          </w:rPr>
          <w:fldChar w:fldCharType="begin"/>
        </w:r>
        <w:r>
          <w:rPr>
            <w:noProof/>
            <w:webHidden/>
          </w:rPr>
          <w:instrText xml:space="preserve"> PAGEREF _Toc202768295 \h </w:instrText>
        </w:r>
        <w:r>
          <w:rPr>
            <w:noProof/>
            <w:webHidden/>
          </w:rPr>
        </w:r>
        <w:r>
          <w:rPr>
            <w:noProof/>
            <w:webHidden/>
          </w:rPr>
          <w:fldChar w:fldCharType="separate"/>
        </w:r>
        <w:r w:rsidR="00DA7F1F">
          <w:rPr>
            <w:noProof/>
            <w:webHidden/>
          </w:rPr>
          <w:t>10</w:t>
        </w:r>
        <w:r>
          <w:rPr>
            <w:noProof/>
            <w:webHidden/>
          </w:rPr>
          <w:fldChar w:fldCharType="end"/>
        </w:r>
      </w:hyperlink>
    </w:p>
    <w:p w14:paraId="3D840CB5" w14:textId="24D2B375"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96" w:history="1">
        <w:r w:rsidRPr="0066432E">
          <w:rPr>
            <w:rStyle w:val="Hyperlink"/>
            <w:noProof/>
          </w:rPr>
          <w:t>Figure 4.2.1.3.1.2-2 O2ims Inventory Event Subscribe/Notify Relationship View</w:t>
        </w:r>
        <w:r>
          <w:rPr>
            <w:noProof/>
            <w:webHidden/>
          </w:rPr>
          <w:tab/>
        </w:r>
        <w:r>
          <w:rPr>
            <w:noProof/>
            <w:webHidden/>
          </w:rPr>
          <w:fldChar w:fldCharType="begin"/>
        </w:r>
        <w:r>
          <w:rPr>
            <w:noProof/>
            <w:webHidden/>
          </w:rPr>
          <w:instrText xml:space="preserve"> PAGEREF _Toc202768296 \h </w:instrText>
        </w:r>
        <w:r>
          <w:rPr>
            <w:noProof/>
            <w:webHidden/>
          </w:rPr>
        </w:r>
        <w:r>
          <w:rPr>
            <w:noProof/>
            <w:webHidden/>
          </w:rPr>
          <w:fldChar w:fldCharType="separate"/>
        </w:r>
        <w:r w:rsidR="00DA7F1F">
          <w:rPr>
            <w:noProof/>
            <w:webHidden/>
          </w:rPr>
          <w:t>11</w:t>
        </w:r>
        <w:r>
          <w:rPr>
            <w:noProof/>
            <w:webHidden/>
          </w:rPr>
          <w:fldChar w:fldCharType="end"/>
        </w:r>
      </w:hyperlink>
    </w:p>
    <w:p w14:paraId="0DE85C7D" w14:textId="7914CB5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97" w:history="1">
        <w:r w:rsidRPr="0066432E">
          <w:rPr>
            <w:rStyle w:val="Hyperlink"/>
            <w:noProof/>
          </w:rPr>
          <w:t>Figure 4.2.1.3.1.3.1-1 O2ims Alarm Relationship View</w:t>
        </w:r>
        <w:r>
          <w:rPr>
            <w:noProof/>
            <w:webHidden/>
          </w:rPr>
          <w:tab/>
        </w:r>
        <w:r>
          <w:rPr>
            <w:noProof/>
            <w:webHidden/>
          </w:rPr>
          <w:fldChar w:fldCharType="begin"/>
        </w:r>
        <w:r>
          <w:rPr>
            <w:noProof/>
            <w:webHidden/>
          </w:rPr>
          <w:instrText xml:space="preserve"> PAGEREF _Toc202768297 \h </w:instrText>
        </w:r>
        <w:r>
          <w:rPr>
            <w:noProof/>
            <w:webHidden/>
          </w:rPr>
        </w:r>
        <w:r>
          <w:rPr>
            <w:noProof/>
            <w:webHidden/>
          </w:rPr>
          <w:fldChar w:fldCharType="separate"/>
        </w:r>
        <w:r w:rsidR="00DA7F1F">
          <w:rPr>
            <w:noProof/>
            <w:webHidden/>
          </w:rPr>
          <w:t>11</w:t>
        </w:r>
        <w:r>
          <w:rPr>
            <w:noProof/>
            <w:webHidden/>
          </w:rPr>
          <w:fldChar w:fldCharType="end"/>
        </w:r>
      </w:hyperlink>
    </w:p>
    <w:p w14:paraId="2630EDFF" w14:textId="568210CF"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98" w:history="1">
        <w:r w:rsidRPr="0066432E">
          <w:rPr>
            <w:rStyle w:val="Hyperlink"/>
            <w:noProof/>
          </w:rPr>
          <w:t>Figure 4.2.1.3.1.3.2-1 Performance Monitoring Information Flow</w:t>
        </w:r>
        <w:r>
          <w:rPr>
            <w:noProof/>
            <w:webHidden/>
          </w:rPr>
          <w:tab/>
        </w:r>
        <w:r>
          <w:rPr>
            <w:noProof/>
            <w:webHidden/>
          </w:rPr>
          <w:fldChar w:fldCharType="begin"/>
        </w:r>
        <w:r>
          <w:rPr>
            <w:noProof/>
            <w:webHidden/>
          </w:rPr>
          <w:instrText xml:space="preserve"> PAGEREF _Toc202768298 \h </w:instrText>
        </w:r>
        <w:r>
          <w:rPr>
            <w:noProof/>
            <w:webHidden/>
          </w:rPr>
        </w:r>
        <w:r>
          <w:rPr>
            <w:noProof/>
            <w:webHidden/>
          </w:rPr>
          <w:fldChar w:fldCharType="separate"/>
        </w:r>
        <w:r w:rsidR="00DA7F1F">
          <w:rPr>
            <w:noProof/>
            <w:webHidden/>
          </w:rPr>
          <w:t>12</w:t>
        </w:r>
        <w:r>
          <w:rPr>
            <w:noProof/>
            <w:webHidden/>
          </w:rPr>
          <w:fldChar w:fldCharType="end"/>
        </w:r>
      </w:hyperlink>
    </w:p>
    <w:p w14:paraId="3E270729" w14:textId="5E5D4BEF"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99" w:history="1">
        <w:r w:rsidRPr="0066432E">
          <w:rPr>
            <w:rStyle w:val="Hyperlink"/>
            <w:noProof/>
          </w:rPr>
          <w:t>Figure 4.2.1.3.1.3.2-2 O2ims Performance Store Relationship View</w:t>
        </w:r>
        <w:r>
          <w:rPr>
            <w:noProof/>
            <w:webHidden/>
          </w:rPr>
          <w:tab/>
        </w:r>
        <w:r>
          <w:rPr>
            <w:noProof/>
            <w:webHidden/>
          </w:rPr>
          <w:fldChar w:fldCharType="begin"/>
        </w:r>
        <w:r>
          <w:rPr>
            <w:noProof/>
            <w:webHidden/>
          </w:rPr>
          <w:instrText xml:space="preserve"> PAGEREF _Toc202768299 \h </w:instrText>
        </w:r>
        <w:r>
          <w:rPr>
            <w:noProof/>
            <w:webHidden/>
          </w:rPr>
        </w:r>
        <w:r>
          <w:rPr>
            <w:noProof/>
            <w:webHidden/>
          </w:rPr>
          <w:fldChar w:fldCharType="separate"/>
        </w:r>
        <w:r w:rsidR="00DA7F1F">
          <w:rPr>
            <w:noProof/>
            <w:webHidden/>
          </w:rPr>
          <w:t>13</w:t>
        </w:r>
        <w:r>
          <w:rPr>
            <w:noProof/>
            <w:webHidden/>
          </w:rPr>
          <w:fldChar w:fldCharType="end"/>
        </w:r>
      </w:hyperlink>
    </w:p>
    <w:p w14:paraId="7A4A7A38" w14:textId="238EFAD6"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0" w:history="1">
        <w:r w:rsidRPr="0066432E">
          <w:rPr>
            <w:rStyle w:val="Hyperlink"/>
            <w:noProof/>
          </w:rPr>
          <w:t>Figure 4.2.1.3.1.3.2-3 O2ims Performance Measurement Job Relationship View</w:t>
        </w:r>
        <w:r>
          <w:rPr>
            <w:noProof/>
            <w:webHidden/>
          </w:rPr>
          <w:tab/>
        </w:r>
        <w:r>
          <w:rPr>
            <w:noProof/>
            <w:webHidden/>
          </w:rPr>
          <w:fldChar w:fldCharType="begin"/>
        </w:r>
        <w:r>
          <w:rPr>
            <w:noProof/>
            <w:webHidden/>
          </w:rPr>
          <w:instrText xml:space="preserve"> PAGEREF _Toc202768300 \h </w:instrText>
        </w:r>
        <w:r>
          <w:rPr>
            <w:noProof/>
            <w:webHidden/>
          </w:rPr>
        </w:r>
        <w:r>
          <w:rPr>
            <w:noProof/>
            <w:webHidden/>
          </w:rPr>
          <w:fldChar w:fldCharType="separate"/>
        </w:r>
        <w:r w:rsidR="00DA7F1F">
          <w:rPr>
            <w:noProof/>
            <w:webHidden/>
          </w:rPr>
          <w:t>14</w:t>
        </w:r>
        <w:r>
          <w:rPr>
            <w:noProof/>
            <w:webHidden/>
          </w:rPr>
          <w:fldChar w:fldCharType="end"/>
        </w:r>
      </w:hyperlink>
    </w:p>
    <w:p w14:paraId="163FBDBE" w14:textId="1FB2EDC9"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1" w:history="1">
        <w:r w:rsidRPr="0066432E">
          <w:rPr>
            <w:rStyle w:val="Hyperlink"/>
            <w:noProof/>
          </w:rPr>
          <w:t>Figure 4.2.1.3.1.3.2-4 O2ims Performance Subscription Relationship View</w:t>
        </w:r>
        <w:r>
          <w:rPr>
            <w:noProof/>
            <w:webHidden/>
          </w:rPr>
          <w:tab/>
        </w:r>
        <w:r>
          <w:rPr>
            <w:noProof/>
            <w:webHidden/>
          </w:rPr>
          <w:fldChar w:fldCharType="begin"/>
        </w:r>
        <w:r>
          <w:rPr>
            <w:noProof/>
            <w:webHidden/>
          </w:rPr>
          <w:instrText xml:space="preserve"> PAGEREF _Toc202768301 \h </w:instrText>
        </w:r>
        <w:r>
          <w:rPr>
            <w:noProof/>
            <w:webHidden/>
          </w:rPr>
        </w:r>
        <w:r>
          <w:rPr>
            <w:noProof/>
            <w:webHidden/>
          </w:rPr>
          <w:fldChar w:fldCharType="separate"/>
        </w:r>
        <w:r w:rsidR="00DA7F1F">
          <w:rPr>
            <w:noProof/>
            <w:webHidden/>
          </w:rPr>
          <w:t>15</w:t>
        </w:r>
        <w:r>
          <w:rPr>
            <w:noProof/>
            <w:webHidden/>
          </w:rPr>
          <w:fldChar w:fldCharType="end"/>
        </w:r>
      </w:hyperlink>
    </w:p>
    <w:p w14:paraId="265EDE31" w14:textId="260CC4C4"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2" w:history="1">
        <w:r w:rsidRPr="0066432E">
          <w:rPr>
            <w:rStyle w:val="Hyperlink"/>
            <w:noProof/>
          </w:rPr>
          <w:t>Figure 4.2.1.3.1.3.2-5 O2ims Performance Report Relationship View</w:t>
        </w:r>
        <w:r>
          <w:rPr>
            <w:noProof/>
            <w:webHidden/>
          </w:rPr>
          <w:tab/>
        </w:r>
        <w:r>
          <w:rPr>
            <w:noProof/>
            <w:webHidden/>
          </w:rPr>
          <w:fldChar w:fldCharType="begin"/>
        </w:r>
        <w:r>
          <w:rPr>
            <w:noProof/>
            <w:webHidden/>
          </w:rPr>
          <w:instrText xml:space="preserve"> PAGEREF _Toc202768302 \h </w:instrText>
        </w:r>
        <w:r>
          <w:rPr>
            <w:noProof/>
            <w:webHidden/>
          </w:rPr>
        </w:r>
        <w:r>
          <w:rPr>
            <w:noProof/>
            <w:webHidden/>
          </w:rPr>
          <w:fldChar w:fldCharType="separate"/>
        </w:r>
        <w:r w:rsidR="00DA7F1F">
          <w:rPr>
            <w:noProof/>
            <w:webHidden/>
          </w:rPr>
          <w:t>16</w:t>
        </w:r>
        <w:r>
          <w:rPr>
            <w:noProof/>
            <w:webHidden/>
          </w:rPr>
          <w:fldChar w:fldCharType="end"/>
        </w:r>
      </w:hyperlink>
    </w:p>
    <w:p w14:paraId="207ED22C" w14:textId="42C69C82"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3" w:history="1">
        <w:r w:rsidRPr="0066432E">
          <w:rPr>
            <w:rStyle w:val="Hyperlink"/>
            <w:noProof/>
          </w:rPr>
          <w:t>Figure 4.2.1.3.1.4.1-1 illustrates the O-Cloud networking-related Resource relationships between the Information Object Classes.</w:t>
        </w:r>
        <w:r>
          <w:rPr>
            <w:noProof/>
            <w:webHidden/>
          </w:rPr>
          <w:tab/>
        </w:r>
        <w:r>
          <w:rPr>
            <w:noProof/>
            <w:webHidden/>
          </w:rPr>
          <w:fldChar w:fldCharType="begin"/>
        </w:r>
        <w:r>
          <w:rPr>
            <w:noProof/>
            <w:webHidden/>
          </w:rPr>
          <w:instrText xml:space="preserve"> PAGEREF _Toc202768303 \h </w:instrText>
        </w:r>
        <w:r>
          <w:rPr>
            <w:noProof/>
            <w:webHidden/>
          </w:rPr>
        </w:r>
        <w:r>
          <w:rPr>
            <w:noProof/>
            <w:webHidden/>
          </w:rPr>
          <w:fldChar w:fldCharType="separate"/>
        </w:r>
        <w:r w:rsidR="00DA7F1F">
          <w:rPr>
            <w:noProof/>
            <w:webHidden/>
          </w:rPr>
          <w:t>17</w:t>
        </w:r>
        <w:r>
          <w:rPr>
            <w:noProof/>
            <w:webHidden/>
          </w:rPr>
          <w:fldChar w:fldCharType="end"/>
        </w:r>
      </w:hyperlink>
    </w:p>
    <w:p w14:paraId="3C51A9B1" w14:textId="37DBC014"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4" w:history="1">
        <w:r w:rsidRPr="0066432E">
          <w:rPr>
            <w:rStyle w:val="Hyperlink"/>
            <w:noProof/>
          </w:rPr>
          <w:t>Figure 4.2.1.3.1.4.2.2-1 illustrates the Hardware Layer View and networking related Information Object Classes</w:t>
        </w:r>
        <w:r>
          <w:rPr>
            <w:noProof/>
            <w:webHidden/>
          </w:rPr>
          <w:tab/>
        </w:r>
        <w:r>
          <w:rPr>
            <w:noProof/>
            <w:webHidden/>
          </w:rPr>
          <w:fldChar w:fldCharType="begin"/>
        </w:r>
        <w:r>
          <w:rPr>
            <w:noProof/>
            <w:webHidden/>
          </w:rPr>
          <w:instrText xml:space="preserve"> PAGEREF _Toc202768304 \h </w:instrText>
        </w:r>
        <w:r>
          <w:rPr>
            <w:noProof/>
            <w:webHidden/>
          </w:rPr>
        </w:r>
        <w:r>
          <w:rPr>
            <w:noProof/>
            <w:webHidden/>
          </w:rPr>
          <w:fldChar w:fldCharType="separate"/>
        </w:r>
        <w:r w:rsidR="00DA7F1F">
          <w:rPr>
            <w:noProof/>
            <w:webHidden/>
          </w:rPr>
          <w:t>18</w:t>
        </w:r>
        <w:r>
          <w:rPr>
            <w:noProof/>
            <w:webHidden/>
          </w:rPr>
          <w:fldChar w:fldCharType="end"/>
        </w:r>
      </w:hyperlink>
    </w:p>
    <w:p w14:paraId="23E7BEA0" w14:textId="20E562E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5" w:history="1">
        <w:r w:rsidRPr="0066432E">
          <w:rPr>
            <w:rStyle w:val="Hyperlink"/>
            <w:noProof/>
          </w:rPr>
          <w:t>Figure 4.2.1.3.1.4.2.3-1 illustrates the Execution Environment Layer View and networking related Information Object Classes</w:t>
        </w:r>
        <w:r>
          <w:rPr>
            <w:noProof/>
            <w:webHidden/>
          </w:rPr>
          <w:tab/>
        </w:r>
        <w:r>
          <w:rPr>
            <w:noProof/>
            <w:webHidden/>
          </w:rPr>
          <w:fldChar w:fldCharType="begin"/>
        </w:r>
        <w:r>
          <w:rPr>
            <w:noProof/>
            <w:webHidden/>
          </w:rPr>
          <w:instrText xml:space="preserve"> PAGEREF _Toc202768305 \h </w:instrText>
        </w:r>
        <w:r>
          <w:rPr>
            <w:noProof/>
            <w:webHidden/>
          </w:rPr>
        </w:r>
        <w:r>
          <w:rPr>
            <w:noProof/>
            <w:webHidden/>
          </w:rPr>
          <w:fldChar w:fldCharType="separate"/>
        </w:r>
        <w:r w:rsidR="00DA7F1F">
          <w:rPr>
            <w:noProof/>
            <w:webHidden/>
          </w:rPr>
          <w:t>19</w:t>
        </w:r>
        <w:r>
          <w:rPr>
            <w:noProof/>
            <w:webHidden/>
          </w:rPr>
          <w:fldChar w:fldCharType="end"/>
        </w:r>
      </w:hyperlink>
    </w:p>
    <w:p w14:paraId="0C88B301" w14:textId="56268760"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6" w:history="1">
        <w:r w:rsidRPr="0066432E">
          <w:rPr>
            <w:rStyle w:val="Hyperlink"/>
            <w:noProof/>
          </w:rPr>
          <w:t>Figure 4.2.1.3.2.1-1 O2ims Inventory Intra-Namespace Inheritance</w:t>
        </w:r>
        <w:r>
          <w:rPr>
            <w:noProof/>
            <w:webHidden/>
          </w:rPr>
          <w:tab/>
        </w:r>
        <w:r>
          <w:rPr>
            <w:noProof/>
            <w:webHidden/>
          </w:rPr>
          <w:fldChar w:fldCharType="begin"/>
        </w:r>
        <w:r>
          <w:rPr>
            <w:noProof/>
            <w:webHidden/>
          </w:rPr>
          <w:instrText xml:space="preserve"> PAGEREF _Toc202768306 \h </w:instrText>
        </w:r>
        <w:r>
          <w:rPr>
            <w:noProof/>
            <w:webHidden/>
          </w:rPr>
        </w:r>
        <w:r>
          <w:rPr>
            <w:noProof/>
            <w:webHidden/>
          </w:rPr>
          <w:fldChar w:fldCharType="separate"/>
        </w:r>
        <w:r w:rsidR="00DA7F1F">
          <w:rPr>
            <w:noProof/>
            <w:webHidden/>
          </w:rPr>
          <w:t>19</w:t>
        </w:r>
        <w:r>
          <w:rPr>
            <w:noProof/>
            <w:webHidden/>
          </w:rPr>
          <w:fldChar w:fldCharType="end"/>
        </w:r>
      </w:hyperlink>
    </w:p>
    <w:p w14:paraId="7347EDA6" w14:textId="4F8C55E2"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7" w:history="1">
        <w:r w:rsidRPr="0066432E">
          <w:rPr>
            <w:rStyle w:val="Hyperlink"/>
            <w:noProof/>
          </w:rPr>
          <w:t>Figure 4.2.1.3.2.1-2 O2ims Inventory Inter-Namespace Inheritance</w:t>
        </w:r>
        <w:r>
          <w:rPr>
            <w:noProof/>
            <w:webHidden/>
          </w:rPr>
          <w:tab/>
        </w:r>
        <w:r>
          <w:rPr>
            <w:noProof/>
            <w:webHidden/>
          </w:rPr>
          <w:fldChar w:fldCharType="begin"/>
        </w:r>
        <w:r>
          <w:rPr>
            <w:noProof/>
            <w:webHidden/>
          </w:rPr>
          <w:instrText xml:space="preserve"> PAGEREF _Toc202768307 \h </w:instrText>
        </w:r>
        <w:r>
          <w:rPr>
            <w:noProof/>
            <w:webHidden/>
          </w:rPr>
        </w:r>
        <w:r>
          <w:rPr>
            <w:noProof/>
            <w:webHidden/>
          </w:rPr>
          <w:fldChar w:fldCharType="separate"/>
        </w:r>
        <w:r w:rsidR="00DA7F1F">
          <w:rPr>
            <w:noProof/>
            <w:webHidden/>
          </w:rPr>
          <w:t>20</w:t>
        </w:r>
        <w:r>
          <w:rPr>
            <w:noProof/>
            <w:webHidden/>
          </w:rPr>
          <w:fldChar w:fldCharType="end"/>
        </w:r>
      </w:hyperlink>
    </w:p>
    <w:p w14:paraId="2974F3AA" w14:textId="65294862"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8" w:history="1">
        <w:r w:rsidRPr="0066432E">
          <w:rPr>
            <w:rStyle w:val="Hyperlink"/>
            <w:noProof/>
          </w:rPr>
          <w:t>Figure 4.2.1.3.2.2-1 O2ims Alarm Inheritance</w:t>
        </w:r>
        <w:r>
          <w:rPr>
            <w:noProof/>
            <w:webHidden/>
          </w:rPr>
          <w:tab/>
        </w:r>
        <w:r>
          <w:rPr>
            <w:noProof/>
            <w:webHidden/>
          </w:rPr>
          <w:fldChar w:fldCharType="begin"/>
        </w:r>
        <w:r>
          <w:rPr>
            <w:noProof/>
            <w:webHidden/>
          </w:rPr>
          <w:instrText xml:space="preserve"> PAGEREF _Toc202768308 \h </w:instrText>
        </w:r>
        <w:r>
          <w:rPr>
            <w:noProof/>
            <w:webHidden/>
          </w:rPr>
        </w:r>
        <w:r>
          <w:rPr>
            <w:noProof/>
            <w:webHidden/>
          </w:rPr>
          <w:fldChar w:fldCharType="separate"/>
        </w:r>
        <w:r w:rsidR="00DA7F1F">
          <w:rPr>
            <w:noProof/>
            <w:webHidden/>
          </w:rPr>
          <w:t>20</w:t>
        </w:r>
        <w:r>
          <w:rPr>
            <w:noProof/>
            <w:webHidden/>
          </w:rPr>
          <w:fldChar w:fldCharType="end"/>
        </w:r>
      </w:hyperlink>
    </w:p>
    <w:p w14:paraId="06B48C11" w14:textId="2F83AE7C"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09" w:history="1">
        <w:r w:rsidRPr="0066432E">
          <w:rPr>
            <w:rStyle w:val="Hyperlink"/>
            <w:noProof/>
          </w:rPr>
          <w:t>Figure 4.2.1.3.2.2-1 O2ims Performance Inheritance</w:t>
        </w:r>
        <w:r>
          <w:rPr>
            <w:noProof/>
            <w:webHidden/>
          </w:rPr>
          <w:tab/>
        </w:r>
        <w:r>
          <w:rPr>
            <w:noProof/>
            <w:webHidden/>
          </w:rPr>
          <w:fldChar w:fldCharType="begin"/>
        </w:r>
        <w:r>
          <w:rPr>
            <w:noProof/>
            <w:webHidden/>
          </w:rPr>
          <w:instrText xml:space="preserve"> PAGEREF _Toc202768309 \h </w:instrText>
        </w:r>
        <w:r>
          <w:rPr>
            <w:noProof/>
            <w:webHidden/>
          </w:rPr>
        </w:r>
        <w:r>
          <w:rPr>
            <w:noProof/>
            <w:webHidden/>
          </w:rPr>
          <w:fldChar w:fldCharType="separate"/>
        </w:r>
        <w:r w:rsidR="00DA7F1F">
          <w:rPr>
            <w:noProof/>
            <w:webHidden/>
          </w:rPr>
          <w:t>20</w:t>
        </w:r>
        <w:r>
          <w:rPr>
            <w:noProof/>
            <w:webHidden/>
          </w:rPr>
          <w:fldChar w:fldCharType="end"/>
        </w:r>
      </w:hyperlink>
    </w:p>
    <w:p w14:paraId="576E0A58" w14:textId="74AE0DD4"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0" w:history="1">
        <w:r w:rsidRPr="0066432E">
          <w:rPr>
            <w:rStyle w:val="Hyperlink"/>
            <w:noProof/>
          </w:rPr>
          <w:t>Figure 4.2.1.4.16.4-1 State &amp; Status Diagram for PerformanceMeasurementJob</w:t>
        </w:r>
        <w:r>
          <w:rPr>
            <w:noProof/>
            <w:webHidden/>
          </w:rPr>
          <w:tab/>
        </w:r>
        <w:r>
          <w:rPr>
            <w:noProof/>
            <w:webHidden/>
          </w:rPr>
          <w:fldChar w:fldCharType="begin"/>
        </w:r>
        <w:r>
          <w:rPr>
            <w:noProof/>
            <w:webHidden/>
          </w:rPr>
          <w:instrText xml:space="preserve"> PAGEREF _Toc202768310 \h </w:instrText>
        </w:r>
        <w:r>
          <w:rPr>
            <w:noProof/>
            <w:webHidden/>
          </w:rPr>
        </w:r>
        <w:r>
          <w:rPr>
            <w:noProof/>
            <w:webHidden/>
          </w:rPr>
          <w:fldChar w:fldCharType="separate"/>
        </w:r>
        <w:r w:rsidR="00DA7F1F">
          <w:rPr>
            <w:noProof/>
            <w:webHidden/>
          </w:rPr>
          <w:t>44</w:t>
        </w:r>
        <w:r>
          <w:rPr>
            <w:noProof/>
            <w:webHidden/>
          </w:rPr>
          <w:fldChar w:fldCharType="end"/>
        </w:r>
      </w:hyperlink>
    </w:p>
    <w:p w14:paraId="338FA537" w14:textId="6CC15425"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1" w:history="1">
        <w:r w:rsidRPr="0066432E">
          <w:rPr>
            <w:rStyle w:val="Hyperlink"/>
            <w:noProof/>
          </w:rPr>
          <w:t>Figure 4.2.2.3.1.2-1 ORAN.O2ims.Artifacts Intra-Namespace Relationships</w:t>
        </w:r>
        <w:r>
          <w:rPr>
            <w:noProof/>
            <w:webHidden/>
          </w:rPr>
          <w:tab/>
        </w:r>
        <w:r>
          <w:rPr>
            <w:noProof/>
            <w:webHidden/>
          </w:rPr>
          <w:fldChar w:fldCharType="begin"/>
        </w:r>
        <w:r>
          <w:rPr>
            <w:noProof/>
            <w:webHidden/>
          </w:rPr>
          <w:instrText xml:space="preserve"> PAGEREF _Toc202768311 \h </w:instrText>
        </w:r>
        <w:r>
          <w:rPr>
            <w:noProof/>
            <w:webHidden/>
          </w:rPr>
        </w:r>
        <w:r>
          <w:rPr>
            <w:noProof/>
            <w:webHidden/>
          </w:rPr>
          <w:fldChar w:fldCharType="separate"/>
        </w:r>
        <w:r w:rsidR="00DA7F1F">
          <w:rPr>
            <w:noProof/>
            <w:webHidden/>
          </w:rPr>
          <w:t>66</w:t>
        </w:r>
        <w:r>
          <w:rPr>
            <w:noProof/>
            <w:webHidden/>
          </w:rPr>
          <w:fldChar w:fldCharType="end"/>
        </w:r>
      </w:hyperlink>
    </w:p>
    <w:p w14:paraId="28C20141" w14:textId="777096D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2" w:history="1">
        <w:r w:rsidRPr="0066432E">
          <w:rPr>
            <w:rStyle w:val="Hyperlink"/>
            <w:noProof/>
          </w:rPr>
          <w:t>Figure 4.2.2.3.1.3-1 ORAN.O2ims.Artifacts Inter-Namespace Relationships</w:t>
        </w:r>
        <w:r>
          <w:rPr>
            <w:noProof/>
            <w:webHidden/>
          </w:rPr>
          <w:tab/>
        </w:r>
        <w:r>
          <w:rPr>
            <w:noProof/>
            <w:webHidden/>
          </w:rPr>
          <w:fldChar w:fldCharType="begin"/>
        </w:r>
        <w:r>
          <w:rPr>
            <w:noProof/>
            <w:webHidden/>
          </w:rPr>
          <w:instrText xml:space="preserve"> PAGEREF _Toc202768312 \h </w:instrText>
        </w:r>
        <w:r>
          <w:rPr>
            <w:noProof/>
            <w:webHidden/>
          </w:rPr>
        </w:r>
        <w:r>
          <w:rPr>
            <w:noProof/>
            <w:webHidden/>
          </w:rPr>
          <w:fldChar w:fldCharType="separate"/>
        </w:r>
        <w:r w:rsidR="00DA7F1F">
          <w:rPr>
            <w:noProof/>
            <w:webHidden/>
          </w:rPr>
          <w:t>67</w:t>
        </w:r>
        <w:r>
          <w:rPr>
            <w:noProof/>
            <w:webHidden/>
          </w:rPr>
          <w:fldChar w:fldCharType="end"/>
        </w:r>
      </w:hyperlink>
    </w:p>
    <w:p w14:paraId="35B6DF06" w14:textId="279729C5"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3" w:history="1">
        <w:r w:rsidRPr="0066432E">
          <w:rPr>
            <w:rStyle w:val="Hyperlink"/>
            <w:noProof/>
          </w:rPr>
          <w:t>Figure 4.2.2.3.2.1-1 ORAN.O2ims.Artifacts Inheritance</w:t>
        </w:r>
        <w:r>
          <w:rPr>
            <w:noProof/>
            <w:webHidden/>
          </w:rPr>
          <w:tab/>
        </w:r>
        <w:r>
          <w:rPr>
            <w:noProof/>
            <w:webHidden/>
          </w:rPr>
          <w:fldChar w:fldCharType="begin"/>
        </w:r>
        <w:r>
          <w:rPr>
            <w:noProof/>
            <w:webHidden/>
          </w:rPr>
          <w:instrText xml:space="preserve"> PAGEREF _Toc202768313 \h </w:instrText>
        </w:r>
        <w:r>
          <w:rPr>
            <w:noProof/>
            <w:webHidden/>
          </w:rPr>
        </w:r>
        <w:r>
          <w:rPr>
            <w:noProof/>
            <w:webHidden/>
          </w:rPr>
          <w:fldChar w:fldCharType="separate"/>
        </w:r>
        <w:r w:rsidR="00DA7F1F">
          <w:rPr>
            <w:noProof/>
            <w:webHidden/>
          </w:rPr>
          <w:t>67</w:t>
        </w:r>
        <w:r>
          <w:rPr>
            <w:noProof/>
            <w:webHidden/>
          </w:rPr>
          <w:fldChar w:fldCharType="end"/>
        </w:r>
      </w:hyperlink>
    </w:p>
    <w:p w14:paraId="4396BCCD" w14:textId="0924C03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4" w:history="1">
        <w:r w:rsidRPr="0066432E">
          <w:rPr>
            <w:rStyle w:val="Hyperlink"/>
            <w:noProof/>
            <w:lang w:val="en-GB"/>
          </w:rPr>
          <w:t xml:space="preserve">Figure </w:t>
        </w:r>
        <w:r w:rsidRPr="0066432E">
          <w:rPr>
            <w:rStyle w:val="Hyperlink"/>
            <w:noProof/>
          </w:rPr>
          <w:t>4.2.3.3.1.2-1 ORAN.O2ims.Cluster Intra-Namespace Relationships</w:t>
        </w:r>
        <w:r>
          <w:rPr>
            <w:noProof/>
            <w:webHidden/>
          </w:rPr>
          <w:tab/>
        </w:r>
        <w:r>
          <w:rPr>
            <w:noProof/>
            <w:webHidden/>
          </w:rPr>
          <w:fldChar w:fldCharType="begin"/>
        </w:r>
        <w:r>
          <w:rPr>
            <w:noProof/>
            <w:webHidden/>
          </w:rPr>
          <w:instrText xml:space="preserve"> PAGEREF _Toc202768314 \h </w:instrText>
        </w:r>
        <w:r>
          <w:rPr>
            <w:noProof/>
            <w:webHidden/>
          </w:rPr>
        </w:r>
        <w:r>
          <w:rPr>
            <w:noProof/>
            <w:webHidden/>
          </w:rPr>
          <w:fldChar w:fldCharType="separate"/>
        </w:r>
        <w:r w:rsidR="00DA7F1F">
          <w:rPr>
            <w:noProof/>
            <w:webHidden/>
          </w:rPr>
          <w:t>71</w:t>
        </w:r>
        <w:r>
          <w:rPr>
            <w:noProof/>
            <w:webHidden/>
          </w:rPr>
          <w:fldChar w:fldCharType="end"/>
        </w:r>
      </w:hyperlink>
    </w:p>
    <w:p w14:paraId="08D5D33A" w14:textId="45251A00"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5" w:history="1">
        <w:r w:rsidRPr="0066432E">
          <w:rPr>
            <w:rStyle w:val="Hyperlink"/>
            <w:noProof/>
          </w:rPr>
          <w:t>Figure 4.2.3.3.1.3-1 ORAN.O2ims.Cluster Inter-Namespace Relationships</w:t>
        </w:r>
        <w:r>
          <w:rPr>
            <w:noProof/>
            <w:webHidden/>
          </w:rPr>
          <w:tab/>
        </w:r>
        <w:r>
          <w:rPr>
            <w:noProof/>
            <w:webHidden/>
          </w:rPr>
          <w:fldChar w:fldCharType="begin"/>
        </w:r>
        <w:r>
          <w:rPr>
            <w:noProof/>
            <w:webHidden/>
          </w:rPr>
          <w:instrText xml:space="preserve"> PAGEREF _Toc202768315 \h </w:instrText>
        </w:r>
        <w:r>
          <w:rPr>
            <w:noProof/>
            <w:webHidden/>
          </w:rPr>
        </w:r>
        <w:r>
          <w:rPr>
            <w:noProof/>
            <w:webHidden/>
          </w:rPr>
          <w:fldChar w:fldCharType="separate"/>
        </w:r>
        <w:r w:rsidR="00DA7F1F">
          <w:rPr>
            <w:noProof/>
            <w:webHidden/>
          </w:rPr>
          <w:t>71</w:t>
        </w:r>
        <w:r>
          <w:rPr>
            <w:noProof/>
            <w:webHidden/>
          </w:rPr>
          <w:fldChar w:fldCharType="end"/>
        </w:r>
      </w:hyperlink>
    </w:p>
    <w:p w14:paraId="0E1507E1" w14:textId="6AEE4DF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6" w:history="1">
        <w:r w:rsidRPr="0066432E">
          <w:rPr>
            <w:rStyle w:val="Hyperlink"/>
            <w:noProof/>
          </w:rPr>
          <w:t>Figure 4.3.2.2.2.1-1 ORAN.O2ims.Cluster Inheritance</w:t>
        </w:r>
        <w:r>
          <w:rPr>
            <w:noProof/>
            <w:webHidden/>
          </w:rPr>
          <w:tab/>
        </w:r>
        <w:r>
          <w:rPr>
            <w:noProof/>
            <w:webHidden/>
          </w:rPr>
          <w:fldChar w:fldCharType="begin"/>
        </w:r>
        <w:r>
          <w:rPr>
            <w:noProof/>
            <w:webHidden/>
          </w:rPr>
          <w:instrText xml:space="preserve"> PAGEREF _Toc202768316 \h </w:instrText>
        </w:r>
        <w:r>
          <w:rPr>
            <w:noProof/>
            <w:webHidden/>
          </w:rPr>
        </w:r>
        <w:r>
          <w:rPr>
            <w:noProof/>
            <w:webHidden/>
          </w:rPr>
          <w:fldChar w:fldCharType="separate"/>
        </w:r>
        <w:r w:rsidR="00DA7F1F">
          <w:rPr>
            <w:noProof/>
            <w:webHidden/>
          </w:rPr>
          <w:t>72</w:t>
        </w:r>
        <w:r>
          <w:rPr>
            <w:noProof/>
            <w:webHidden/>
          </w:rPr>
          <w:fldChar w:fldCharType="end"/>
        </w:r>
      </w:hyperlink>
    </w:p>
    <w:p w14:paraId="57DBF1DE" w14:textId="24A626C4"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7" w:history="1">
        <w:r w:rsidRPr="0066432E">
          <w:rPr>
            <w:rStyle w:val="Hyperlink"/>
            <w:noProof/>
          </w:rPr>
          <w:t>Figure 4.2.4.3.1.2-1 ORAN.O2ims.Provisioning Intra-Namespace Relationships</w:t>
        </w:r>
        <w:r>
          <w:rPr>
            <w:noProof/>
            <w:webHidden/>
          </w:rPr>
          <w:tab/>
        </w:r>
        <w:r>
          <w:rPr>
            <w:noProof/>
            <w:webHidden/>
          </w:rPr>
          <w:fldChar w:fldCharType="begin"/>
        </w:r>
        <w:r>
          <w:rPr>
            <w:noProof/>
            <w:webHidden/>
          </w:rPr>
          <w:instrText xml:space="preserve"> PAGEREF _Toc202768317 \h </w:instrText>
        </w:r>
        <w:r>
          <w:rPr>
            <w:noProof/>
            <w:webHidden/>
          </w:rPr>
        </w:r>
        <w:r>
          <w:rPr>
            <w:noProof/>
            <w:webHidden/>
          </w:rPr>
          <w:fldChar w:fldCharType="separate"/>
        </w:r>
        <w:r w:rsidR="00DA7F1F">
          <w:rPr>
            <w:noProof/>
            <w:webHidden/>
          </w:rPr>
          <w:t>79</w:t>
        </w:r>
        <w:r>
          <w:rPr>
            <w:noProof/>
            <w:webHidden/>
          </w:rPr>
          <w:fldChar w:fldCharType="end"/>
        </w:r>
      </w:hyperlink>
    </w:p>
    <w:p w14:paraId="2BDAB528" w14:textId="056904AF"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8" w:history="1">
        <w:r w:rsidRPr="0066432E">
          <w:rPr>
            <w:rStyle w:val="Hyperlink"/>
            <w:noProof/>
          </w:rPr>
          <w:t>Figure 4.2.4.3.1.3-1 ORAN.O2ims.Provisioning Inter-Namespace Relationships</w:t>
        </w:r>
        <w:r>
          <w:rPr>
            <w:noProof/>
            <w:webHidden/>
          </w:rPr>
          <w:tab/>
        </w:r>
        <w:r>
          <w:rPr>
            <w:noProof/>
            <w:webHidden/>
          </w:rPr>
          <w:fldChar w:fldCharType="begin"/>
        </w:r>
        <w:r>
          <w:rPr>
            <w:noProof/>
            <w:webHidden/>
          </w:rPr>
          <w:instrText xml:space="preserve"> PAGEREF _Toc202768318 \h </w:instrText>
        </w:r>
        <w:r>
          <w:rPr>
            <w:noProof/>
            <w:webHidden/>
          </w:rPr>
        </w:r>
        <w:r>
          <w:rPr>
            <w:noProof/>
            <w:webHidden/>
          </w:rPr>
          <w:fldChar w:fldCharType="separate"/>
        </w:r>
        <w:r w:rsidR="00DA7F1F">
          <w:rPr>
            <w:noProof/>
            <w:webHidden/>
          </w:rPr>
          <w:t>79</w:t>
        </w:r>
        <w:r>
          <w:rPr>
            <w:noProof/>
            <w:webHidden/>
          </w:rPr>
          <w:fldChar w:fldCharType="end"/>
        </w:r>
      </w:hyperlink>
    </w:p>
    <w:p w14:paraId="00647B67" w14:textId="042A917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19" w:history="1">
        <w:r w:rsidRPr="0066432E">
          <w:rPr>
            <w:rStyle w:val="Hyperlink"/>
            <w:noProof/>
          </w:rPr>
          <w:t>Figure 4.2.4.3.2.1-1 ORAN.O2ims.Provisioning Inheritance</w:t>
        </w:r>
        <w:r>
          <w:rPr>
            <w:noProof/>
            <w:webHidden/>
          </w:rPr>
          <w:tab/>
        </w:r>
        <w:r>
          <w:rPr>
            <w:noProof/>
            <w:webHidden/>
          </w:rPr>
          <w:fldChar w:fldCharType="begin"/>
        </w:r>
        <w:r>
          <w:rPr>
            <w:noProof/>
            <w:webHidden/>
          </w:rPr>
          <w:instrText xml:space="preserve"> PAGEREF _Toc202768319 \h </w:instrText>
        </w:r>
        <w:r>
          <w:rPr>
            <w:noProof/>
            <w:webHidden/>
          </w:rPr>
        </w:r>
        <w:r>
          <w:rPr>
            <w:noProof/>
            <w:webHidden/>
          </w:rPr>
          <w:fldChar w:fldCharType="separate"/>
        </w:r>
        <w:r w:rsidR="00DA7F1F">
          <w:rPr>
            <w:noProof/>
            <w:webHidden/>
          </w:rPr>
          <w:t>80</w:t>
        </w:r>
        <w:r>
          <w:rPr>
            <w:noProof/>
            <w:webHidden/>
          </w:rPr>
          <w:fldChar w:fldCharType="end"/>
        </w:r>
      </w:hyperlink>
    </w:p>
    <w:p w14:paraId="29DED6EA" w14:textId="05DBD1CC"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20" w:history="1">
        <w:r w:rsidRPr="0066432E">
          <w:rPr>
            <w:rStyle w:val="Hyperlink"/>
            <w:noProof/>
          </w:rPr>
          <w:t>Figure 4.2.5.3.1.2-1 O-Cloud Networking Overview</w:t>
        </w:r>
        <w:r>
          <w:rPr>
            <w:noProof/>
            <w:webHidden/>
          </w:rPr>
          <w:tab/>
        </w:r>
        <w:r>
          <w:rPr>
            <w:noProof/>
            <w:webHidden/>
          </w:rPr>
          <w:fldChar w:fldCharType="begin"/>
        </w:r>
        <w:r>
          <w:rPr>
            <w:noProof/>
            <w:webHidden/>
          </w:rPr>
          <w:instrText xml:space="preserve"> PAGEREF _Toc202768320 \h </w:instrText>
        </w:r>
        <w:r>
          <w:rPr>
            <w:noProof/>
            <w:webHidden/>
          </w:rPr>
        </w:r>
        <w:r>
          <w:rPr>
            <w:noProof/>
            <w:webHidden/>
          </w:rPr>
          <w:fldChar w:fldCharType="separate"/>
        </w:r>
        <w:r w:rsidR="00DA7F1F">
          <w:rPr>
            <w:noProof/>
            <w:webHidden/>
          </w:rPr>
          <w:t>86</w:t>
        </w:r>
        <w:r>
          <w:rPr>
            <w:noProof/>
            <w:webHidden/>
          </w:rPr>
          <w:fldChar w:fldCharType="end"/>
        </w:r>
      </w:hyperlink>
    </w:p>
    <w:p w14:paraId="64E7A733" w14:textId="39F75F67"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21" w:history="1">
        <w:r w:rsidRPr="0066432E">
          <w:rPr>
            <w:rStyle w:val="Hyperlink"/>
            <w:noProof/>
          </w:rPr>
          <w:t>Figure 4.2.5.3.1.2-2 ORAN.O2ims.Infrastructure Intra-Namespace Relationships</w:t>
        </w:r>
        <w:r>
          <w:rPr>
            <w:noProof/>
            <w:webHidden/>
          </w:rPr>
          <w:tab/>
        </w:r>
        <w:r>
          <w:rPr>
            <w:noProof/>
            <w:webHidden/>
          </w:rPr>
          <w:fldChar w:fldCharType="begin"/>
        </w:r>
        <w:r>
          <w:rPr>
            <w:noProof/>
            <w:webHidden/>
          </w:rPr>
          <w:instrText xml:space="preserve"> PAGEREF _Toc202768321 \h </w:instrText>
        </w:r>
        <w:r>
          <w:rPr>
            <w:noProof/>
            <w:webHidden/>
          </w:rPr>
        </w:r>
        <w:r>
          <w:rPr>
            <w:noProof/>
            <w:webHidden/>
          </w:rPr>
          <w:fldChar w:fldCharType="separate"/>
        </w:r>
        <w:r w:rsidR="00DA7F1F">
          <w:rPr>
            <w:noProof/>
            <w:webHidden/>
          </w:rPr>
          <w:t>87</w:t>
        </w:r>
        <w:r>
          <w:rPr>
            <w:noProof/>
            <w:webHidden/>
          </w:rPr>
          <w:fldChar w:fldCharType="end"/>
        </w:r>
      </w:hyperlink>
    </w:p>
    <w:p w14:paraId="26062FBD" w14:textId="2D088C3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22" w:history="1">
        <w:r w:rsidRPr="0066432E">
          <w:rPr>
            <w:rStyle w:val="Hyperlink"/>
            <w:noProof/>
          </w:rPr>
          <w:t>Figure 4.2.5.3.1.3-1 ORAN.O2ims.Infrastructure Inter-Namespace Relationships</w:t>
        </w:r>
        <w:r>
          <w:rPr>
            <w:noProof/>
            <w:webHidden/>
          </w:rPr>
          <w:tab/>
        </w:r>
        <w:r>
          <w:rPr>
            <w:noProof/>
            <w:webHidden/>
          </w:rPr>
          <w:fldChar w:fldCharType="begin"/>
        </w:r>
        <w:r>
          <w:rPr>
            <w:noProof/>
            <w:webHidden/>
          </w:rPr>
          <w:instrText xml:space="preserve"> PAGEREF _Toc202768322 \h </w:instrText>
        </w:r>
        <w:r>
          <w:rPr>
            <w:noProof/>
            <w:webHidden/>
          </w:rPr>
        </w:r>
        <w:r>
          <w:rPr>
            <w:noProof/>
            <w:webHidden/>
          </w:rPr>
          <w:fldChar w:fldCharType="separate"/>
        </w:r>
        <w:r w:rsidR="00DA7F1F">
          <w:rPr>
            <w:noProof/>
            <w:webHidden/>
          </w:rPr>
          <w:t>87</w:t>
        </w:r>
        <w:r>
          <w:rPr>
            <w:noProof/>
            <w:webHidden/>
          </w:rPr>
          <w:fldChar w:fldCharType="end"/>
        </w:r>
      </w:hyperlink>
    </w:p>
    <w:p w14:paraId="566221D4" w14:textId="350EF16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323" w:history="1">
        <w:r w:rsidRPr="0066432E">
          <w:rPr>
            <w:rStyle w:val="Hyperlink"/>
            <w:noProof/>
          </w:rPr>
          <w:t>Figure 4.2.5.3.2.1-1 ORAN.O2ims.Infrastructure Inheritance</w:t>
        </w:r>
        <w:r>
          <w:rPr>
            <w:noProof/>
            <w:webHidden/>
          </w:rPr>
          <w:tab/>
        </w:r>
        <w:r>
          <w:rPr>
            <w:noProof/>
            <w:webHidden/>
          </w:rPr>
          <w:fldChar w:fldCharType="begin"/>
        </w:r>
        <w:r>
          <w:rPr>
            <w:noProof/>
            <w:webHidden/>
          </w:rPr>
          <w:instrText xml:space="preserve"> PAGEREF _Toc202768323 \h </w:instrText>
        </w:r>
        <w:r>
          <w:rPr>
            <w:noProof/>
            <w:webHidden/>
          </w:rPr>
        </w:r>
        <w:r>
          <w:rPr>
            <w:noProof/>
            <w:webHidden/>
          </w:rPr>
          <w:fldChar w:fldCharType="separate"/>
        </w:r>
        <w:r w:rsidR="00DA7F1F">
          <w:rPr>
            <w:noProof/>
            <w:webHidden/>
          </w:rPr>
          <w:t>88</w:t>
        </w:r>
        <w:r>
          <w:rPr>
            <w:noProof/>
            <w:webHidden/>
          </w:rPr>
          <w:fldChar w:fldCharType="end"/>
        </w:r>
      </w:hyperlink>
    </w:p>
    <w:p w14:paraId="4B2E8379" w14:textId="0DB89663" w:rsidR="00A02D83" w:rsidRDefault="00DE1BC4" w:rsidP="00A02D83">
      <w:r>
        <w:fldChar w:fldCharType="end"/>
      </w:r>
    </w:p>
    <w:p w14:paraId="5276A3A7" w14:textId="77777777" w:rsidR="00A02D83" w:rsidRDefault="00A02D83" w:rsidP="00A02D83">
      <w:pPr>
        <w:pStyle w:val="Heading1"/>
        <w:rPr>
          <w:lang w:val="en-US"/>
        </w:rPr>
      </w:pPr>
      <w:bookmarkStart w:id="7" w:name="_Toc202769411"/>
      <w:r>
        <w:rPr>
          <w:lang w:val="en-US"/>
        </w:rPr>
        <w:t>List of tables</w:t>
      </w:r>
      <w:bookmarkEnd w:id="7"/>
    </w:p>
    <w:p w14:paraId="2E0B71E9" w14:textId="2B53802E" w:rsidR="00761289" w:rsidRDefault="00DE1BC4">
      <w:pPr>
        <w:pStyle w:val="TableofFigures"/>
        <w:tabs>
          <w:tab w:val="right" w:leader="dot" w:pos="10195"/>
        </w:tabs>
        <w:rPr>
          <w:rFonts w:asciiTheme="minorHAnsi" w:eastAsiaTheme="minorEastAsia" w:hAnsiTheme="minorHAnsi"/>
          <w:noProof/>
          <w:kern w:val="2"/>
          <w:sz w:val="24"/>
          <w:szCs w:val="24"/>
          <w14:ligatures w14:val="standardContextual"/>
        </w:rPr>
      </w:pPr>
      <w:r>
        <w:fldChar w:fldCharType="begin"/>
      </w:r>
      <w:r>
        <w:instrText xml:space="preserve"> TOC \h \z \t "TH" \c </w:instrText>
      </w:r>
      <w:r>
        <w:fldChar w:fldCharType="separate"/>
      </w:r>
      <w:hyperlink w:anchor="_Toc202768190" w:history="1">
        <w:r w:rsidR="00761289" w:rsidRPr="005C0688">
          <w:rPr>
            <w:rStyle w:val="Hyperlink"/>
            <w:noProof/>
          </w:rPr>
          <w:t>Table 4.2.1.2.1-1 Imported Entities</w:t>
        </w:r>
        <w:r w:rsidR="00761289">
          <w:rPr>
            <w:noProof/>
            <w:webHidden/>
          </w:rPr>
          <w:tab/>
        </w:r>
        <w:r w:rsidR="00761289">
          <w:rPr>
            <w:noProof/>
            <w:webHidden/>
          </w:rPr>
          <w:fldChar w:fldCharType="begin"/>
        </w:r>
        <w:r w:rsidR="00761289">
          <w:rPr>
            <w:noProof/>
            <w:webHidden/>
          </w:rPr>
          <w:instrText xml:space="preserve"> PAGEREF _Toc202768190 \h </w:instrText>
        </w:r>
        <w:r w:rsidR="00761289">
          <w:rPr>
            <w:noProof/>
            <w:webHidden/>
          </w:rPr>
        </w:r>
        <w:r w:rsidR="00761289">
          <w:rPr>
            <w:noProof/>
            <w:webHidden/>
          </w:rPr>
          <w:fldChar w:fldCharType="separate"/>
        </w:r>
        <w:r w:rsidR="00DA7F1F">
          <w:rPr>
            <w:noProof/>
            <w:webHidden/>
          </w:rPr>
          <w:t>8</w:t>
        </w:r>
        <w:r w:rsidR="00761289">
          <w:rPr>
            <w:noProof/>
            <w:webHidden/>
          </w:rPr>
          <w:fldChar w:fldCharType="end"/>
        </w:r>
      </w:hyperlink>
    </w:p>
    <w:p w14:paraId="081DB204" w14:textId="052AAB9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1" w:history="1">
        <w:r w:rsidRPr="005C0688">
          <w:rPr>
            <w:rStyle w:val="Hyperlink"/>
            <w:noProof/>
          </w:rPr>
          <w:t>Table 4.2.1.2.2-1 Associated Entities</w:t>
        </w:r>
        <w:r>
          <w:rPr>
            <w:noProof/>
            <w:webHidden/>
          </w:rPr>
          <w:tab/>
        </w:r>
        <w:r>
          <w:rPr>
            <w:noProof/>
            <w:webHidden/>
          </w:rPr>
          <w:fldChar w:fldCharType="begin"/>
        </w:r>
        <w:r>
          <w:rPr>
            <w:noProof/>
            <w:webHidden/>
          </w:rPr>
          <w:instrText xml:space="preserve"> PAGEREF _Toc202768191 \h </w:instrText>
        </w:r>
        <w:r>
          <w:rPr>
            <w:noProof/>
            <w:webHidden/>
          </w:rPr>
        </w:r>
        <w:r>
          <w:rPr>
            <w:noProof/>
            <w:webHidden/>
          </w:rPr>
          <w:fldChar w:fldCharType="separate"/>
        </w:r>
        <w:r w:rsidR="00DA7F1F">
          <w:rPr>
            <w:noProof/>
            <w:webHidden/>
          </w:rPr>
          <w:t>9</w:t>
        </w:r>
        <w:r>
          <w:rPr>
            <w:noProof/>
            <w:webHidden/>
          </w:rPr>
          <w:fldChar w:fldCharType="end"/>
        </w:r>
      </w:hyperlink>
    </w:p>
    <w:p w14:paraId="76430A08" w14:textId="5F75CCD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2" w:history="1">
        <w:r w:rsidRPr="005C0688">
          <w:rPr>
            <w:rStyle w:val="Hyperlink"/>
            <w:noProof/>
          </w:rPr>
          <w:t>Table 4.2.1.4.1.2-1 Attributes Properties for OCloud</w:t>
        </w:r>
        <w:r>
          <w:rPr>
            <w:noProof/>
            <w:webHidden/>
          </w:rPr>
          <w:tab/>
        </w:r>
        <w:r>
          <w:rPr>
            <w:noProof/>
            <w:webHidden/>
          </w:rPr>
          <w:fldChar w:fldCharType="begin"/>
        </w:r>
        <w:r>
          <w:rPr>
            <w:noProof/>
            <w:webHidden/>
          </w:rPr>
          <w:instrText xml:space="preserve"> PAGEREF _Toc202768192 \h </w:instrText>
        </w:r>
        <w:r>
          <w:rPr>
            <w:noProof/>
            <w:webHidden/>
          </w:rPr>
        </w:r>
        <w:r>
          <w:rPr>
            <w:noProof/>
            <w:webHidden/>
          </w:rPr>
          <w:fldChar w:fldCharType="separate"/>
        </w:r>
        <w:r w:rsidR="00DA7F1F">
          <w:rPr>
            <w:noProof/>
            <w:webHidden/>
          </w:rPr>
          <w:t>21</w:t>
        </w:r>
        <w:r>
          <w:rPr>
            <w:noProof/>
            <w:webHidden/>
          </w:rPr>
          <w:fldChar w:fldCharType="end"/>
        </w:r>
      </w:hyperlink>
    </w:p>
    <w:p w14:paraId="04E4D929" w14:textId="75F9F636"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3" w:history="1">
        <w:r w:rsidRPr="005C0688">
          <w:rPr>
            <w:rStyle w:val="Hyperlink"/>
            <w:noProof/>
          </w:rPr>
          <w:t>Table 4.2.1.4.2.2-1 Attributes Properties for ResourceType</w:t>
        </w:r>
        <w:r>
          <w:rPr>
            <w:noProof/>
            <w:webHidden/>
          </w:rPr>
          <w:tab/>
        </w:r>
        <w:r>
          <w:rPr>
            <w:noProof/>
            <w:webHidden/>
          </w:rPr>
          <w:fldChar w:fldCharType="begin"/>
        </w:r>
        <w:r>
          <w:rPr>
            <w:noProof/>
            <w:webHidden/>
          </w:rPr>
          <w:instrText xml:space="preserve"> PAGEREF _Toc202768193 \h </w:instrText>
        </w:r>
        <w:r>
          <w:rPr>
            <w:noProof/>
            <w:webHidden/>
          </w:rPr>
        </w:r>
        <w:r>
          <w:rPr>
            <w:noProof/>
            <w:webHidden/>
          </w:rPr>
          <w:fldChar w:fldCharType="separate"/>
        </w:r>
        <w:r w:rsidR="00DA7F1F">
          <w:rPr>
            <w:noProof/>
            <w:webHidden/>
          </w:rPr>
          <w:t>23</w:t>
        </w:r>
        <w:r>
          <w:rPr>
            <w:noProof/>
            <w:webHidden/>
          </w:rPr>
          <w:fldChar w:fldCharType="end"/>
        </w:r>
      </w:hyperlink>
    </w:p>
    <w:p w14:paraId="5A6B9DEF" w14:textId="495F0831"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4" w:history="1">
        <w:r w:rsidRPr="005C0688">
          <w:rPr>
            <w:rStyle w:val="Hyperlink"/>
            <w:noProof/>
          </w:rPr>
          <w:t>Table 4.2.1.4.3.2-1 Attributes Properties for ResourcePool</w:t>
        </w:r>
        <w:r>
          <w:rPr>
            <w:noProof/>
            <w:webHidden/>
          </w:rPr>
          <w:tab/>
        </w:r>
        <w:r>
          <w:rPr>
            <w:noProof/>
            <w:webHidden/>
          </w:rPr>
          <w:fldChar w:fldCharType="begin"/>
        </w:r>
        <w:r>
          <w:rPr>
            <w:noProof/>
            <w:webHidden/>
          </w:rPr>
          <w:instrText xml:space="preserve"> PAGEREF _Toc202768194 \h </w:instrText>
        </w:r>
        <w:r>
          <w:rPr>
            <w:noProof/>
            <w:webHidden/>
          </w:rPr>
        </w:r>
        <w:r>
          <w:rPr>
            <w:noProof/>
            <w:webHidden/>
          </w:rPr>
          <w:fldChar w:fldCharType="separate"/>
        </w:r>
        <w:r w:rsidR="00DA7F1F">
          <w:rPr>
            <w:noProof/>
            <w:webHidden/>
          </w:rPr>
          <w:t>25</w:t>
        </w:r>
        <w:r>
          <w:rPr>
            <w:noProof/>
            <w:webHidden/>
          </w:rPr>
          <w:fldChar w:fldCharType="end"/>
        </w:r>
      </w:hyperlink>
    </w:p>
    <w:p w14:paraId="6D96C1D2" w14:textId="2C29E70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5" w:history="1">
        <w:r w:rsidRPr="005C0688">
          <w:rPr>
            <w:rStyle w:val="Hyperlink"/>
            <w:noProof/>
          </w:rPr>
          <w:t>Table 4.2.1.4.4.2-1 Attributes Properties for Resource</w:t>
        </w:r>
        <w:r>
          <w:rPr>
            <w:noProof/>
            <w:webHidden/>
          </w:rPr>
          <w:tab/>
        </w:r>
        <w:r>
          <w:rPr>
            <w:noProof/>
            <w:webHidden/>
          </w:rPr>
          <w:fldChar w:fldCharType="begin"/>
        </w:r>
        <w:r>
          <w:rPr>
            <w:noProof/>
            <w:webHidden/>
          </w:rPr>
          <w:instrText xml:space="preserve"> PAGEREF _Toc202768195 \h </w:instrText>
        </w:r>
        <w:r>
          <w:rPr>
            <w:noProof/>
            <w:webHidden/>
          </w:rPr>
        </w:r>
        <w:r>
          <w:rPr>
            <w:noProof/>
            <w:webHidden/>
          </w:rPr>
          <w:fldChar w:fldCharType="separate"/>
        </w:r>
        <w:r w:rsidR="00DA7F1F">
          <w:rPr>
            <w:noProof/>
            <w:webHidden/>
          </w:rPr>
          <w:t>26</w:t>
        </w:r>
        <w:r>
          <w:rPr>
            <w:noProof/>
            <w:webHidden/>
          </w:rPr>
          <w:fldChar w:fldCharType="end"/>
        </w:r>
      </w:hyperlink>
    </w:p>
    <w:p w14:paraId="4B9699FD" w14:textId="1AD0D7BB"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6" w:history="1">
        <w:r w:rsidRPr="005C0688">
          <w:rPr>
            <w:rStyle w:val="Hyperlink"/>
            <w:noProof/>
          </w:rPr>
          <w:t>Table 4.2.1.4.5.2-1 Attributes Properties for DeploymentManager</w:t>
        </w:r>
        <w:r>
          <w:rPr>
            <w:noProof/>
            <w:webHidden/>
          </w:rPr>
          <w:tab/>
        </w:r>
        <w:r>
          <w:rPr>
            <w:noProof/>
            <w:webHidden/>
          </w:rPr>
          <w:fldChar w:fldCharType="begin"/>
        </w:r>
        <w:r>
          <w:rPr>
            <w:noProof/>
            <w:webHidden/>
          </w:rPr>
          <w:instrText xml:space="preserve"> PAGEREF _Toc202768196 \h </w:instrText>
        </w:r>
        <w:r>
          <w:rPr>
            <w:noProof/>
            <w:webHidden/>
          </w:rPr>
        </w:r>
        <w:r>
          <w:rPr>
            <w:noProof/>
            <w:webHidden/>
          </w:rPr>
          <w:fldChar w:fldCharType="separate"/>
        </w:r>
        <w:r w:rsidR="00DA7F1F">
          <w:rPr>
            <w:noProof/>
            <w:webHidden/>
          </w:rPr>
          <w:t>28</w:t>
        </w:r>
        <w:r>
          <w:rPr>
            <w:noProof/>
            <w:webHidden/>
          </w:rPr>
          <w:fldChar w:fldCharType="end"/>
        </w:r>
      </w:hyperlink>
    </w:p>
    <w:p w14:paraId="6B9E4CC2" w14:textId="2E364219"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7" w:history="1">
        <w:r w:rsidRPr="005C0688">
          <w:rPr>
            <w:rStyle w:val="Hyperlink"/>
            <w:noProof/>
          </w:rPr>
          <w:t>Table 4.2.1.4.6.2-1 Attributes Properties for InventorySubscription</w:t>
        </w:r>
        <w:r>
          <w:rPr>
            <w:noProof/>
            <w:webHidden/>
          </w:rPr>
          <w:tab/>
        </w:r>
        <w:r>
          <w:rPr>
            <w:noProof/>
            <w:webHidden/>
          </w:rPr>
          <w:fldChar w:fldCharType="begin"/>
        </w:r>
        <w:r>
          <w:rPr>
            <w:noProof/>
            <w:webHidden/>
          </w:rPr>
          <w:instrText xml:space="preserve"> PAGEREF _Toc202768197 \h </w:instrText>
        </w:r>
        <w:r>
          <w:rPr>
            <w:noProof/>
            <w:webHidden/>
          </w:rPr>
        </w:r>
        <w:r>
          <w:rPr>
            <w:noProof/>
            <w:webHidden/>
          </w:rPr>
          <w:fldChar w:fldCharType="separate"/>
        </w:r>
        <w:r w:rsidR="00DA7F1F">
          <w:rPr>
            <w:noProof/>
            <w:webHidden/>
          </w:rPr>
          <w:t>29</w:t>
        </w:r>
        <w:r>
          <w:rPr>
            <w:noProof/>
            <w:webHidden/>
          </w:rPr>
          <w:fldChar w:fldCharType="end"/>
        </w:r>
      </w:hyperlink>
    </w:p>
    <w:p w14:paraId="32F3A41D" w14:textId="785E047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8" w:history="1">
        <w:r w:rsidRPr="005C0688">
          <w:rPr>
            <w:rStyle w:val="Hyperlink"/>
            <w:noProof/>
          </w:rPr>
          <w:t>Table 4.2.1.4.8.1-1 InfrastructureInventoryEvent Requirements</w:t>
        </w:r>
        <w:r>
          <w:rPr>
            <w:noProof/>
            <w:webHidden/>
          </w:rPr>
          <w:tab/>
        </w:r>
        <w:r>
          <w:rPr>
            <w:noProof/>
            <w:webHidden/>
          </w:rPr>
          <w:fldChar w:fldCharType="begin"/>
        </w:r>
        <w:r>
          <w:rPr>
            <w:noProof/>
            <w:webHidden/>
          </w:rPr>
          <w:instrText xml:space="preserve"> PAGEREF _Toc202768198 \h </w:instrText>
        </w:r>
        <w:r>
          <w:rPr>
            <w:noProof/>
            <w:webHidden/>
          </w:rPr>
        </w:r>
        <w:r>
          <w:rPr>
            <w:noProof/>
            <w:webHidden/>
          </w:rPr>
          <w:fldChar w:fldCharType="separate"/>
        </w:r>
        <w:r w:rsidR="00DA7F1F">
          <w:rPr>
            <w:noProof/>
            <w:webHidden/>
          </w:rPr>
          <w:t>31</w:t>
        </w:r>
        <w:r>
          <w:rPr>
            <w:noProof/>
            <w:webHidden/>
          </w:rPr>
          <w:fldChar w:fldCharType="end"/>
        </w:r>
      </w:hyperlink>
    </w:p>
    <w:p w14:paraId="47EBCD44" w14:textId="741506A2"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199" w:history="1">
        <w:r w:rsidRPr="005C0688">
          <w:rPr>
            <w:rStyle w:val="Hyperlink"/>
            <w:noProof/>
          </w:rPr>
          <w:t>Table 4.2.1.4.8.2-1 Attributes Properties for InfrastructureInventoryEvent</w:t>
        </w:r>
        <w:r>
          <w:rPr>
            <w:noProof/>
            <w:webHidden/>
          </w:rPr>
          <w:tab/>
        </w:r>
        <w:r>
          <w:rPr>
            <w:noProof/>
            <w:webHidden/>
          </w:rPr>
          <w:fldChar w:fldCharType="begin"/>
        </w:r>
        <w:r>
          <w:rPr>
            <w:noProof/>
            <w:webHidden/>
          </w:rPr>
          <w:instrText xml:space="preserve"> PAGEREF _Toc202768199 \h </w:instrText>
        </w:r>
        <w:r>
          <w:rPr>
            <w:noProof/>
            <w:webHidden/>
          </w:rPr>
        </w:r>
        <w:r>
          <w:rPr>
            <w:noProof/>
            <w:webHidden/>
          </w:rPr>
          <w:fldChar w:fldCharType="separate"/>
        </w:r>
        <w:r w:rsidR="00DA7F1F">
          <w:rPr>
            <w:noProof/>
            <w:webHidden/>
          </w:rPr>
          <w:t>31</w:t>
        </w:r>
        <w:r>
          <w:rPr>
            <w:noProof/>
            <w:webHidden/>
          </w:rPr>
          <w:fldChar w:fldCharType="end"/>
        </w:r>
      </w:hyperlink>
    </w:p>
    <w:p w14:paraId="3C2E96A6" w14:textId="1FE8FBBD"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0" w:history="1">
        <w:r w:rsidRPr="005C0688">
          <w:rPr>
            <w:rStyle w:val="Hyperlink"/>
            <w:noProof/>
          </w:rPr>
          <w:t>Table 4.2.1.4.9.1-1 OCloudAvailableNotification Requirements</w:t>
        </w:r>
        <w:r>
          <w:rPr>
            <w:noProof/>
            <w:webHidden/>
          </w:rPr>
          <w:tab/>
        </w:r>
        <w:r>
          <w:rPr>
            <w:noProof/>
            <w:webHidden/>
          </w:rPr>
          <w:fldChar w:fldCharType="begin"/>
        </w:r>
        <w:r>
          <w:rPr>
            <w:noProof/>
            <w:webHidden/>
          </w:rPr>
          <w:instrText xml:space="preserve"> PAGEREF _Toc202768200 \h </w:instrText>
        </w:r>
        <w:r>
          <w:rPr>
            <w:noProof/>
            <w:webHidden/>
          </w:rPr>
        </w:r>
        <w:r>
          <w:rPr>
            <w:noProof/>
            <w:webHidden/>
          </w:rPr>
          <w:fldChar w:fldCharType="separate"/>
        </w:r>
        <w:r w:rsidR="00DA7F1F">
          <w:rPr>
            <w:noProof/>
            <w:webHidden/>
          </w:rPr>
          <w:t>32</w:t>
        </w:r>
        <w:r>
          <w:rPr>
            <w:noProof/>
            <w:webHidden/>
          </w:rPr>
          <w:fldChar w:fldCharType="end"/>
        </w:r>
      </w:hyperlink>
    </w:p>
    <w:p w14:paraId="62563C30" w14:textId="68F039A5"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1" w:history="1">
        <w:r w:rsidRPr="005C0688">
          <w:rPr>
            <w:rStyle w:val="Hyperlink"/>
            <w:noProof/>
          </w:rPr>
          <w:t>Table 4.2.1.4.9.2-1 Attributes Properties for OCloudAvailableNotification</w:t>
        </w:r>
        <w:r>
          <w:rPr>
            <w:noProof/>
            <w:webHidden/>
          </w:rPr>
          <w:tab/>
        </w:r>
        <w:r>
          <w:rPr>
            <w:noProof/>
            <w:webHidden/>
          </w:rPr>
          <w:fldChar w:fldCharType="begin"/>
        </w:r>
        <w:r>
          <w:rPr>
            <w:noProof/>
            <w:webHidden/>
          </w:rPr>
          <w:instrText xml:space="preserve"> PAGEREF _Toc202768201 \h </w:instrText>
        </w:r>
        <w:r>
          <w:rPr>
            <w:noProof/>
            <w:webHidden/>
          </w:rPr>
        </w:r>
        <w:r>
          <w:rPr>
            <w:noProof/>
            <w:webHidden/>
          </w:rPr>
          <w:fldChar w:fldCharType="separate"/>
        </w:r>
        <w:r w:rsidR="00DA7F1F">
          <w:rPr>
            <w:noProof/>
            <w:webHidden/>
          </w:rPr>
          <w:t>32</w:t>
        </w:r>
        <w:r>
          <w:rPr>
            <w:noProof/>
            <w:webHidden/>
          </w:rPr>
          <w:fldChar w:fldCharType="end"/>
        </w:r>
      </w:hyperlink>
    </w:p>
    <w:p w14:paraId="214FEE22" w14:textId="554BA4AD"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2" w:history="1">
        <w:r w:rsidRPr="005C0688">
          <w:rPr>
            <w:rStyle w:val="Hyperlink"/>
            <w:noProof/>
          </w:rPr>
          <w:t>Table 4.2.1.4.10.1-1 AlarmEventRecord Requirements</w:t>
        </w:r>
        <w:r>
          <w:rPr>
            <w:noProof/>
            <w:webHidden/>
          </w:rPr>
          <w:tab/>
        </w:r>
        <w:r>
          <w:rPr>
            <w:noProof/>
            <w:webHidden/>
          </w:rPr>
          <w:fldChar w:fldCharType="begin"/>
        </w:r>
        <w:r>
          <w:rPr>
            <w:noProof/>
            <w:webHidden/>
          </w:rPr>
          <w:instrText xml:space="preserve"> PAGEREF _Toc202768202 \h </w:instrText>
        </w:r>
        <w:r>
          <w:rPr>
            <w:noProof/>
            <w:webHidden/>
          </w:rPr>
        </w:r>
        <w:r>
          <w:rPr>
            <w:noProof/>
            <w:webHidden/>
          </w:rPr>
          <w:fldChar w:fldCharType="separate"/>
        </w:r>
        <w:r w:rsidR="00DA7F1F">
          <w:rPr>
            <w:noProof/>
            <w:webHidden/>
          </w:rPr>
          <w:t>33</w:t>
        </w:r>
        <w:r>
          <w:rPr>
            <w:noProof/>
            <w:webHidden/>
          </w:rPr>
          <w:fldChar w:fldCharType="end"/>
        </w:r>
      </w:hyperlink>
    </w:p>
    <w:p w14:paraId="126F4906" w14:textId="667D7F15"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3" w:history="1">
        <w:r w:rsidRPr="005C0688">
          <w:rPr>
            <w:rStyle w:val="Hyperlink"/>
            <w:noProof/>
          </w:rPr>
          <w:t>Table 4.2.1.4.10.2-1 Attributes Properties for AlarmEventRecord</w:t>
        </w:r>
        <w:r>
          <w:rPr>
            <w:noProof/>
            <w:webHidden/>
          </w:rPr>
          <w:tab/>
        </w:r>
        <w:r>
          <w:rPr>
            <w:noProof/>
            <w:webHidden/>
          </w:rPr>
          <w:fldChar w:fldCharType="begin"/>
        </w:r>
        <w:r>
          <w:rPr>
            <w:noProof/>
            <w:webHidden/>
          </w:rPr>
          <w:instrText xml:space="preserve"> PAGEREF _Toc202768203 \h </w:instrText>
        </w:r>
        <w:r>
          <w:rPr>
            <w:noProof/>
            <w:webHidden/>
          </w:rPr>
        </w:r>
        <w:r>
          <w:rPr>
            <w:noProof/>
            <w:webHidden/>
          </w:rPr>
          <w:fldChar w:fldCharType="separate"/>
        </w:r>
        <w:r w:rsidR="00DA7F1F">
          <w:rPr>
            <w:noProof/>
            <w:webHidden/>
          </w:rPr>
          <w:t>33</w:t>
        </w:r>
        <w:r>
          <w:rPr>
            <w:noProof/>
            <w:webHidden/>
          </w:rPr>
          <w:fldChar w:fldCharType="end"/>
        </w:r>
      </w:hyperlink>
    </w:p>
    <w:p w14:paraId="52512745" w14:textId="3164782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4" w:history="1">
        <w:r w:rsidRPr="005C0688">
          <w:rPr>
            <w:rStyle w:val="Hyperlink"/>
            <w:noProof/>
          </w:rPr>
          <w:t>Table 4.2.1.4.11.1-1 AlarmEvent Requirements</w:t>
        </w:r>
        <w:r>
          <w:rPr>
            <w:noProof/>
            <w:webHidden/>
          </w:rPr>
          <w:tab/>
        </w:r>
        <w:r>
          <w:rPr>
            <w:noProof/>
            <w:webHidden/>
          </w:rPr>
          <w:fldChar w:fldCharType="begin"/>
        </w:r>
        <w:r>
          <w:rPr>
            <w:noProof/>
            <w:webHidden/>
          </w:rPr>
          <w:instrText xml:space="preserve"> PAGEREF _Toc202768204 \h </w:instrText>
        </w:r>
        <w:r>
          <w:rPr>
            <w:noProof/>
            <w:webHidden/>
          </w:rPr>
        </w:r>
        <w:r>
          <w:rPr>
            <w:noProof/>
            <w:webHidden/>
          </w:rPr>
          <w:fldChar w:fldCharType="separate"/>
        </w:r>
        <w:r w:rsidR="00DA7F1F">
          <w:rPr>
            <w:noProof/>
            <w:webHidden/>
          </w:rPr>
          <w:t>36</w:t>
        </w:r>
        <w:r>
          <w:rPr>
            <w:noProof/>
            <w:webHidden/>
          </w:rPr>
          <w:fldChar w:fldCharType="end"/>
        </w:r>
      </w:hyperlink>
    </w:p>
    <w:p w14:paraId="0E5C75D5" w14:textId="196C2F8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5" w:history="1">
        <w:r w:rsidRPr="005C0688">
          <w:rPr>
            <w:rStyle w:val="Hyperlink"/>
            <w:noProof/>
          </w:rPr>
          <w:t>Table 4.2.1.4.11.2-1 Attributes Properties for AlarmEvent</w:t>
        </w:r>
        <w:r>
          <w:rPr>
            <w:noProof/>
            <w:webHidden/>
          </w:rPr>
          <w:tab/>
        </w:r>
        <w:r>
          <w:rPr>
            <w:noProof/>
            <w:webHidden/>
          </w:rPr>
          <w:fldChar w:fldCharType="begin"/>
        </w:r>
        <w:r>
          <w:rPr>
            <w:noProof/>
            <w:webHidden/>
          </w:rPr>
          <w:instrText xml:space="preserve"> PAGEREF _Toc202768205 \h </w:instrText>
        </w:r>
        <w:r>
          <w:rPr>
            <w:noProof/>
            <w:webHidden/>
          </w:rPr>
        </w:r>
        <w:r>
          <w:rPr>
            <w:noProof/>
            <w:webHidden/>
          </w:rPr>
          <w:fldChar w:fldCharType="separate"/>
        </w:r>
        <w:r w:rsidR="00DA7F1F">
          <w:rPr>
            <w:noProof/>
            <w:webHidden/>
          </w:rPr>
          <w:t>36</w:t>
        </w:r>
        <w:r>
          <w:rPr>
            <w:noProof/>
            <w:webHidden/>
          </w:rPr>
          <w:fldChar w:fldCharType="end"/>
        </w:r>
      </w:hyperlink>
    </w:p>
    <w:p w14:paraId="0C213836" w14:textId="54D7A21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6" w:history="1">
        <w:r w:rsidRPr="005C0688">
          <w:rPr>
            <w:rStyle w:val="Hyperlink"/>
            <w:noProof/>
          </w:rPr>
          <w:t>Table 4.2.1.4.12.1-1 Subscription Requirements</w:t>
        </w:r>
        <w:r>
          <w:rPr>
            <w:noProof/>
            <w:webHidden/>
          </w:rPr>
          <w:tab/>
        </w:r>
        <w:r>
          <w:rPr>
            <w:noProof/>
            <w:webHidden/>
          </w:rPr>
          <w:fldChar w:fldCharType="begin"/>
        </w:r>
        <w:r>
          <w:rPr>
            <w:noProof/>
            <w:webHidden/>
          </w:rPr>
          <w:instrText xml:space="preserve"> PAGEREF _Toc202768206 \h </w:instrText>
        </w:r>
        <w:r>
          <w:rPr>
            <w:noProof/>
            <w:webHidden/>
          </w:rPr>
        </w:r>
        <w:r>
          <w:rPr>
            <w:noProof/>
            <w:webHidden/>
          </w:rPr>
          <w:fldChar w:fldCharType="separate"/>
        </w:r>
        <w:r w:rsidR="00DA7F1F">
          <w:rPr>
            <w:noProof/>
            <w:webHidden/>
          </w:rPr>
          <w:t>37</w:t>
        </w:r>
        <w:r>
          <w:rPr>
            <w:noProof/>
            <w:webHidden/>
          </w:rPr>
          <w:fldChar w:fldCharType="end"/>
        </w:r>
      </w:hyperlink>
    </w:p>
    <w:p w14:paraId="71761C32" w14:textId="1253F491"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7" w:history="1">
        <w:r w:rsidRPr="005C0688">
          <w:rPr>
            <w:rStyle w:val="Hyperlink"/>
            <w:noProof/>
          </w:rPr>
          <w:t>Table 4.2.1.4.12.2-1 Attributes Properties for AlarmSubscription</w:t>
        </w:r>
        <w:r>
          <w:rPr>
            <w:noProof/>
            <w:webHidden/>
          </w:rPr>
          <w:tab/>
        </w:r>
        <w:r>
          <w:rPr>
            <w:noProof/>
            <w:webHidden/>
          </w:rPr>
          <w:fldChar w:fldCharType="begin"/>
        </w:r>
        <w:r>
          <w:rPr>
            <w:noProof/>
            <w:webHidden/>
          </w:rPr>
          <w:instrText xml:space="preserve"> PAGEREF _Toc202768207 \h </w:instrText>
        </w:r>
        <w:r>
          <w:rPr>
            <w:noProof/>
            <w:webHidden/>
          </w:rPr>
        </w:r>
        <w:r>
          <w:rPr>
            <w:noProof/>
            <w:webHidden/>
          </w:rPr>
          <w:fldChar w:fldCharType="separate"/>
        </w:r>
        <w:r w:rsidR="00DA7F1F">
          <w:rPr>
            <w:noProof/>
            <w:webHidden/>
          </w:rPr>
          <w:t>37</w:t>
        </w:r>
        <w:r>
          <w:rPr>
            <w:noProof/>
            <w:webHidden/>
          </w:rPr>
          <w:fldChar w:fldCharType="end"/>
        </w:r>
      </w:hyperlink>
    </w:p>
    <w:p w14:paraId="5B24AD4A" w14:textId="011C0FA2"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8" w:history="1">
        <w:r w:rsidRPr="005C0688">
          <w:rPr>
            <w:rStyle w:val="Hyperlink"/>
            <w:noProof/>
          </w:rPr>
          <w:t>Table 4.2.1.4.13.1-1 AlarmList Requirements</w:t>
        </w:r>
        <w:r>
          <w:rPr>
            <w:noProof/>
            <w:webHidden/>
          </w:rPr>
          <w:tab/>
        </w:r>
        <w:r>
          <w:rPr>
            <w:noProof/>
            <w:webHidden/>
          </w:rPr>
          <w:fldChar w:fldCharType="begin"/>
        </w:r>
        <w:r>
          <w:rPr>
            <w:noProof/>
            <w:webHidden/>
          </w:rPr>
          <w:instrText xml:space="preserve"> PAGEREF _Toc202768208 \h </w:instrText>
        </w:r>
        <w:r>
          <w:rPr>
            <w:noProof/>
            <w:webHidden/>
          </w:rPr>
        </w:r>
        <w:r>
          <w:rPr>
            <w:noProof/>
            <w:webHidden/>
          </w:rPr>
          <w:fldChar w:fldCharType="separate"/>
        </w:r>
        <w:r w:rsidR="00DA7F1F">
          <w:rPr>
            <w:noProof/>
            <w:webHidden/>
          </w:rPr>
          <w:t>38</w:t>
        </w:r>
        <w:r>
          <w:rPr>
            <w:noProof/>
            <w:webHidden/>
          </w:rPr>
          <w:fldChar w:fldCharType="end"/>
        </w:r>
      </w:hyperlink>
    </w:p>
    <w:p w14:paraId="2918C4EE" w14:textId="3B3AC72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09" w:history="1">
        <w:r w:rsidRPr="005C0688">
          <w:rPr>
            <w:rStyle w:val="Hyperlink"/>
            <w:noProof/>
          </w:rPr>
          <w:t>Table 4.2.1.4.13.2-1 Attributes Properties for AlarmList</w:t>
        </w:r>
        <w:r>
          <w:rPr>
            <w:noProof/>
            <w:webHidden/>
          </w:rPr>
          <w:tab/>
        </w:r>
        <w:r>
          <w:rPr>
            <w:noProof/>
            <w:webHidden/>
          </w:rPr>
          <w:fldChar w:fldCharType="begin"/>
        </w:r>
        <w:r>
          <w:rPr>
            <w:noProof/>
            <w:webHidden/>
          </w:rPr>
          <w:instrText xml:space="preserve"> PAGEREF _Toc202768209 \h </w:instrText>
        </w:r>
        <w:r>
          <w:rPr>
            <w:noProof/>
            <w:webHidden/>
          </w:rPr>
        </w:r>
        <w:r>
          <w:rPr>
            <w:noProof/>
            <w:webHidden/>
          </w:rPr>
          <w:fldChar w:fldCharType="separate"/>
        </w:r>
        <w:r w:rsidR="00DA7F1F">
          <w:rPr>
            <w:noProof/>
            <w:webHidden/>
          </w:rPr>
          <w:t>38</w:t>
        </w:r>
        <w:r>
          <w:rPr>
            <w:noProof/>
            <w:webHidden/>
          </w:rPr>
          <w:fldChar w:fldCharType="end"/>
        </w:r>
      </w:hyperlink>
    </w:p>
    <w:p w14:paraId="36479828" w14:textId="00A7D11B"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0" w:history="1">
        <w:r w:rsidRPr="005C0688">
          <w:rPr>
            <w:rStyle w:val="Hyperlink"/>
            <w:noProof/>
          </w:rPr>
          <w:t>Table 4.2.1.4.14.1-1 PerformanceMeasurementStore Requirements</w:t>
        </w:r>
        <w:r>
          <w:rPr>
            <w:noProof/>
            <w:webHidden/>
          </w:rPr>
          <w:tab/>
        </w:r>
        <w:r>
          <w:rPr>
            <w:noProof/>
            <w:webHidden/>
          </w:rPr>
          <w:fldChar w:fldCharType="begin"/>
        </w:r>
        <w:r>
          <w:rPr>
            <w:noProof/>
            <w:webHidden/>
          </w:rPr>
          <w:instrText xml:space="preserve"> PAGEREF _Toc202768210 \h </w:instrText>
        </w:r>
        <w:r>
          <w:rPr>
            <w:noProof/>
            <w:webHidden/>
          </w:rPr>
        </w:r>
        <w:r>
          <w:rPr>
            <w:noProof/>
            <w:webHidden/>
          </w:rPr>
          <w:fldChar w:fldCharType="separate"/>
        </w:r>
        <w:r w:rsidR="00DA7F1F">
          <w:rPr>
            <w:noProof/>
            <w:webHidden/>
          </w:rPr>
          <w:t>39</w:t>
        </w:r>
        <w:r>
          <w:rPr>
            <w:noProof/>
            <w:webHidden/>
          </w:rPr>
          <w:fldChar w:fldCharType="end"/>
        </w:r>
      </w:hyperlink>
    </w:p>
    <w:p w14:paraId="73A50B1F" w14:textId="41782225"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1" w:history="1">
        <w:r w:rsidRPr="005C0688">
          <w:rPr>
            <w:rStyle w:val="Hyperlink"/>
            <w:noProof/>
          </w:rPr>
          <w:t>Table 4.2.1.4.14.2-1 Attributes Properties for PerformanceMeasurementStore</w:t>
        </w:r>
        <w:r>
          <w:rPr>
            <w:noProof/>
            <w:webHidden/>
          </w:rPr>
          <w:tab/>
        </w:r>
        <w:r>
          <w:rPr>
            <w:noProof/>
            <w:webHidden/>
          </w:rPr>
          <w:fldChar w:fldCharType="begin"/>
        </w:r>
        <w:r>
          <w:rPr>
            <w:noProof/>
            <w:webHidden/>
          </w:rPr>
          <w:instrText xml:space="preserve"> PAGEREF _Toc202768211 \h </w:instrText>
        </w:r>
        <w:r>
          <w:rPr>
            <w:noProof/>
            <w:webHidden/>
          </w:rPr>
        </w:r>
        <w:r>
          <w:rPr>
            <w:noProof/>
            <w:webHidden/>
          </w:rPr>
          <w:fldChar w:fldCharType="separate"/>
        </w:r>
        <w:r w:rsidR="00DA7F1F">
          <w:rPr>
            <w:noProof/>
            <w:webHidden/>
          </w:rPr>
          <w:t>39</w:t>
        </w:r>
        <w:r>
          <w:rPr>
            <w:noProof/>
            <w:webHidden/>
          </w:rPr>
          <w:fldChar w:fldCharType="end"/>
        </w:r>
      </w:hyperlink>
    </w:p>
    <w:p w14:paraId="1DA8A73D" w14:textId="230E54DF"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2" w:history="1">
        <w:r w:rsidRPr="005C0688">
          <w:rPr>
            <w:rStyle w:val="Hyperlink"/>
            <w:noProof/>
          </w:rPr>
          <w:t>Table 4.2.1.4.15.2-1 Attributes Properties for PerformanceMeasurementRecord</w:t>
        </w:r>
        <w:r>
          <w:rPr>
            <w:noProof/>
            <w:webHidden/>
          </w:rPr>
          <w:tab/>
        </w:r>
        <w:r>
          <w:rPr>
            <w:noProof/>
            <w:webHidden/>
          </w:rPr>
          <w:fldChar w:fldCharType="begin"/>
        </w:r>
        <w:r>
          <w:rPr>
            <w:noProof/>
            <w:webHidden/>
          </w:rPr>
          <w:instrText xml:space="preserve"> PAGEREF _Toc202768212 \h </w:instrText>
        </w:r>
        <w:r>
          <w:rPr>
            <w:noProof/>
            <w:webHidden/>
          </w:rPr>
        </w:r>
        <w:r>
          <w:rPr>
            <w:noProof/>
            <w:webHidden/>
          </w:rPr>
          <w:fldChar w:fldCharType="separate"/>
        </w:r>
        <w:r w:rsidR="00DA7F1F">
          <w:rPr>
            <w:noProof/>
            <w:webHidden/>
          </w:rPr>
          <w:t>40</w:t>
        </w:r>
        <w:r>
          <w:rPr>
            <w:noProof/>
            <w:webHidden/>
          </w:rPr>
          <w:fldChar w:fldCharType="end"/>
        </w:r>
      </w:hyperlink>
    </w:p>
    <w:p w14:paraId="6A24961D" w14:textId="1DB7579F"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3" w:history="1">
        <w:r w:rsidRPr="005C0688">
          <w:rPr>
            <w:rStyle w:val="Hyperlink"/>
            <w:noProof/>
          </w:rPr>
          <w:t>Table 4.2.1.4.16.1-1 PerformanceMeasurementJob Requirements</w:t>
        </w:r>
        <w:r>
          <w:rPr>
            <w:noProof/>
            <w:webHidden/>
          </w:rPr>
          <w:tab/>
        </w:r>
        <w:r>
          <w:rPr>
            <w:noProof/>
            <w:webHidden/>
          </w:rPr>
          <w:fldChar w:fldCharType="begin"/>
        </w:r>
        <w:r>
          <w:rPr>
            <w:noProof/>
            <w:webHidden/>
          </w:rPr>
          <w:instrText xml:space="preserve"> PAGEREF _Toc202768213 \h </w:instrText>
        </w:r>
        <w:r>
          <w:rPr>
            <w:noProof/>
            <w:webHidden/>
          </w:rPr>
        </w:r>
        <w:r>
          <w:rPr>
            <w:noProof/>
            <w:webHidden/>
          </w:rPr>
          <w:fldChar w:fldCharType="separate"/>
        </w:r>
        <w:r w:rsidR="00DA7F1F">
          <w:rPr>
            <w:noProof/>
            <w:webHidden/>
          </w:rPr>
          <w:t>41</w:t>
        </w:r>
        <w:r>
          <w:rPr>
            <w:noProof/>
            <w:webHidden/>
          </w:rPr>
          <w:fldChar w:fldCharType="end"/>
        </w:r>
      </w:hyperlink>
    </w:p>
    <w:p w14:paraId="189FD744" w14:textId="7FD4EA5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4" w:history="1">
        <w:r w:rsidRPr="005C0688">
          <w:rPr>
            <w:rStyle w:val="Hyperlink"/>
            <w:noProof/>
          </w:rPr>
          <w:t>Table 4.2.1.4.16.2-1 Attributes Properties for PerformanceMeasurementJob</w:t>
        </w:r>
        <w:r>
          <w:rPr>
            <w:noProof/>
            <w:webHidden/>
          </w:rPr>
          <w:tab/>
        </w:r>
        <w:r>
          <w:rPr>
            <w:noProof/>
            <w:webHidden/>
          </w:rPr>
          <w:fldChar w:fldCharType="begin"/>
        </w:r>
        <w:r>
          <w:rPr>
            <w:noProof/>
            <w:webHidden/>
          </w:rPr>
          <w:instrText xml:space="preserve"> PAGEREF _Toc202768214 \h </w:instrText>
        </w:r>
        <w:r>
          <w:rPr>
            <w:noProof/>
            <w:webHidden/>
          </w:rPr>
        </w:r>
        <w:r>
          <w:rPr>
            <w:noProof/>
            <w:webHidden/>
          </w:rPr>
          <w:fldChar w:fldCharType="separate"/>
        </w:r>
        <w:r w:rsidR="00DA7F1F">
          <w:rPr>
            <w:noProof/>
            <w:webHidden/>
          </w:rPr>
          <w:t>41</w:t>
        </w:r>
        <w:r>
          <w:rPr>
            <w:noProof/>
            <w:webHidden/>
          </w:rPr>
          <w:fldChar w:fldCharType="end"/>
        </w:r>
      </w:hyperlink>
    </w:p>
    <w:p w14:paraId="4712016D" w14:textId="5DF469AB"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5" w:history="1">
        <w:r w:rsidRPr="005C0688">
          <w:rPr>
            <w:rStyle w:val="Hyperlink"/>
            <w:noProof/>
          </w:rPr>
          <w:t>Table 4.2.1.4.16.3</w:t>
        </w:r>
        <w:r w:rsidRPr="005C0688">
          <w:rPr>
            <w:rStyle w:val="Hyperlink"/>
            <w:noProof/>
          </w:rPr>
          <w:noBreakHyphen/>
          <w:t>1 Attributes Constraints for PerformanceMeasurementJob</w:t>
        </w:r>
        <w:r>
          <w:rPr>
            <w:noProof/>
            <w:webHidden/>
          </w:rPr>
          <w:tab/>
        </w:r>
        <w:r>
          <w:rPr>
            <w:noProof/>
            <w:webHidden/>
          </w:rPr>
          <w:fldChar w:fldCharType="begin"/>
        </w:r>
        <w:r>
          <w:rPr>
            <w:noProof/>
            <w:webHidden/>
          </w:rPr>
          <w:instrText xml:space="preserve"> PAGEREF _Toc202768215 \h </w:instrText>
        </w:r>
        <w:r>
          <w:rPr>
            <w:noProof/>
            <w:webHidden/>
          </w:rPr>
        </w:r>
        <w:r>
          <w:rPr>
            <w:noProof/>
            <w:webHidden/>
          </w:rPr>
          <w:fldChar w:fldCharType="separate"/>
        </w:r>
        <w:r w:rsidR="00DA7F1F">
          <w:rPr>
            <w:noProof/>
            <w:webHidden/>
          </w:rPr>
          <w:t>43</w:t>
        </w:r>
        <w:r>
          <w:rPr>
            <w:noProof/>
            <w:webHidden/>
          </w:rPr>
          <w:fldChar w:fldCharType="end"/>
        </w:r>
      </w:hyperlink>
    </w:p>
    <w:p w14:paraId="18CD9581" w14:textId="3CA9A83C"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6" w:history="1">
        <w:r w:rsidRPr="005C0688">
          <w:rPr>
            <w:rStyle w:val="Hyperlink"/>
            <w:noProof/>
          </w:rPr>
          <w:t>Table 4.2.1.4.17.2-1 Attributes Properties for MeasuredResource</w:t>
        </w:r>
        <w:r>
          <w:rPr>
            <w:noProof/>
            <w:webHidden/>
          </w:rPr>
          <w:tab/>
        </w:r>
        <w:r>
          <w:rPr>
            <w:noProof/>
            <w:webHidden/>
          </w:rPr>
          <w:fldChar w:fldCharType="begin"/>
        </w:r>
        <w:r>
          <w:rPr>
            <w:noProof/>
            <w:webHidden/>
          </w:rPr>
          <w:instrText xml:space="preserve"> PAGEREF _Toc202768216 \h </w:instrText>
        </w:r>
        <w:r>
          <w:rPr>
            <w:noProof/>
            <w:webHidden/>
          </w:rPr>
        </w:r>
        <w:r>
          <w:rPr>
            <w:noProof/>
            <w:webHidden/>
          </w:rPr>
          <w:fldChar w:fldCharType="separate"/>
        </w:r>
        <w:r w:rsidR="00DA7F1F">
          <w:rPr>
            <w:noProof/>
            <w:webHidden/>
          </w:rPr>
          <w:t>44</w:t>
        </w:r>
        <w:r>
          <w:rPr>
            <w:noProof/>
            <w:webHidden/>
          </w:rPr>
          <w:fldChar w:fldCharType="end"/>
        </w:r>
      </w:hyperlink>
    </w:p>
    <w:p w14:paraId="21ED46B7" w14:textId="6C438A7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7" w:history="1">
        <w:r w:rsidRPr="005C0688">
          <w:rPr>
            <w:rStyle w:val="Hyperlink"/>
            <w:noProof/>
          </w:rPr>
          <w:t>Table 4.2.1.4.18.2-1 Attributes Properties for CollectedMeasurement</w:t>
        </w:r>
        <w:r>
          <w:rPr>
            <w:noProof/>
            <w:webHidden/>
          </w:rPr>
          <w:tab/>
        </w:r>
        <w:r>
          <w:rPr>
            <w:noProof/>
            <w:webHidden/>
          </w:rPr>
          <w:fldChar w:fldCharType="begin"/>
        </w:r>
        <w:r>
          <w:rPr>
            <w:noProof/>
            <w:webHidden/>
          </w:rPr>
          <w:instrText xml:space="preserve"> PAGEREF _Toc202768217 \h </w:instrText>
        </w:r>
        <w:r>
          <w:rPr>
            <w:noProof/>
            <w:webHidden/>
          </w:rPr>
        </w:r>
        <w:r>
          <w:rPr>
            <w:noProof/>
            <w:webHidden/>
          </w:rPr>
          <w:fldChar w:fldCharType="separate"/>
        </w:r>
        <w:r w:rsidR="00DA7F1F">
          <w:rPr>
            <w:noProof/>
            <w:webHidden/>
          </w:rPr>
          <w:t>45</w:t>
        </w:r>
        <w:r>
          <w:rPr>
            <w:noProof/>
            <w:webHidden/>
          </w:rPr>
          <w:fldChar w:fldCharType="end"/>
        </w:r>
      </w:hyperlink>
    </w:p>
    <w:p w14:paraId="26BE8D95" w14:textId="6B79A6A2"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8" w:history="1">
        <w:r w:rsidRPr="005C0688">
          <w:rPr>
            <w:rStyle w:val="Hyperlink"/>
            <w:noProof/>
          </w:rPr>
          <w:t>Table 4.2.1.4.19.2-1 Attributes Properties for PerformanceMeasurementJobChangeSubscription</w:t>
        </w:r>
        <w:r>
          <w:rPr>
            <w:noProof/>
            <w:webHidden/>
          </w:rPr>
          <w:tab/>
        </w:r>
        <w:r>
          <w:rPr>
            <w:noProof/>
            <w:webHidden/>
          </w:rPr>
          <w:fldChar w:fldCharType="begin"/>
        </w:r>
        <w:r>
          <w:rPr>
            <w:noProof/>
            <w:webHidden/>
          </w:rPr>
          <w:instrText xml:space="preserve"> PAGEREF _Toc202768218 \h </w:instrText>
        </w:r>
        <w:r>
          <w:rPr>
            <w:noProof/>
            <w:webHidden/>
          </w:rPr>
        </w:r>
        <w:r>
          <w:rPr>
            <w:noProof/>
            <w:webHidden/>
          </w:rPr>
          <w:fldChar w:fldCharType="separate"/>
        </w:r>
        <w:r w:rsidR="00DA7F1F">
          <w:rPr>
            <w:noProof/>
            <w:webHidden/>
          </w:rPr>
          <w:t>46</w:t>
        </w:r>
        <w:r>
          <w:rPr>
            <w:noProof/>
            <w:webHidden/>
          </w:rPr>
          <w:fldChar w:fldCharType="end"/>
        </w:r>
      </w:hyperlink>
    </w:p>
    <w:p w14:paraId="774A6252" w14:textId="08A8B4B4"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19" w:history="1">
        <w:r w:rsidRPr="005C0688">
          <w:rPr>
            <w:rStyle w:val="Hyperlink"/>
            <w:noProof/>
          </w:rPr>
          <w:t>Table 4.2.1.4.20.2-1 Attributes Properties for PerformanceMeasurementJobChangeNotification</w:t>
        </w:r>
        <w:r>
          <w:rPr>
            <w:noProof/>
            <w:webHidden/>
          </w:rPr>
          <w:tab/>
        </w:r>
        <w:r>
          <w:rPr>
            <w:noProof/>
            <w:webHidden/>
          </w:rPr>
          <w:fldChar w:fldCharType="begin"/>
        </w:r>
        <w:r>
          <w:rPr>
            <w:noProof/>
            <w:webHidden/>
          </w:rPr>
          <w:instrText xml:space="preserve"> PAGEREF _Toc202768219 \h </w:instrText>
        </w:r>
        <w:r>
          <w:rPr>
            <w:noProof/>
            <w:webHidden/>
          </w:rPr>
        </w:r>
        <w:r>
          <w:rPr>
            <w:noProof/>
            <w:webHidden/>
          </w:rPr>
          <w:fldChar w:fldCharType="separate"/>
        </w:r>
        <w:r w:rsidR="00DA7F1F">
          <w:rPr>
            <w:noProof/>
            <w:webHidden/>
          </w:rPr>
          <w:t>48</w:t>
        </w:r>
        <w:r>
          <w:rPr>
            <w:noProof/>
            <w:webHidden/>
          </w:rPr>
          <w:fldChar w:fldCharType="end"/>
        </w:r>
      </w:hyperlink>
    </w:p>
    <w:p w14:paraId="7BAAD1C8" w14:textId="02227EB2"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0" w:history="1">
        <w:r w:rsidRPr="005C0688">
          <w:rPr>
            <w:rStyle w:val="Hyperlink"/>
            <w:noProof/>
          </w:rPr>
          <w:t>Table 4.2.1.4.21.1-1 PerformanceSubscription Requirements</w:t>
        </w:r>
        <w:r>
          <w:rPr>
            <w:noProof/>
            <w:webHidden/>
          </w:rPr>
          <w:tab/>
        </w:r>
        <w:r>
          <w:rPr>
            <w:noProof/>
            <w:webHidden/>
          </w:rPr>
          <w:fldChar w:fldCharType="begin"/>
        </w:r>
        <w:r>
          <w:rPr>
            <w:noProof/>
            <w:webHidden/>
          </w:rPr>
          <w:instrText xml:space="preserve"> PAGEREF _Toc202768220 \h </w:instrText>
        </w:r>
        <w:r>
          <w:rPr>
            <w:noProof/>
            <w:webHidden/>
          </w:rPr>
        </w:r>
        <w:r>
          <w:rPr>
            <w:noProof/>
            <w:webHidden/>
          </w:rPr>
          <w:fldChar w:fldCharType="separate"/>
        </w:r>
        <w:r w:rsidR="00DA7F1F">
          <w:rPr>
            <w:noProof/>
            <w:webHidden/>
          </w:rPr>
          <w:t>50</w:t>
        </w:r>
        <w:r>
          <w:rPr>
            <w:noProof/>
            <w:webHidden/>
          </w:rPr>
          <w:fldChar w:fldCharType="end"/>
        </w:r>
      </w:hyperlink>
    </w:p>
    <w:p w14:paraId="633ED85F" w14:textId="74B87BE6"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1" w:history="1">
        <w:r w:rsidRPr="005C0688">
          <w:rPr>
            <w:rStyle w:val="Hyperlink"/>
            <w:noProof/>
          </w:rPr>
          <w:t>Table 4.2.1.4.21.2-1 Attributes Properties for PerformanceSubscription</w:t>
        </w:r>
        <w:r>
          <w:rPr>
            <w:noProof/>
            <w:webHidden/>
          </w:rPr>
          <w:tab/>
        </w:r>
        <w:r>
          <w:rPr>
            <w:noProof/>
            <w:webHidden/>
          </w:rPr>
          <w:fldChar w:fldCharType="begin"/>
        </w:r>
        <w:r>
          <w:rPr>
            <w:noProof/>
            <w:webHidden/>
          </w:rPr>
          <w:instrText xml:space="preserve"> PAGEREF _Toc202768221 \h </w:instrText>
        </w:r>
        <w:r>
          <w:rPr>
            <w:noProof/>
            <w:webHidden/>
          </w:rPr>
        </w:r>
        <w:r>
          <w:rPr>
            <w:noProof/>
            <w:webHidden/>
          </w:rPr>
          <w:fldChar w:fldCharType="separate"/>
        </w:r>
        <w:r w:rsidR="00DA7F1F">
          <w:rPr>
            <w:noProof/>
            <w:webHidden/>
          </w:rPr>
          <w:t>50</w:t>
        </w:r>
        <w:r>
          <w:rPr>
            <w:noProof/>
            <w:webHidden/>
          </w:rPr>
          <w:fldChar w:fldCharType="end"/>
        </w:r>
      </w:hyperlink>
    </w:p>
    <w:p w14:paraId="7CFF91F2" w14:textId="22AB47D6"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2" w:history="1">
        <w:r w:rsidRPr="005C0688">
          <w:rPr>
            <w:rStyle w:val="Hyperlink"/>
            <w:noProof/>
          </w:rPr>
          <w:t>Table 4.2.1.4.22.2-1 Attributes Properties for PerformanceReportingFrequency</w:t>
        </w:r>
        <w:r>
          <w:rPr>
            <w:noProof/>
            <w:webHidden/>
          </w:rPr>
          <w:tab/>
        </w:r>
        <w:r>
          <w:rPr>
            <w:noProof/>
            <w:webHidden/>
          </w:rPr>
          <w:fldChar w:fldCharType="begin"/>
        </w:r>
        <w:r>
          <w:rPr>
            <w:noProof/>
            <w:webHidden/>
          </w:rPr>
          <w:instrText xml:space="preserve"> PAGEREF _Toc202768222 \h </w:instrText>
        </w:r>
        <w:r>
          <w:rPr>
            <w:noProof/>
            <w:webHidden/>
          </w:rPr>
        </w:r>
        <w:r>
          <w:rPr>
            <w:noProof/>
            <w:webHidden/>
          </w:rPr>
          <w:fldChar w:fldCharType="separate"/>
        </w:r>
        <w:r w:rsidR="00DA7F1F">
          <w:rPr>
            <w:noProof/>
            <w:webHidden/>
          </w:rPr>
          <w:t>52</w:t>
        </w:r>
        <w:r>
          <w:rPr>
            <w:noProof/>
            <w:webHidden/>
          </w:rPr>
          <w:fldChar w:fldCharType="end"/>
        </w:r>
      </w:hyperlink>
    </w:p>
    <w:p w14:paraId="738EDE28" w14:textId="44AD63D1"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3" w:history="1">
        <w:r w:rsidRPr="005C0688">
          <w:rPr>
            <w:rStyle w:val="Hyperlink"/>
            <w:noProof/>
          </w:rPr>
          <w:t>Table 4.2.1.4.23.2-1 Attributes Properties for PerformanceSubscriptionCriteria</w:t>
        </w:r>
        <w:r>
          <w:rPr>
            <w:noProof/>
            <w:webHidden/>
          </w:rPr>
          <w:tab/>
        </w:r>
        <w:r>
          <w:rPr>
            <w:noProof/>
            <w:webHidden/>
          </w:rPr>
          <w:fldChar w:fldCharType="begin"/>
        </w:r>
        <w:r>
          <w:rPr>
            <w:noProof/>
            <w:webHidden/>
          </w:rPr>
          <w:instrText xml:space="preserve"> PAGEREF _Toc202768223 \h </w:instrText>
        </w:r>
        <w:r>
          <w:rPr>
            <w:noProof/>
            <w:webHidden/>
          </w:rPr>
        </w:r>
        <w:r>
          <w:rPr>
            <w:noProof/>
            <w:webHidden/>
          </w:rPr>
          <w:fldChar w:fldCharType="separate"/>
        </w:r>
        <w:r w:rsidR="00DA7F1F">
          <w:rPr>
            <w:noProof/>
            <w:webHidden/>
          </w:rPr>
          <w:t>53</w:t>
        </w:r>
        <w:r>
          <w:rPr>
            <w:noProof/>
            <w:webHidden/>
          </w:rPr>
          <w:fldChar w:fldCharType="end"/>
        </w:r>
      </w:hyperlink>
    </w:p>
    <w:p w14:paraId="4AED9E70" w14:textId="54C02024"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4" w:history="1">
        <w:r w:rsidRPr="005C0688">
          <w:rPr>
            <w:rStyle w:val="Hyperlink"/>
            <w:noProof/>
          </w:rPr>
          <w:t>Table 4.2.1.4.24.1-1 PerformanceMeasurementReport Requirements</w:t>
        </w:r>
        <w:r>
          <w:rPr>
            <w:noProof/>
            <w:webHidden/>
          </w:rPr>
          <w:tab/>
        </w:r>
        <w:r>
          <w:rPr>
            <w:noProof/>
            <w:webHidden/>
          </w:rPr>
          <w:fldChar w:fldCharType="begin"/>
        </w:r>
        <w:r>
          <w:rPr>
            <w:noProof/>
            <w:webHidden/>
          </w:rPr>
          <w:instrText xml:space="preserve"> PAGEREF _Toc202768224 \h </w:instrText>
        </w:r>
        <w:r>
          <w:rPr>
            <w:noProof/>
            <w:webHidden/>
          </w:rPr>
        </w:r>
        <w:r>
          <w:rPr>
            <w:noProof/>
            <w:webHidden/>
          </w:rPr>
          <w:fldChar w:fldCharType="separate"/>
        </w:r>
        <w:r w:rsidR="00DA7F1F">
          <w:rPr>
            <w:noProof/>
            <w:webHidden/>
          </w:rPr>
          <w:t>54</w:t>
        </w:r>
        <w:r>
          <w:rPr>
            <w:noProof/>
            <w:webHidden/>
          </w:rPr>
          <w:fldChar w:fldCharType="end"/>
        </w:r>
      </w:hyperlink>
    </w:p>
    <w:p w14:paraId="18E41CE9" w14:textId="68E80A41"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5" w:history="1">
        <w:r w:rsidRPr="005C0688">
          <w:rPr>
            <w:rStyle w:val="Hyperlink"/>
            <w:noProof/>
          </w:rPr>
          <w:t>Table 4.2.1.4.24.2-1 Attributes Properties for PerformanceMeasurementReport</w:t>
        </w:r>
        <w:r>
          <w:rPr>
            <w:noProof/>
            <w:webHidden/>
          </w:rPr>
          <w:tab/>
        </w:r>
        <w:r>
          <w:rPr>
            <w:noProof/>
            <w:webHidden/>
          </w:rPr>
          <w:fldChar w:fldCharType="begin"/>
        </w:r>
        <w:r>
          <w:rPr>
            <w:noProof/>
            <w:webHidden/>
          </w:rPr>
          <w:instrText xml:space="preserve"> PAGEREF _Toc202768225 \h </w:instrText>
        </w:r>
        <w:r>
          <w:rPr>
            <w:noProof/>
            <w:webHidden/>
          </w:rPr>
        </w:r>
        <w:r>
          <w:rPr>
            <w:noProof/>
            <w:webHidden/>
          </w:rPr>
          <w:fldChar w:fldCharType="separate"/>
        </w:r>
        <w:r w:rsidR="00DA7F1F">
          <w:rPr>
            <w:noProof/>
            <w:webHidden/>
          </w:rPr>
          <w:t>54</w:t>
        </w:r>
        <w:r>
          <w:rPr>
            <w:noProof/>
            <w:webHidden/>
          </w:rPr>
          <w:fldChar w:fldCharType="end"/>
        </w:r>
      </w:hyperlink>
    </w:p>
    <w:p w14:paraId="0235D18B" w14:textId="7622C5B0"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6" w:history="1">
        <w:r w:rsidRPr="005C0688">
          <w:rPr>
            <w:rStyle w:val="Hyperlink"/>
            <w:noProof/>
          </w:rPr>
          <w:t>Table 4.2.1.4.25.2-1 Attributes Properties for JobReport</w:t>
        </w:r>
        <w:r>
          <w:rPr>
            <w:noProof/>
            <w:webHidden/>
          </w:rPr>
          <w:tab/>
        </w:r>
        <w:r>
          <w:rPr>
            <w:noProof/>
            <w:webHidden/>
          </w:rPr>
          <w:fldChar w:fldCharType="begin"/>
        </w:r>
        <w:r>
          <w:rPr>
            <w:noProof/>
            <w:webHidden/>
          </w:rPr>
          <w:instrText xml:space="preserve"> PAGEREF _Toc202768226 \h </w:instrText>
        </w:r>
        <w:r>
          <w:rPr>
            <w:noProof/>
            <w:webHidden/>
          </w:rPr>
        </w:r>
        <w:r>
          <w:rPr>
            <w:noProof/>
            <w:webHidden/>
          </w:rPr>
          <w:fldChar w:fldCharType="separate"/>
        </w:r>
        <w:r w:rsidR="00DA7F1F">
          <w:rPr>
            <w:noProof/>
            <w:webHidden/>
          </w:rPr>
          <w:t>56</w:t>
        </w:r>
        <w:r>
          <w:rPr>
            <w:noProof/>
            <w:webHidden/>
          </w:rPr>
          <w:fldChar w:fldCharType="end"/>
        </w:r>
      </w:hyperlink>
    </w:p>
    <w:p w14:paraId="65B46C21" w14:textId="39B9941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7" w:history="1">
        <w:r w:rsidRPr="005C0688">
          <w:rPr>
            <w:rStyle w:val="Hyperlink"/>
            <w:noProof/>
          </w:rPr>
          <w:t>Table 4.2.1.4.26.2-1 Attributes Properties for ResourceReport</w:t>
        </w:r>
        <w:r>
          <w:rPr>
            <w:noProof/>
            <w:webHidden/>
          </w:rPr>
          <w:tab/>
        </w:r>
        <w:r>
          <w:rPr>
            <w:noProof/>
            <w:webHidden/>
          </w:rPr>
          <w:fldChar w:fldCharType="begin"/>
        </w:r>
        <w:r>
          <w:rPr>
            <w:noProof/>
            <w:webHidden/>
          </w:rPr>
          <w:instrText xml:space="preserve"> PAGEREF _Toc202768227 \h </w:instrText>
        </w:r>
        <w:r>
          <w:rPr>
            <w:noProof/>
            <w:webHidden/>
          </w:rPr>
        </w:r>
        <w:r>
          <w:rPr>
            <w:noProof/>
            <w:webHidden/>
          </w:rPr>
          <w:fldChar w:fldCharType="separate"/>
        </w:r>
        <w:r w:rsidR="00DA7F1F">
          <w:rPr>
            <w:noProof/>
            <w:webHidden/>
          </w:rPr>
          <w:t>56</w:t>
        </w:r>
        <w:r>
          <w:rPr>
            <w:noProof/>
            <w:webHidden/>
          </w:rPr>
          <w:fldChar w:fldCharType="end"/>
        </w:r>
      </w:hyperlink>
    </w:p>
    <w:p w14:paraId="55A51564" w14:textId="2D71F9D7"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8" w:history="1">
        <w:r w:rsidRPr="005C0688">
          <w:rPr>
            <w:rStyle w:val="Hyperlink"/>
            <w:noProof/>
          </w:rPr>
          <w:t>Table 4.2.1.4.27.2-1 Attributes Properties for MeasurementValue</w:t>
        </w:r>
        <w:r>
          <w:rPr>
            <w:noProof/>
            <w:webHidden/>
          </w:rPr>
          <w:tab/>
        </w:r>
        <w:r>
          <w:rPr>
            <w:noProof/>
            <w:webHidden/>
          </w:rPr>
          <w:fldChar w:fldCharType="begin"/>
        </w:r>
        <w:r>
          <w:rPr>
            <w:noProof/>
            <w:webHidden/>
          </w:rPr>
          <w:instrText xml:space="preserve"> PAGEREF _Toc202768228 \h </w:instrText>
        </w:r>
        <w:r>
          <w:rPr>
            <w:noProof/>
            <w:webHidden/>
          </w:rPr>
        </w:r>
        <w:r>
          <w:rPr>
            <w:noProof/>
            <w:webHidden/>
          </w:rPr>
          <w:fldChar w:fldCharType="separate"/>
        </w:r>
        <w:r w:rsidR="00DA7F1F">
          <w:rPr>
            <w:noProof/>
            <w:webHidden/>
          </w:rPr>
          <w:t>57</w:t>
        </w:r>
        <w:r>
          <w:rPr>
            <w:noProof/>
            <w:webHidden/>
          </w:rPr>
          <w:fldChar w:fldCharType="end"/>
        </w:r>
      </w:hyperlink>
    </w:p>
    <w:p w14:paraId="39328149" w14:textId="42AD430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29" w:history="1">
        <w:r w:rsidRPr="005C0688">
          <w:rPr>
            <w:rStyle w:val="Hyperlink"/>
            <w:noProof/>
          </w:rPr>
          <w:t>Table 4.2.1.4.28.2-1 Attributes Properties for NotifyFileReady</w:t>
        </w:r>
        <w:r>
          <w:rPr>
            <w:noProof/>
            <w:webHidden/>
          </w:rPr>
          <w:tab/>
        </w:r>
        <w:r>
          <w:rPr>
            <w:noProof/>
            <w:webHidden/>
          </w:rPr>
          <w:fldChar w:fldCharType="begin"/>
        </w:r>
        <w:r>
          <w:rPr>
            <w:noProof/>
            <w:webHidden/>
          </w:rPr>
          <w:instrText xml:space="preserve"> PAGEREF _Toc202768229 \h </w:instrText>
        </w:r>
        <w:r>
          <w:rPr>
            <w:noProof/>
            <w:webHidden/>
          </w:rPr>
        </w:r>
        <w:r>
          <w:rPr>
            <w:noProof/>
            <w:webHidden/>
          </w:rPr>
          <w:fldChar w:fldCharType="separate"/>
        </w:r>
        <w:r w:rsidR="00DA7F1F">
          <w:rPr>
            <w:noProof/>
            <w:webHidden/>
          </w:rPr>
          <w:t>58</w:t>
        </w:r>
        <w:r>
          <w:rPr>
            <w:noProof/>
            <w:webHidden/>
          </w:rPr>
          <w:fldChar w:fldCharType="end"/>
        </w:r>
      </w:hyperlink>
    </w:p>
    <w:p w14:paraId="61968CD5" w14:textId="2A54CD0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0" w:history="1">
        <w:r w:rsidRPr="005C0688">
          <w:rPr>
            <w:rStyle w:val="Hyperlink"/>
            <w:noProof/>
          </w:rPr>
          <w:t>Table 4.2.1.4.29.2-1 Attributes Properties for FileInfo</w:t>
        </w:r>
        <w:r>
          <w:rPr>
            <w:noProof/>
            <w:webHidden/>
          </w:rPr>
          <w:tab/>
        </w:r>
        <w:r>
          <w:rPr>
            <w:noProof/>
            <w:webHidden/>
          </w:rPr>
          <w:fldChar w:fldCharType="begin"/>
        </w:r>
        <w:r>
          <w:rPr>
            <w:noProof/>
            <w:webHidden/>
          </w:rPr>
          <w:instrText xml:space="preserve"> PAGEREF _Toc202768230 \h </w:instrText>
        </w:r>
        <w:r>
          <w:rPr>
            <w:noProof/>
            <w:webHidden/>
          </w:rPr>
        </w:r>
        <w:r>
          <w:rPr>
            <w:noProof/>
            <w:webHidden/>
          </w:rPr>
          <w:fldChar w:fldCharType="separate"/>
        </w:r>
        <w:r w:rsidR="00DA7F1F">
          <w:rPr>
            <w:noProof/>
            <w:webHidden/>
          </w:rPr>
          <w:t>59</w:t>
        </w:r>
        <w:r>
          <w:rPr>
            <w:noProof/>
            <w:webHidden/>
          </w:rPr>
          <w:fldChar w:fldCharType="end"/>
        </w:r>
      </w:hyperlink>
    </w:p>
    <w:p w14:paraId="67A5B3DF" w14:textId="721F18C7"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1" w:history="1">
        <w:r w:rsidRPr="005C0688">
          <w:rPr>
            <w:rStyle w:val="Hyperlink"/>
            <w:noProof/>
          </w:rPr>
          <w:t>Table 4.2.1.4.30.2-1 Attributes Properties for Location</w:t>
        </w:r>
        <w:r>
          <w:rPr>
            <w:noProof/>
            <w:webHidden/>
          </w:rPr>
          <w:tab/>
        </w:r>
        <w:r>
          <w:rPr>
            <w:noProof/>
            <w:webHidden/>
          </w:rPr>
          <w:fldChar w:fldCharType="begin"/>
        </w:r>
        <w:r>
          <w:rPr>
            <w:noProof/>
            <w:webHidden/>
          </w:rPr>
          <w:instrText xml:space="preserve"> PAGEREF _Toc202768231 \h </w:instrText>
        </w:r>
        <w:r>
          <w:rPr>
            <w:noProof/>
            <w:webHidden/>
          </w:rPr>
        </w:r>
        <w:r>
          <w:rPr>
            <w:noProof/>
            <w:webHidden/>
          </w:rPr>
          <w:fldChar w:fldCharType="separate"/>
        </w:r>
        <w:r w:rsidR="00DA7F1F">
          <w:rPr>
            <w:noProof/>
            <w:webHidden/>
          </w:rPr>
          <w:t>61</w:t>
        </w:r>
        <w:r>
          <w:rPr>
            <w:noProof/>
            <w:webHidden/>
          </w:rPr>
          <w:fldChar w:fldCharType="end"/>
        </w:r>
      </w:hyperlink>
    </w:p>
    <w:p w14:paraId="5AF272D0" w14:textId="4810C91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2" w:history="1">
        <w:r w:rsidRPr="005C0688">
          <w:rPr>
            <w:rStyle w:val="Hyperlink"/>
            <w:noProof/>
          </w:rPr>
          <w:t>Table 4.2.1.4.31.2-1 Attributes Properties for OCloudSite</w:t>
        </w:r>
        <w:r>
          <w:rPr>
            <w:noProof/>
            <w:webHidden/>
          </w:rPr>
          <w:tab/>
        </w:r>
        <w:r>
          <w:rPr>
            <w:noProof/>
            <w:webHidden/>
          </w:rPr>
          <w:fldChar w:fldCharType="begin"/>
        </w:r>
        <w:r>
          <w:rPr>
            <w:noProof/>
            <w:webHidden/>
          </w:rPr>
          <w:instrText xml:space="preserve"> PAGEREF _Toc202768232 \h </w:instrText>
        </w:r>
        <w:r>
          <w:rPr>
            <w:noProof/>
            <w:webHidden/>
          </w:rPr>
        </w:r>
        <w:r>
          <w:rPr>
            <w:noProof/>
            <w:webHidden/>
          </w:rPr>
          <w:fldChar w:fldCharType="separate"/>
        </w:r>
        <w:r w:rsidR="00DA7F1F">
          <w:rPr>
            <w:noProof/>
            <w:webHidden/>
          </w:rPr>
          <w:t>62</w:t>
        </w:r>
        <w:r>
          <w:rPr>
            <w:noProof/>
            <w:webHidden/>
          </w:rPr>
          <w:fldChar w:fldCharType="end"/>
        </w:r>
      </w:hyperlink>
    </w:p>
    <w:p w14:paraId="222B789F" w14:textId="50B1A519"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3" w:history="1">
        <w:r w:rsidRPr="005C0688">
          <w:rPr>
            <w:rStyle w:val="Hyperlink"/>
            <w:noProof/>
          </w:rPr>
          <w:t>Table 4.2.1.4.32.2-1 Attributes Properties for LogQuery</w:t>
        </w:r>
        <w:r>
          <w:rPr>
            <w:noProof/>
            <w:webHidden/>
          </w:rPr>
          <w:tab/>
        </w:r>
        <w:r>
          <w:rPr>
            <w:noProof/>
            <w:webHidden/>
          </w:rPr>
          <w:fldChar w:fldCharType="begin"/>
        </w:r>
        <w:r>
          <w:rPr>
            <w:noProof/>
            <w:webHidden/>
          </w:rPr>
          <w:instrText xml:space="preserve"> PAGEREF _Toc202768233 \h </w:instrText>
        </w:r>
        <w:r>
          <w:rPr>
            <w:noProof/>
            <w:webHidden/>
          </w:rPr>
        </w:r>
        <w:r>
          <w:rPr>
            <w:noProof/>
            <w:webHidden/>
          </w:rPr>
          <w:fldChar w:fldCharType="separate"/>
        </w:r>
        <w:r w:rsidR="00DA7F1F">
          <w:rPr>
            <w:noProof/>
            <w:webHidden/>
          </w:rPr>
          <w:t>63</w:t>
        </w:r>
        <w:r>
          <w:rPr>
            <w:noProof/>
            <w:webHidden/>
          </w:rPr>
          <w:fldChar w:fldCharType="end"/>
        </w:r>
      </w:hyperlink>
    </w:p>
    <w:p w14:paraId="78BF242E" w14:textId="0249E8F9"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4" w:history="1">
        <w:r w:rsidRPr="005C0688">
          <w:rPr>
            <w:rStyle w:val="Hyperlink"/>
            <w:noProof/>
          </w:rPr>
          <w:t>Table 4.2.1.4.33.2-1 Attributes Properties for DateRange</w:t>
        </w:r>
        <w:r>
          <w:rPr>
            <w:noProof/>
            <w:webHidden/>
          </w:rPr>
          <w:tab/>
        </w:r>
        <w:r>
          <w:rPr>
            <w:noProof/>
            <w:webHidden/>
          </w:rPr>
          <w:fldChar w:fldCharType="begin"/>
        </w:r>
        <w:r>
          <w:rPr>
            <w:noProof/>
            <w:webHidden/>
          </w:rPr>
          <w:instrText xml:space="preserve"> PAGEREF _Toc202768234 \h </w:instrText>
        </w:r>
        <w:r>
          <w:rPr>
            <w:noProof/>
            <w:webHidden/>
          </w:rPr>
        </w:r>
        <w:r>
          <w:rPr>
            <w:noProof/>
            <w:webHidden/>
          </w:rPr>
          <w:fldChar w:fldCharType="separate"/>
        </w:r>
        <w:r w:rsidR="00DA7F1F">
          <w:rPr>
            <w:noProof/>
            <w:webHidden/>
          </w:rPr>
          <w:t>65</w:t>
        </w:r>
        <w:r>
          <w:rPr>
            <w:noProof/>
            <w:webHidden/>
          </w:rPr>
          <w:fldChar w:fldCharType="end"/>
        </w:r>
      </w:hyperlink>
    </w:p>
    <w:p w14:paraId="57DBF04C" w14:textId="5D817CF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5" w:history="1">
        <w:r w:rsidRPr="005C0688">
          <w:rPr>
            <w:rStyle w:val="Hyperlink"/>
            <w:noProof/>
          </w:rPr>
          <w:t>Table 4.2.1.4.33.3</w:t>
        </w:r>
        <w:r w:rsidRPr="005C0688">
          <w:rPr>
            <w:rStyle w:val="Hyperlink"/>
            <w:noProof/>
          </w:rPr>
          <w:noBreakHyphen/>
          <w:t>2 Attributes Constraints for DateRange</w:t>
        </w:r>
        <w:r>
          <w:rPr>
            <w:noProof/>
            <w:webHidden/>
          </w:rPr>
          <w:tab/>
        </w:r>
        <w:r>
          <w:rPr>
            <w:noProof/>
            <w:webHidden/>
          </w:rPr>
          <w:fldChar w:fldCharType="begin"/>
        </w:r>
        <w:r>
          <w:rPr>
            <w:noProof/>
            <w:webHidden/>
          </w:rPr>
          <w:instrText xml:space="preserve"> PAGEREF _Toc202768235 \h </w:instrText>
        </w:r>
        <w:r>
          <w:rPr>
            <w:noProof/>
            <w:webHidden/>
          </w:rPr>
        </w:r>
        <w:r>
          <w:rPr>
            <w:noProof/>
            <w:webHidden/>
          </w:rPr>
          <w:fldChar w:fldCharType="separate"/>
        </w:r>
        <w:r w:rsidR="00DA7F1F">
          <w:rPr>
            <w:noProof/>
            <w:webHidden/>
          </w:rPr>
          <w:t>65</w:t>
        </w:r>
        <w:r>
          <w:rPr>
            <w:noProof/>
            <w:webHidden/>
          </w:rPr>
          <w:fldChar w:fldCharType="end"/>
        </w:r>
      </w:hyperlink>
    </w:p>
    <w:p w14:paraId="2B9E698E" w14:textId="74C6DEA9"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6" w:history="1">
        <w:r w:rsidRPr="005C0688">
          <w:rPr>
            <w:rStyle w:val="Hyperlink"/>
            <w:noProof/>
          </w:rPr>
          <w:t>Table 4.2.2.2.1-1 Imported Entities</w:t>
        </w:r>
        <w:r>
          <w:rPr>
            <w:noProof/>
            <w:webHidden/>
          </w:rPr>
          <w:tab/>
        </w:r>
        <w:r>
          <w:rPr>
            <w:noProof/>
            <w:webHidden/>
          </w:rPr>
          <w:fldChar w:fldCharType="begin"/>
        </w:r>
        <w:r>
          <w:rPr>
            <w:noProof/>
            <w:webHidden/>
          </w:rPr>
          <w:instrText xml:space="preserve"> PAGEREF _Toc202768236 \h </w:instrText>
        </w:r>
        <w:r>
          <w:rPr>
            <w:noProof/>
            <w:webHidden/>
          </w:rPr>
        </w:r>
        <w:r>
          <w:rPr>
            <w:noProof/>
            <w:webHidden/>
          </w:rPr>
          <w:fldChar w:fldCharType="separate"/>
        </w:r>
        <w:r w:rsidR="00DA7F1F">
          <w:rPr>
            <w:noProof/>
            <w:webHidden/>
          </w:rPr>
          <w:t>66</w:t>
        </w:r>
        <w:r>
          <w:rPr>
            <w:noProof/>
            <w:webHidden/>
          </w:rPr>
          <w:fldChar w:fldCharType="end"/>
        </w:r>
      </w:hyperlink>
    </w:p>
    <w:p w14:paraId="77442D2C" w14:textId="49361951"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7" w:history="1">
        <w:r w:rsidRPr="005C0688">
          <w:rPr>
            <w:rStyle w:val="Hyperlink"/>
            <w:noProof/>
          </w:rPr>
          <w:t>Table 4.2.2.2.2-1 Associated Entities</w:t>
        </w:r>
        <w:r>
          <w:rPr>
            <w:noProof/>
            <w:webHidden/>
          </w:rPr>
          <w:tab/>
        </w:r>
        <w:r>
          <w:rPr>
            <w:noProof/>
            <w:webHidden/>
          </w:rPr>
          <w:fldChar w:fldCharType="begin"/>
        </w:r>
        <w:r>
          <w:rPr>
            <w:noProof/>
            <w:webHidden/>
          </w:rPr>
          <w:instrText xml:space="preserve"> PAGEREF _Toc202768237 \h </w:instrText>
        </w:r>
        <w:r>
          <w:rPr>
            <w:noProof/>
            <w:webHidden/>
          </w:rPr>
        </w:r>
        <w:r>
          <w:rPr>
            <w:noProof/>
            <w:webHidden/>
          </w:rPr>
          <w:fldChar w:fldCharType="separate"/>
        </w:r>
        <w:r w:rsidR="00DA7F1F">
          <w:rPr>
            <w:noProof/>
            <w:webHidden/>
          </w:rPr>
          <w:t>66</w:t>
        </w:r>
        <w:r>
          <w:rPr>
            <w:noProof/>
            <w:webHidden/>
          </w:rPr>
          <w:fldChar w:fldCharType="end"/>
        </w:r>
      </w:hyperlink>
    </w:p>
    <w:p w14:paraId="0D85E0DB" w14:textId="3B09737D"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8" w:history="1">
        <w:r w:rsidRPr="005C0688">
          <w:rPr>
            <w:rStyle w:val="Hyperlink"/>
            <w:noProof/>
          </w:rPr>
          <w:t>Table 4.2.3.2.1-1 Imported Entities</w:t>
        </w:r>
        <w:r>
          <w:rPr>
            <w:noProof/>
            <w:webHidden/>
          </w:rPr>
          <w:tab/>
        </w:r>
        <w:r>
          <w:rPr>
            <w:noProof/>
            <w:webHidden/>
          </w:rPr>
          <w:fldChar w:fldCharType="begin"/>
        </w:r>
        <w:r>
          <w:rPr>
            <w:noProof/>
            <w:webHidden/>
          </w:rPr>
          <w:instrText xml:space="preserve"> PAGEREF _Toc202768238 \h </w:instrText>
        </w:r>
        <w:r>
          <w:rPr>
            <w:noProof/>
            <w:webHidden/>
          </w:rPr>
        </w:r>
        <w:r>
          <w:rPr>
            <w:noProof/>
            <w:webHidden/>
          </w:rPr>
          <w:fldChar w:fldCharType="separate"/>
        </w:r>
        <w:r w:rsidR="00DA7F1F">
          <w:rPr>
            <w:noProof/>
            <w:webHidden/>
          </w:rPr>
          <w:t>70</w:t>
        </w:r>
        <w:r>
          <w:rPr>
            <w:noProof/>
            <w:webHidden/>
          </w:rPr>
          <w:fldChar w:fldCharType="end"/>
        </w:r>
      </w:hyperlink>
    </w:p>
    <w:p w14:paraId="640FEC60" w14:textId="46677BC7"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39" w:history="1">
        <w:r w:rsidRPr="005C0688">
          <w:rPr>
            <w:rStyle w:val="Hyperlink"/>
            <w:noProof/>
          </w:rPr>
          <w:t>Table 4.2.3.2.2-1 Associated Entities</w:t>
        </w:r>
        <w:r>
          <w:rPr>
            <w:noProof/>
            <w:webHidden/>
          </w:rPr>
          <w:tab/>
        </w:r>
        <w:r>
          <w:rPr>
            <w:noProof/>
            <w:webHidden/>
          </w:rPr>
          <w:fldChar w:fldCharType="begin"/>
        </w:r>
        <w:r>
          <w:rPr>
            <w:noProof/>
            <w:webHidden/>
          </w:rPr>
          <w:instrText xml:space="preserve"> PAGEREF _Toc202768239 \h </w:instrText>
        </w:r>
        <w:r>
          <w:rPr>
            <w:noProof/>
            <w:webHidden/>
          </w:rPr>
        </w:r>
        <w:r>
          <w:rPr>
            <w:noProof/>
            <w:webHidden/>
          </w:rPr>
          <w:fldChar w:fldCharType="separate"/>
        </w:r>
        <w:r w:rsidR="00DA7F1F">
          <w:rPr>
            <w:noProof/>
            <w:webHidden/>
          </w:rPr>
          <w:t>70</w:t>
        </w:r>
        <w:r>
          <w:rPr>
            <w:noProof/>
            <w:webHidden/>
          </w:rPr>
          <w:fldChar w:fldCharType="end"/>
        </w:r>
      </w:hyperlink>
    </w:p>
    <w:p w14:paraId="51EC0F44" w14:textId="3F574DF9"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0" w:history="1">
        <w:r w:rsidRPr="005C0688">
          <w:rPr>
            <w:rStyle w:val="Hyperlink"/>
            <w:noProof/>
          </w:rPr>
          <w:t>Table 4.2.3.4.1.2-1 Attributes Properties for NodeClusterType</w:t>
        </w:r>
        <w:r>
          <w:rPr>
            <w:noProof/>
            <w:webHidden/>
          </w:rPr>
          <w:tab/>
        </w:r>
        <w:r>
          <w:rPr>
            <w:noProof/>
            <w:webHidden/>
          </w:rPr>
          <w:fldChar w:fldCharType="begin"/>
        </w:r>
        <w:r>
          <w:rPr>
            <w:noProof/>
            <w:webHidden/>
          </w:rPr>
          <w:instrText xml:space="preserve"> PAGEREF _Toc202768240 \h </w:instrText>
        </w:r>
        <w:r>
          <w:rPr>
            <w:noProof/>
            <w:webHidden/>
          </w:rPr>
        </w:r>
        <w:r>
          <w:rPr>
            <w:noProof/>
            <w:webHidden/>
          </w:rPr>
          <w:fldChar w:fldCharType="separate"/>
        </w:r>
        <w:r w:rsidR="00DA7F1F">
          <w:rPr>
            <w:noProof/>
            <w:webHidden/>
          </w:rPr>
          <w:t>72</w:t>
        </w:r>
        <w:r>
          <w:rPr>
            <w:noProof/>
            <w:webHidden/>
          </w:rPr>
          <w:fldChar w:fldCharType="end"/>
        </w:r>
      </w:hyperlink>
    </w:p>
    <w:p w14:paraId="68128F39" w14:textId="1330D26B"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1" w:history="1">
        <w:r w:rsidRPr="005C0688">
          <w:rPr>
            <w:rStyle w:val="Hyperlink"/>
            <w:noProof/>
          </w:rPr>
          <w:t>Table 4.2.3.4.2.2-1 Attributes Properties for NodeCluster</w:t>
        </w:r>
        <w:r>
          <w:rPr>
            <w:noProof/>
            <w:webHidden/>
          </w:rPr>
          <w:tab/>
        </w:r>
        <w:r>
          <w:rPr>
            <w:noProof/>
            <w:webHidden/>
          </w:rPr>
          <w:fldChar w:fldCharType="begin"/>
        </w:r>
        <w:r>
          <w:rPr>
            <w:noProof/>
            <w:webHidden/>
          </w:rPr>
          <w:instrText xml:space="preserve"> PAGEREF _Toc202768241 \h </w:instrText>
        </w:r>
        <w:r>
          <w:rPr>
            <w:noProof/>
            <w:webHidden/>
          </w:rPr>
        </w:r>
        <w:r>
          <w:rPr>
            <w:noProof/>
            <w:webHidden/>
          </w:rPr>
          <w:fldChar w:fldCharType="separate"/>
        </w:r>
        <w:r w:rsidR="00DA7F1F">
          <w:rPr>
            <w:noProof/>
            <w:webHidden/>
          </w:rPr>
          <w:t>73</w:t>
        </w:r>
        <w:r>
          <w:rPr>
            <w:noProof/>
            <w:webHidden/>
          </w:rPr>
          <w:fldChar w:fldCharType="end"/>
        </w:r>
      </w:hyperlink>
    </w:p>
    <w:p w14:paraId="2B0D70A6" w14:textId="05B6F4A4"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2" w:history="1">
        <w:r w:rsidRPr="005C0688">
          <w:rPr>
            <w:rStyle w:val="Hyperlink"/>
            <w:noProof/>
          </w:rPr>
          <w:t>Table 4.2.3.4.3.2-1 Attributes Properties for ClusterResourceType</w:t>
        </w:r>
        <w:r>
          <w:rPr>
            <w:noProof/>
            <w:webHidden/>
          </w:rPr>
          <w:tab/>
        </w:r>
        <w:r>
          <w:rPr>
            <w:noProof/>
            <w:webHidden/>
          </w:rPr>
          <w:fldChar w:fldCharType="begin"/>
        </w:r>
        <w:r>
          <w:rPr>
            <w:noProof/>
            <w:webHidden/>
          </w:rPr>
          <w:instrText xml:space="preserve"> PAGEREF _Toc202768242 \h </w:instrText>
        </w:r>
        <w:r>
          <w:rPr>
            <w:noProof/>
            <w:webHidden/>
          </w:rPr>
        </w:r>
        <w:r>
          <w:rPr>
            <w:noProof/>
            <w:webHidden/>
          </w:rPr>
          <w:fldChar w:fldCharType="separate"/>
        </w:r>
        <w:r w:rsidR="00DA7F1F">
          <w:rPr>
            <w:noProof/>
            <w:webHidden/>
          </w:rPr>
          <w:t>75</w:t>
        </w:r>
        <w:r>
          <w:rPr>
            <w:noProof/>
            <w:webHidden/>
          </w:rPr>
          <w:fldChar w:fldCharType="end"/>
        </w:r>
      </w:hyperlink>
    </w:p>
    <w:p w14:paraId="3DA75C35" w14:textId="1C7FB7A8"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3" w:history="1">
        <w:r w:rsidRPr="005C0688">
          <w:rPr>
            <w:rStyle w:val="Hyperlink"/>
            <w:noProof/>
          </w:rPr>
          <w:t>Table 4.2.3.4.4.2-1 Attributes Properties for ClusterResource</w:t>
        </w:r>
        <w:r>
          <w:rPr>
            <w:noProof/>
            <w:webHidden/>
          </w:rPr>
          <w:tab/>
        </w:r>
        <w:r>
          <w:rPr>
            <w:noProof/>
            <w:webHidden/>
          </w:rPr>
          <w:fldChar w:fldCharType="begin"/>
        </w:r>
        <w:r>
          <w:rPr>
            <w:noProof/>
            <w:webHidden/>
          </w:rPr>
          <w:instrText xml:space="preserve"> PAGEREF _Toc202768243 \h </w:instrText>
        </w:r>
        <w:r>
          <w:rPr>
            <w:noProof/>
            <w:webHidden/>
          </w:rPr>
        </w:r>
        <w:r>
          <w:rPr>
            <w:noProof/>
            <w:webHidden/>
          </w:rPr>
          <w:fldChar w:fldCharType="separate"/>
        </w:r>
        <w:r w:rsidR="00DA7F1F">
          <w:rPr>
            <w:noProof/>
            <w:webHidden/>
          </w:rPr>
          <w:t>76</w:t>
        </w:r>
        <w:r>
          <w:rPr>
            <w:noProof/>
            <w:webHidden/>
          </w:rPr>
          <w:fldChar w:fldCharType="end"/>
        </w:r>
      </w:hyperlink>
    </w:p>
    <w:p w14:paraId="5889372B" w14:textId="4A399F4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4" w:history="1">
        <w:r w:rsidRPr="005C0688">
          <w:rPr>
            <w:rStyle w:val="Hyperlink"/>
            <w:noProof/>
          </w:rPr>
          <w:t>Table 4.2.3.4.5.2-1 Attributes Properties for ClusterResourceGroup</w:t>
        </w:r>
        <w:r>
          <w:rPr>
            <w:noProof/>
            <w:webHidden/>
          </w:rPr>
          <w:tab/>
        </w:r>
        <w:r>
          <w:rPr>
            <w:noProof/>
            <w:webHidden/>
          </w:rPr>
          <w:fldChar w:fldCharType="begin"/>
        </w:r>
        <w:r>
          <w:rPr>
            <w:noProof/>
            <w:webHidden/>
          </w:rPr>
          <w:instrText xml:space="preserve"> PAGEREF _Toc202768244 \h </w:instrText>
        </w:r>
        <w:r>
          <w:rPr>
            <w:noProof/>
            <w:webHidden/>
          </w:rPr>
        </w:r>
        <w:r>
          <w:rPr>
            <w:noProof/>
            <w:webHidden/>
          </w:rPr>
          <w:fldChar w:fldCharType="separate"/>
        </w:r>
        <w:r w:rsidR="00DA7F1F">
          <w:rPr>
            <w:noProof/>
            <w:webHidden/>
          </w:rPr>
          <w:t>77</w:t>
        </w:r>
        <w:r>
          <w:rPr>
            <w:noProof/>
            <w:webHidden/>
          </w:rPr>
          <w:fldChar w:fldCharType="end"/>
        </w:r>
      </w:hyperlink>
    </w:p>
    <w:p w14:paraId="23164543" w14:textId="499B6FD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5" w:history="1">
        <w:r w:rsidRPr="005C0688">
          <w:rPr>
            <w:rStyle w:val="Hyperlink"/>
            <w:noProof/>
          </w:rPr>
          <w:t>Table 4.2.4.2.1-1 Imported Entities</w:t>
        </w:r>
        <w:r>
          <w:rPr>
            <w:noProof/>
            <w:webHidden/>
          </w:rPr>
          <w:tab/>
        </w:r>
        <w:r>
          <w:rPr>
            <w:noProof/>
            <w:webHidden/>
          </w:rPr>
          <w:fldChar w:fldCharType="begin"/>
        </w:r>
        <w:r>
          <w:rPr>
            <w:noProof/>
            <w:webHidden/>
          </w:rPr>
          <w:instrText xml:space="preserve"> PAGEREF _Toc202768245 \h </w:instrText>
        </w:r>
        <w:r>
          <w:rPr>
            <w:noProof/>
            <w:webHidden/>
          </w:rPr>
        </w:r>
        <w:r>
          <w:rPr>
            <w:noProof/>
            <w:webHidden/>
          </w:rPr>
          <w:fldChar w:fldCharType="separate"/>
        </w:r>
        <w:r w:rsidR="00DA7F1F">
          <w:rPr>
            <w:noProof/>
            <w:webHidden/>
          </w:rPr>
          <w:t>78</w:t>
        </w:r>
        <w:r>
          <w:rPr>
            <w:noProof/>
            <w:webHidden/>
          </w:rPr>
          <w:fldChar w:fldCharType="end"/>
        </w:r>
      </w:hyperlink>
    </w:p>
    <w:p w14:paraId="286BF09C" w14:textId="306E58C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6" w:history="1">
        <w:r w:rsidRPr="005C0688">
          <w:rPr>
            <w:rStyle w:val="Hyperlink"/>
            <w:noProof/>
          </w:rPr>
          <w:t>Table 4.2.4.2.2-1 Associated Entities</w:t>
        </w:r>
        <w:r>
          <w:rPr>
            <w:noProof/>
            <w:webHidden/>
          </w:rPr>
          <w:tab/>
        </w:r>
        <w:r>
          <w:rPr>
            <w:noProof/>
            <w:webHidden/>
          </w:rPr>
          <w:fldChar w:fldCharType="begin"/>
        </w:r>
        <w:r>
          <w:rPr>
            <w:noProof/>
            <w:webHidden/>
          </w:rPr>
          <w:instrText xml:space="preserve"> PAGEREF _Toc202768246 \h </w:instrText>
        </w:r>
        <w:r>
          <w:rPr>
            <w:noProof/>
            <w:webHidden/>
          </w:rPr>
        </w:r>
        <w:r>
          <w:rPr>
            <w:noProof/>
            <w:webHidden/>
          </w:rPr>
          <w:fldChar w:fldCharType="separate"/>
        </w:r>
        <w:r w:rsidR="00DA7F1F">
          <w:rPr>
            <w:noProof/>
            <w:webHidden/>
          </w:rPr>
          <w:t>79</w:t>
        </w:r>
        <w:r>
          <w:rPr>
            <w:noProof/>
            <w:webHidden/>
          </w:rPr>
          <w:fldChar w:fldCharType="end"/>
        </w:r>
      </w:hyperlink>
    </w:p>
    <w:p w14:paraId="4FFA5F45" w14:textId="05763D1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7" w:history="1">
        <w:r w:rsidRPr="005C0688">
          <w:rPr>
            <w:rStyle w:val="Hyperlink"/>
            <w:noProof/>
          </w:rPr>
          <w:t>Table 4.2.4.4.1.2-1 Attributes Properties for ProvisioningRequest</w:t>
        </w:r>
        <w:r>
          <w:rPr>
            <w:noProof/>
            <w:webHidden/>
          </w:rPr>
          <w:tab/>
        </w:r>
        <w:r>
          <w:rPr>
            <w:noProof/>
            <w:webHidden/>
          </w:rPr>
          <w:fldChar w:fldCharType="begin"/>
        </w:r>
        <w:r>
          <w:rPr>
            <w:noProof/>
            <w:webHidden/>
          </w:rPr>
          <w:instrText xml:space="preserve"> PAGEREF _Toc202768247 \h </w:instrText>
        </w:r>
        <w:r>
          <w:rPr>
            <w:noProof/>
            <w:webHidden/>
          </w:rPr>
        </w:r>
        <w:r>
          <w:rPr>
            <w:noProof/>
            <w:webHidden/>
          </w:rPr>
          <w:fldChar w:fldCharType="separate"/>
        </w:r>
        <w:r w:rsidR="00DA7F1F">
          <w:rPr>
            <w:noProof/>
            <w:webHidden/>
          </w:rPr>
          <w:t>80</w:t>
        </w:r>
        <w:r>
          <w:rPr>
            <w:noProof/>
            <w:webHidden/>
          </w:rPr>
          <w:fldChar w:fldCharType="end"/>
        </w:r>
      </w:hyperlink>
    </w:p>
    <w:p w14:paraId="5325C8A9" w14:textId="54C46EC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8" w:history="1">
        <w:r w:rsidRPr="005C0688">
          <w:rPr>
            <w:rStyle w:val="Hyperlink"/>
            <w:noProof/>
          </w:rPr>
          <w:t>Table 4.2.4.4.1.3</w:t>
        </w:r>
        <w:r w:rsidRPr="005C0688">
          <w:rPr>
            <w:rStyle w:val="Hyperlink"/>
            <w:noProof/>
          </w:rPr>
          <w:noBreakHyphen/>
          <w:t>3 Attributes Constraints for ProvisioningRequest</w:t>
        </w:r>
        <w:r>
          <w:rPr>
            <w:noProof/>
            <w:webHidden/>
          </w:rPr>
          <w:tab/>
        </w:r>
        <w:r>
          <w:rPr>
            <w:noProof/>
            <w:webHidden/>
          </w:rPr>
          <w:fldChar w:fldCharType="begin"/>
        </w:r>
        <w:r>
          <w:rPr>
            <w:noProof/>
            <w:webHidden/>
          </w:rPr>
          <w:instrText xml:space="preserve"> PAGEREF _Toc202768248 \h </w:instrText>
        </w:r>
        <w:r>
          <w:rPr>
            <w:noProof/>
            <w:webHidden/>
          </w:rPr>
        </w:r>
        <w:r>
          <w:rPr>
            <w:noProof/>
            <w:webHidden/>
          </w:rPr>
          <w:fldChar w:fldCharType="separate"/>
        </w:r>
        <w:r w:rsidR="00DA7F1F">
          <w:rPr>
            <w:noProof/>
            <w:webHidden/>
          </w:rPr>
          <w:t>81</w:t>
        </w:r>
        <w:r>
          <w:rPr>
            <w:noProof/>
            <w:webHidden/>
          </w:rPr>
          <w:fldChar w:fldCharType="end"/>
        </w:r>
      </w:hyperlink>
    </w:p>
    <w:p w14:paraId="6B8FD921" w14:textId="09A6D0E5"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49" w:history="1">
        <w:r w:rsidRPr="005C0688">
          <w:rPr>
            <w:rStyle w:val="Hyperlink"/>
            <w:noProof/>
          </w:rPr>
          <w:t>Table 4.2.4.4.2.2-1 Attributes Properties for ProvisioningStatus</w:t>
        </w:r>
        <w:r>
          <w:rPr>
            <w:noProof/>
            <w:webHidden/>
          </w:rPr>
          <w:tab/>
        </w:r>
        <w:r>
          <w:rPr>
            <w:noProof/>
            <w:webHidden/>
          </w:rPr>
          <w:fldChar w:fldCharType="begin"/>
        </w:r>
        <w:r>
          <w:rPr>
            <w:noProof/>
            <w:webHidden/>
          </w:rPr>
          <w:instrText xml:space="preserve"> PAGEREF _Toc202768249 \h </w:instrText>
        </w:r>
        <w:r>
          <w:rPr>
            <w:noProof/>
            <w:webHidden/>
          </w:rPr>
        </w:r>
        <w:r>
          <w:rPr>
            <w:noProof/>
            <w:webHidden/>
          </w:rPr>
          <w:fldChar w:fldCharType="separate"/>
        </w:r>
        <w:r w:rsidR="00DA7F1F">
          <w:rPr>
            <w:noProof/>
            <w:webHidden/>
          </w:rPr>
          <w:t>82</w:t>
        </w:r>
        <w:r>
          <w:rPr>
            <w:noProof/>
            <w:webHidden/>
          </w:rPr>
          <w:fldChar w:fldCharType="end"/>
        </w:r>
      </w:hyperlink>
    </w:p>
    <w:p w14:paraId="0889A9BF" w14:textId="618FF377"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0" w:history="1">
        <w:r w:rsidRPr="005C0688">
          <w:rPr>
            <w:rStyle w:val="Hyperlink"/>
            <w:noProof/>
          </w:rPr>
          <w:t>Table 4.2.4.4.2.2-1 Attributes Properties for ProvisionedResourceSet</w:t>
        </w:r>
        <w:r>
          <w:rPr>
            <w:noProof/>
            <w:webHidden/>
          </w:rPr>
          <w:tab/>
        </w:r>
        <w:r>
          <w:rPr>
            <w:noProof/>
            <w:webHidden/>
          </w:rPr>
          <w:fldChar w:fldCharType="begin"/>
        </w:r>
        <w:r>
          <w:rPr>
            <w:noProof/>
            <w:webHidden/>
          </w:rPr>
          <w:instrText xml:space="preserve"> PAGEREF _Toc202768250 \h </w:instrText>
        </w:r>
        <w:r>
          <w:rPr>
            <w:noProof/>
            <w:webHidden/>
          </w:rPr>
        </w:r>
        <w:r>
          <w:rPr>
            <w:noProof/>
            <w:webHidden/>
          </w:rPr>
          <w:fldChar w:fldCharType="separate"/>
        </w:r>
        <w:r w:rsidR="00DA7F1F">
          <w:rPr>
            <w:noProof/>
            <w:webHidden/>
          </w:rPr>
          <w:t>84</w:t>
        </w:r>
        <w:r>
          <w:rPr>
            <w:noProof/>
            <w:webHidden/>
          </w:rPr>
          <w:fldChar w:fldCharType="end"/>
        </w:r>
      </w:hyperlink>
    </w:p>
    <w:p w14:paraId="2441C773" w14:textId="30EC5E97"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1" w:history="1">
        <w:r w:rsidRPr="005C0688">
          <w:rPr>
            <w:rStyle w:val="Hyperlink"/>
            <w:noProof/>
          </w:rPr>
          <w:t>Table 4.2.5.2.1-1 Imported Entities</w:t>
        </w:r>
        <w:r>
          <w:rPr>
            <w:noProof/>
            <w:webHidden/>
          </w:rPr>
          <w:tab/>
        </w:r>
        <w:r>
          <w:rPr>
            <w:noProof/>
            <w:webHidden/>
          </w:rPr>
          <w:fldChar w:fldCharType="begin"/>
        </w:r>
        <w:r>
          <w:rPr>
            <w:noProof/>
            <w:webHidden/>
          </w:rPr>
          <w:instrText xml:space="preserve"> PAGEREF _Toc202768251 \h </w:instrText>
        </w:r>
        <w:r>
          <w:rPr>
            <w:noProof/>
            <w:webHidden/>
          </w:rPr>
        </w:r>
        <w:r>
          <w:rPr>
            <w:noProof/>
            <w:webHidden/>
          </w:rPr>
          <w:fldChar w:fldCharType="separate"/>
        </w:r>
        <w:r w:rsidR="00DA7F1F">
          <w:rPr>
            <w:noProof/>
            <w:webHidden/>
          </w:rPr>
          <w:t>85</w:t>
        </w:r>
        <w:r>
          <w:rPr>
            <w:noProof/>
            <w:webHidden/>
          </w:rPr>
          <w:fldChar w:fldCharType="end"/>
        </w:r>
      </w:hyperlink>
    </w:p>
    <w:p w14:paraId="0A8D5010" w14:textId="4805DFA1"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2" w:history="1">
        <w:r w:rsidRPr="005C0688">
          <w:rPr>
            <w:rStyle w:val="Hyperlink"/>
            <w:noProof/>
          </w:rPr>
          <w:t>Table 4.2.5.2.2-1 Associated Entities</w:t>
        </w:r>
        <w:r>
          <w:rPr>
            <w:noProof/>
            <w:webHidden/>
          </w:rPr>
          <w:tab/>
        </w:r>
        <w:r>
          <w:rPr>
            <w:noProof/>
            <w:webHidden/>
          </w:rPr>
          <w:fldChar w:fldCharType="begin"/>
        </w:r>
        <w:r>
          <w:rPr>
            <w:noProof/>
            <w:webHidden/>
          </w:rPr>
          <w:instrText xml:space="preserve"> PAGEREF _Toc202768252 \h </w:instrText>
        </w:r>
        <w:r>
          <w:rPr>
            <w:noProof/>
            <w:webHidden/>
          </w:rPr>
        </w:r>
        <w:r>
          <w:rPr>
            <w:noProof/>
            <w:webHidden/>
          </w:rPr>
          <w:fldChar w:fldCharType="separate"/>
        </w:r>
        <w:r w:rsidR="00DA7F1F">
          <w:rPr>
            <w:noProof/>
            <w:webHidden/>
          </w:rPr>
          <w:t>85</w:t>
        </w:r>
        <w:r>
          <w:rPr>
            <w:noProof/>
            <w:webHidden/>
          </w:rPr>
          <w:fldChar w:fldCharType="end"/>
        </w:r>
      </w:hyperlink>
    </w:p>
    <w:p w14:paraId="6A451BA6" w14:textId="383F4D0D"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3" w:history="1">
        <w:r w:rsidRPr="005C0688">
          <w:rPr>
            <w:rStyle w:val="Hyperlink"/>
            <w:noProof/>
          </w:rPr>
          <w:t>Table 4.2.5.4.1.2-1 Attributes Properties for InfrastructureResourceType</w:t>
        </w:r>
        <w:r>
          <w:rPr>
            <w:noProof/>
            <w:webHidden/>
          </w:rPr>
          <w:tab/>
        </w:r>
        <w:r>
          <w:rPr>
            <w:noProof/>
            <w:webHidden/>
          </w:rPr>
          <w:fldChar w:fldCharType="begin"/>
        </w:r>
        <w:r>
          <w:rPr>
            <w:noProof/>
            <w:webHidden/>
          </w:rPr>
          <w:instrText xml:space="preserve"> PAGEREF _Toc202768253 \h </w:instrText>
        </w:r>
        <w:r>
          <w:rPr>
            <w:noProof/>
            <w:webHidden/>
          </w:rPr>
        </w:r>
        <w:r>
          <w:rPr>
            <w:noProof/>
            <w:webHidden/>
          </w:rPr>
          <w:fldChar w:fldCharType="separate"/>
        </w:r>
        <w:r w:rsidR="00DA7F1F">
          <w:rPr>
            <w:noProof/>
            <w:webHidden/>
          </w:rPr>
          <w:t>88</w:t>
        </w:r>
        <w:r>
          <w:rPr>
            <w:noProof/>
            <w:webHidden/>
          </w:rPr>
          <w:fldChar w:fldCharType="end"/>
        </w:r>
      </w:hyperlink>
    </w:p>
    <w:p w14:paraId="7842A517" w14:textId="77C1D4B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4" w:history="1">
        <w:r w:rsidRPr="005C0688">
          <w:rPr>
            <w:rStyle w:val="Hyperlink"/>
            <w:noProof/>
          </w:rPr>
          <w:t>Table 4.2.5.4.1.2-1 Attributes Properties for InfrastructureResource</w:t>
        </w:r>
        <w:r>
          <w:rPr>
            <w:noProof/>
            <w:webHidden/>
          </w:rPr>
          <w:tab/>
        </w:r>
        <w:r>
          <w:rPr>
            <w:noProof/>
            <w:webHidden/>
          </w:rPr>
          <w:fldChar w:fldCharType="begin"/>
        </w:r>
        <w:r>
          <w:rPr>
            <w:noProof/>
            <w:webHidden/>
          </w:rPr>
          <w:instrText xml:space="preserve"> PAGEREF _Toc202768254 \h </w:instrText>
        </w:r>
        <w:r>
          <w:rPr>
            <w:noProof/>
            <w:webHidden/>
          </w:rPr>
        </w:r>
        <w:r>
          <w:rPr>
            <w:noProof/>
            <w:webHidden/>
          </w:rPr>
          <w:fldChar w:fldCharType="separate"/>
        </w:r>
        <w:r w:rsidR="00DA7F1F">
          <w:rPr>
            <w:noProof/>
            <w:webHidden/>
          </w:rPr>
          <w:t>89</w:t>
        </w:r>
        <w:r>
          <w:rPr>
            <w:noProof/>
            <w:webHidden/>
          </w:rPr>
          <w:fldChar w:fldCharType="end"/>
        </w:r>
      </w:hyperlink>
    </w:p>
    <w:p w14:paraId="2FC451E0" w14:textId="551088D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5" w:history="1">
        <w:r w:rsidRPr="005C0688">
          <w:rPr>
            <w:rStyle w:val="Hyperlink"/>
            <w:noProof/>
          </w:rPr>
          <w:t>Table 4.2.5.4.3.2-1 Attributes Properties for Gateway</w:t>
        </w:r>
        <w:r>
          <w:rPr>
            <w:noProof/>
            <w:webHidden/>
          </w:rPr>
          <w:tab/>
        </w:r>
        <w:r>
          <w:rPr>
            <w:noProof/>
            <w:webHidden/>
          </w:rPr>
          <w:fldChar w:fldCharType="begin"/>
        </w:r>
        <w:r>
          <w:rPr>
            <w:noProof/>
            <w:webHidden/>
          </w:rPr>
          <w:instrText xml:space="preserve"> PAGEREF _Toc202768255 \h </w:instrText>
        </w:r>
        <w:r>
          <w:rPr>
            <w:noProof/>
            <w:webHidden/>
          </w:rPr>
        </w:r>
        <w:r>
          <w:rPr>
            <w:noProof/>
            <w:webHidden/>
          </w:rPr>
          <w:fldChar w:fldCharType="separate"/>
        </w:r>
        <w:r w:rsidR="00DA7F1F">
          <w:rPr>
            <w:noProof/>
            <w:webHidden/>
          </w:rPr>
          <w:t>91</w:t>
        </w:r>
        <w:r>
          <w:rPr>
            <w:noProof/>
            <w:webHidden/>
          </w:rPr>
          <w:fldChar w:fldCharType="end"/>
        </w:r>
      </w:hyperlink>
    </w:p>
    <w:p w14:paraId="1985D538" w14:textId="324DE8BA"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6" w:history="1">
        <w:r w:rsidRPr="005C0688">
          <w:rPr>
            <w:rStyle w:val="Hyperlink"/>
            <w:noProof/>
          </w:rPr>
          <w:t>Table 4.2.5.4.4.2-1 Attributes Properties for SiteNetwork</w:t>
        </w:r>
        <w:r>
          <w:rPr>
            <w:noProof/>
            <w:webHidden/>
          </w:rPr>
          <w:tab/>
        </w:r>
        <w:r>
          <w:rPr>
            <w:noProof/>
            <w:webHidden/>
          </w:rPr>
          <w:fldChar w:fldCharType="begin"/>
        </w:r>
        <w:r>
          <w:rPr>
            <w:noProof/>
            <w:webHidden/>
          </w:rPr>
          <w:instrText xml:space="preserve"> PAGEREF _Toc202768256 \h </w:instrText>
        </w:r>
        <w:r>
          <w:rPr>
            <w:noProof/>
            <w:webHidden/>
          </w:rPr>
        </w:r>
        <w:r>
          <w:rPr>
            <w:noProof/>
            <w:webHidden/>
          </w:rPr>
          <w:fldChar w:fldCharType="separate"/>
        </w:r>
        <w:r w:rsidR="00DA7F1F">
          <w:rPr>
            <w:noProof/>
            <w:webHidden/>
          </w:rPr>
          <w:t>92</w:t>
        </w:r>
        <w:r>
          <w:rPr>
            <w:noProof/>
            <w:webHidden/>
          </w:rPr>
          <w:fldChar w:fldCharType="end"/>
        </w:r>
      </w:hyperlink>
    </w:p>
    <w:p w14:paraId="3E518CD3" w14:textId="1F9D2D26"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7" w:history="1">
        <w:r w:rsidRPr="005C0688">
          <w:rPr>
            <w:rStyle w:val="Hyperlink"/>
            <w:noProof/>
          </w:rPr>
          <w:t>Table 4.2.5.4.5.2-1 Attributes Properties for AttachmentCircuit</w:t>
        </w:r>
        <w:r>
          <w:rPr>
            <w:noProof/>
            <w:webHidden/>
          </w:rPr>
          <w:tab/>
        </w:r>
        <w:r>
          <w:rPr>
            <w:noProof/>
            <w:webHidden/>
          </w:rPr>
          <w:fldChar w:fldCharType="begin"/>
        </w:r>
        <w:r>
          <w:rPr>
            <w:noProof/>
            <w:webHidden/>
          </w:rPr>
          <w:instrText xml:space="preserve"> PAGEREF _Toc202768257 \h </w:instrText>
        </w:r>
        <w:r>
          <w:rPr>
            <w:noProof/>
            <w:webHidden/>
          </w:rPr>
        </w:r>
        <w:r>
          <w:rPr>
            <w:noProof/>
            <w:webHidden/>
          </w:rPr>
          <w:fldChar w:fldCharType="separate"/>
        </w:r>
        <w:r w:rsidR="00DA7F1F">
          <w:rPr>
            <w:noProof/>
            <w:webHidden/>
          </w:rPr>
          <w:t>94</w:t>
        </w:r>
        <w:r>
          <w:rPr>
            <w:noProof/>
            <w:webHidden/>
          </w:rPr>
          <w:fldChar w:fldCharType="end"/>
        </w:r>
      </w:hyperlink>
    </w:p>
    <w:p w14:paraId="59945F6E" w14:textId="1AF2A701"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8" w:history="1">
        <w:r w:rsidRPr="005C0688">
          <w:rPr>
            <w:rStyle w:val="Hyperlink"/>
            <w:noProof/>
          </w:rPr>
          <w:t>Table 4.2.5.4.6.2-1 Attributes Properties for Port</w:t>
        </w:r>
        <w:r>
          <w:rPr>
            <w:noProof/>
            <w:webHidden/>
          </w:rPr>
          <w:tab/>
        </w:r>
        <w:r>
          <w:rPr>
            <w:noProof/>
            <w:webHidden/>
          </w:rPr>
          <w:fldChar w:fldCharType="begin"/>
        </w:r>
        <w:r>
          <w:rPr>
            <w:noProof/>
            <w:webHidden/>
          </w:rPr>
          <w:instrText xml:space="preserve"> PAGEREF _Toc202768258 \h </w:instrText>
        </w:r>
        <w:r>
          <w:rPr>
            <w:noProof/>
            <w:webHidden/>
          </w:rPr>
        </w:r>
        <w:r>
          <w:rPr>
            <w:noProof/>
            <w:webHidden/>
          </w:rPr>
          <w:fldChar w:fldCharType="separate"/>
        </w:r>
        <w:r w:rsidR="00DA7F1F">
          <w:rPr>
            <w:noProof/>
            <w:webHidden/>
          </w:rPr>
          <w:t>94</w:t>
        </w:r>
        <w:r>
          <w:rPr>
            <w:noProof/>
            <w:webHidden/>
          </w:rPr>
          <w:fldChar w:fldCharType="end"/>
        </w:r>
      </w:hyperlink>
    </w:p>
    <w:p w14:paraId="2C1DE491" w14:textId="3F876AA3"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59" w:history="1">
        <w:r w:rsidRPr="005C0688">
          <w:rPr>
            <w:rStyle w:val="Hyperlink"/>
            <w:noProof/>
          </w:rPr>
          <w:t>Table 4.2.5.4.7.2-1 Attributes Properties for SegmentationElement</w:t>
        </w:r>
        <w:r>
          <w:rPr>
            <w:noProof/>
            <w:webHidden/>
          </w:rPr>
          <w:tab/>
        </w:r>
        <w:r>
          <w:rPr>
            <w:noProof/>
            <w:webHidden/>
          </w:rPr>
          <w:fldChar w:fldCharType="begin"/>
        </w:r>
        <w:r>
          <w:rPr>
            <w:noProof/>
            <w:webHidden/>
          </w:rPr>
          <w:instrText xml:space="preserve"> PAGEREF _Toc202768259 \h </w:instrText>
        </w:r>
        <w:r>
          <w:rPr>
            <w:noProof/>
            <w:webHidden/>
          </w:rPr>
        </w:r>
        <w:r>
          <w:rPr>
            <w:noProof/>
            <w:webHidden/>
          </w:rPr>
          <w:fldChar w:fldCharType="separate"/>
        </w:r>
        <w:r w:rsidR="00DA7F1F">
          <w:rPr>
            <w:noProof/>
            <w:webHidden/>
          </w:rPr>
          <w:t>95</w:t>
        </w:r>
        <w:r>
          <w:rPr>
            <w:noProof/>
            <w:webHidden/>
          </w:rPr>
          <w:fldChar w:fldCharType="end"/>
        </w:r>
      </w:hyperlink>
    </w:p>
    <w:p w14:paraId="11D64DD8" w14:textId="713C29CE"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60" w:history="1">
        <w:r w:rsidRPr="005C0688">
          <w:rPr>
            <w:rStyle w:val="Hyperlink"/>
            <w:noProof/>
          </w:rPr>
          <w:t>Table 4.2.5.4.8.2-1 Attributes Properties for NetworkAddress</w:t>
        </w:r>
        <w:r>
          <w:rPr>
            <w:noProof/>
            <w:webHidden/>
          </w:rPr>
          <w:tab/>
        </w:r>
        <w:r>
          <w:rPr>
            <w:noProof/>
            <w:webHidden/>
          </w:rPr>
          <w:fldChar w:fldCharType="begin"/>
        </w:r>
        <w:r>
          <w:rPr>
            <w:noProof/>
            <w:webHidden/>
          </w:rPr>
          <w:instrText xml:space="preserve"> PAGEREF _Toc202768260 \h </w:instrText>
        </w:r>
        <w:r>
          <w:rPr>
            <w:noProof/>
            <w:webHidden/>
          </w:rPr>
        </w:r>
        <w:r>
          <w:rPr>
            <w:noProof/>
            <w:webHidden/>
          </w:rPr>
          <w:fldChar w:fldCharType="separate"/>
        </w:r>
        <w:r w:rsidR="00DA7F1F">
          <w:rPr>
            <w:noProof/>
            <w:webHidden/>
          </w:rPr>
          <w:t>96</w:t>
        </w:r>
        <w:r>
          <w:rPr>
            <w:noProof/>
            <w:webHidden/>
          </w:rPr>
          <w:fldChar w:fldCharType="end"/>
        </w:r>
      </w:hyperlink>
    </w:p>
    <w:p w14:paraId="65750FAA" w14:textId="66DE8246" w:rsidR="00761289" w:rsidRDefault="00761289">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2768261" w:history="1">
        <w:r w:rsidRPr="005C0688">
          <w:rPr>
            <w:rStyle w:val="Hyperlink"/>
            <w:noProof/>
          </w:rPr>
          <w:t>Table 4.2.5.4.8.3</w:t>
        </w:r>
        <w:r w:rsidRPr="005C0688">
          <w:rPr>
            <w:rStyle w:val="Hyperlink"/>
            <w:noProof/>
          </w:rPr>
          <w:noBreakHyphen/>
          <w:t>1 Attributes Constraints for EndPoint</w:t>
        </w:r>
        <w:r>
          <w:rPr>
            <w:noProof/>
            <w:webHidden/>
          </w:rPr>
          <w:tab/>
        </w:r>
        <w:r>
          <w:rPr>
            <w:noProof/>
            <w:webHidden/>
          </w:rPr>
          <w:fldChar w:fldCharType="begin"/>
        </w:r>
        <w:r>
          <w:rPr>
            <w:noProof/>
            <w:webHidden/>
          </w:rPr>
          <w:instrText xml:space="preserve"> PAGEREF _Toc202768261 \h </w:instrText>
        </w:r>
        <w:r>
          <w:rPr>
            <w:noProof/>
            <w:webHidden/>
          </w:rPr>
        </w:r>
        <w:r>
          <w:rPr>
            <w:noProof/>
            <w:webHidden/>
          </w:rPr>
          <w:fldChar w:fldCharType="separate"/>
        </w:r>
        <w:r w:rsidR="00DA7F1F">
          <w:rPr>
            <w:noProof/>
            <w:webHidden/>
          </w:rPr>
          <w:t>96</w:t>
        </w:r>
        <w:r>
          <w:rPr>
            <w:noProof/>
            <w:webHidden/>
          </w:rPr>
          <w:fldChar w:fldCharType="end"/>
        </w:r>
      </w:hyperlink>
    </w:p>
    <w:p w14:paraId="0963F736" w14:textId="56E6CF70" w:rsidR="00A02D83" w:rsidRDefault="00DE1BC4" w:rsidP="00A02D83">
      <w:r>
        <w:fldChar w:fldCharType="end"/>
      </w:r>
    </w:p>
    <w:p w14:paraId="5B0F8544" w14:textId="77777777" w:rsidR="001A4D49" w:rsidRDefault="001A4D49" w:rsidP="001A4D49"/>
    <w:p w14:paraId="7D7879CF" w14:textId="77777777" w:rsidR="001A4D49" w:rsidRDefault="001A4D49" w:rsidP="004220B8">
      <w:r>
        <w:br w:type="page"/>
      </w:r>
    </w:p>
    <w:p w14:paraId="11E600EC" w14:textId="77777777" w:rsidR="001A4D49" w:rsidRDefault="001A4D49" w:rsidP="001A4D49">
      <w:pPr>
        <w:pStyle w:val="Heading1"/>
      </w:pPr>
      <w:bookmarkStart w:id="8" w:name="_Toc202769412"/>
      <w:r>
        <w:lastRenderedPageBreak/>
        <w:t>Foreword</w:t>
      </w:r>
      <w:bookmarkEnd w:id="8"/>
    </w:p>
    <w:p w14:paraId="3FBE27FD" w14:textId="6E412F26" w:rsidR="001A4D49" w:rsidRDefault="000F2273" w:rsidP="00C6554A">
      <w:r w:rsidRPr="000F2273">
        <w:t>This Technical Specification (TS) has been produced by WG</w:t>
      </w:r>
      <w:r w:rsidR="0060773C">
        <w:t>6</w:t>
      </w:r>
      <w:r w:rsidRPr="000F2273">
        <w:t xml:space="preserve"> of the O-RAN ALLIANCE.</w:t>
      </w:r>
    </w:p>
    <w:p w14:paraId="7D10EEF8" w14:textId="29FC0743" w:rsidR="00D56E47" w:rsidRPr="00286492" w:rsidRDefault="000F2273" w:rsidP="00D56E47">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0DACAD0A" w14:textId="77777777" w:rsidR="00D56E47" w:rsidRPr="00286492" w:rsidRDefault="00C4559C" w:rsidP="00D56E47">
      <w:r w:rsidRPr="00C4559C">
        <w:t xml:space="preserve">version </w:t>
      </w:r>
      <w:proofErr w:type="spellStart"/>
      <w:r w:rsidRPr="00C4559C">
        <w:t>xx.</w:t>
      </w:r>
      <w:proofErr w:type="gramStart"/>
      <w:r w:rsidRPr="00C4559C">
        <w:t>yy.zz</w:t>
      </w:r>
      <w:proofErr w:type="spellEnd"/>
      <w:proofErr w:type="gramEnd"/>
    </w:p>
    <w:p w14:paraId="3476FF5F" w14:textId="77777777" w:rsidR="00D56E47" w:rsidRPr="00286492" w:rsidRDefault="00D56E47" w:rsidP="00D56E47">
      <w:r w:rsidRPr="00286492">
        <w:t>where:</w:t>
      </w:r>
    </w:p>
    <w:p w14:paraId="542FB5D4" w14:textId="77777777" w:rsidR="00D56E47" w:rsidRPr="00286492" w:rsidRDefault="00C4559C" w:rsidP="00D56E47">
      <w:pPr>
        <w:pStyle w:val="B10"/>
      </w:pPr>
      <w:r w:rsidRPr="00C4559C">
        <w:t>xx:</w:t>
      </w:r>
      <w:r w:rsidR="00D56E47" w:rsidRPr="00286492">
        <w:tab/>
      </w:r>
      <w:r w:rsidRPr="00C4559C">
        <w:t>the first digit-group is incremented for all changes of substance, i.e. technical enhancements, corrections, updates, etc. (the initial approved document will have xx=01). Always 2 digits with leading zero if needed.</w:t>
      </w:r>
    </w:p>
    <w:p w14:paraId="455F6972" w14:textId="77777777" w:rsidR="00D56E47" w:rsidRPr="00286492" w:rsidRDefault="00C4559C" w:rsidP="00D56E47">
      <w:pPr>
        <w:pStyle w:val="B10"/>
      </w:pPr>
      <w:proofErr w:type="spellStart"/>
      <w:r w:rsidRPr="00C4559C">
        <w:t>yy</w:t>
      </w:r>
      <w:proofErr w:type="spellEnd"/>
      <w:r w:rsidRPr="00C4559C">
        <w:t>:</w:t>
      </w:r>
      <w:r w:rsidR="00D56E47" w:rsidRPr="00286492">
        <w:tab/>
      </w:r>
      <w:r w:rsidRPr="00C4559C">
        <w:t>the second digit-group is incremented when editorial only changes have been incorporated in the document. Always 2 digits with leading zero if needed.</w:t>
      </w:r>
    </w:p>
    <w:p w14:paraId="785D15AC" w14:textId="77777777" w:rsidR="00D56E47" w:rsidRPr="00286492" w:rsidRDefault="00C4559C" w:rsidP="00D56E47">
      <w:pPr>
        <w:pStyle w:val="B10"/>
      </w:pPr>
      <w:proofErr w:type="spellStart"/>
      <w:r w:rsidRPr="00C4559C">
        <w:t>zz</w:t>
      </w:r>
      <w:proofErr w:type="spellEnd"/>
      <w:r w:rsidRPr="00C4559C">
        <w:t>:</w:t>
      </w:r>
      <w:r w:rsidR="00D56E47"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1F964CE9" w14:textId="77777777" w:rsidR="001A4D49" w:rsidRPr="00EF7CDE" w:rsidRDefault="001A4D49" w:rsidP="001A4D49">
      <w:pPr>
        <w:pStyle w:val="Heading1"/>
      </w:pPr>
      <w:bookmarkStart w:id="9" w:name="_Toc202769413"/>
      <w:r>
        <w:t>Modal verbs terminology</w:t>
      </w:r>
      <w:bookmarkEnd w:id="9"/>
    </w:p>
    <w:p w14:paraId="64113C97" w14:textId="77777777"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w:t>
      </w:r>
      <w:r w:rsidR="00C4559C" w:rsidRPr="00C4559C">
        <w:t>are to be interpreted as described in clause 3.2 of the O-RAN Drafting Rules (Verbal forms for the expression of provisions).</w:t>
      </w:r>
    </w:p>
    <w:p w14:paraId="044E64AB" w14:textId="77777777" w:rsidR="001A4D49" w:rsidRDefault="001A4D49" w:rsidP="001A4D49">
      <w:r>
        <w:t>"</w:t>
      </w:r>
      <w:r>
        <w:rPr>
          <w:b/>
          <w:bCs/>
        </w:rPr>
        <w:t>must</w:t>
      </w:r>
      <w:r>
        <w:t>" and "</w:t>
      </w:r>
      <w:r>
        <w:rPr>
          <w:b/>
          <w:bCs/>
        </w:rPr>
        <w:t>must not</w:t>
      </w:r>
      <w:r>
        <w:t xml:space="preserve">" are </w:t>
      </w:r>
      <w:r>
        <w:rPr>
          <w:b/>
          <w:bCs/>
        </w:rPr>
        <w:t>NOT</w:t>
      </w:r>
      <w:r>
        <w:t xml:space="preserve"> </w:t>
      </w:r>
      <w:r w:rsidR="00C4559C" w:rsidRPr="00C4559C">
        <w:t>allowed in O-RAN deliverables except when used in direct citation.</w:t>
      </w:r>
    </w:p>
    <w:p w14:paraId="4E78B89B" w14:textId="77777777" w:rsidR="001A4D49" w:rsidRDefault="001A4D49" w:rsidP="001A4D49">
      <w:pPr>
        <w:pStyle w:val="Heading1"/>
      </w:pPr>
      <w:bookmarkStart w:id="10" w:name="_Toc202769414"/>
      <w:r>
        <w:t>Executive summary</w:t>
      </w:r>
      <w:bookmarkEnd w:id="10"/>
    </w:p>
    <w:p w14:paraId="5E08DBCF" w14:textId="77777777" w:rsidR="0060773C" w:rsidRDefault="0060773C" w:rsidP="0060773C">
      <w:r>
        <w:t>The O-Cloud Information Model provides the logical model of information elements and their relationships. This includes:</w:t>
      </w:r>
    </w:p>
    <w:p w14:paraId="14E56A25" w14:textId="77777777" w:rsidR="0060773C" w:rsidRPr="00F34FA5" w:rsidRDefault="0060773C" w:rsidP="0060773C">
      <w:pPr>
        <w:pStyle w:val="ListParagraph"/>
        <w:numPr>
          <w:ilvl w:val="0"/>
          <w:numId w:val="38"/>
        </w:numPr>
        <w:overflowPunct w:val="0"/>
        <w:autoSpaceDE w:val="0"/>
        <w:autoSpaceDN w:val="0"/>
        <w:adjustRightInd w:val="0"/>
        <w:textAlignment w:val="baseline"/>
        <w:rPr>
          <w:rFonts w:cs="Times New Roman"/>
        </w:rPr>
      </w:pPr>
      <w:r w:rsidRPr="00F34FA5">
        <w:rPr>
          <w:rFonts w:cs="Times New Roman"/>
        </w:rPr>
        <w:t>Enumerations which provide a predefined list of choices.</w:t>
      </w:r>
    </w:p>
    <w:p w14:paraId="4025CE08" w14:textId="77777777" w:rsidR="0060773C" w:rsidRPr="00F34FA5" w:rsidRDefault="0060773C" w:rsidP="0060773C">
      <w:pPr>
        <w:pStyle w:val="ListParagraph"/>
        <w:numPr>
          <w:ilvl w:val="0"/>
          <w:numId w:val="38"/>
        </w:numPr>
        <w:overflowPunct w:val="0"/>
        <w:autoSpaceDE w:val="0"/>
        <w:autoSpaceDN w:val="0"/>
        <w:adjustRightInd w:val="0"/>
        <w:textAlignment w:val="baseline"/>
        <w:rPr>
          <w:rFonts w:cs="Times New Roman"/>
        </w:rPr>
      </w:pPr>
      <w:r w:rsidRPr="00F34FA5">
        <w:rPr>
          <w:rFonts w:cs="Times New Roman"/>
        </w:rPr>
        <w:t>Information Object Classes intended to convey classes that can become an Information Object</w:t>
      </w:r>
    </w:p>
    <w:p w14:paraId="055DD26A" w14:textId="77777777" w:rsidR="0060773C" w:rsidRPr="00F34FA5" w:rsidRDefault="0060773C" w:rsidP="0060773C">
      <w:pPr>
        <w:pStyle w:val="ListParagraph"/>
        <w:numPr>
          <w:ilvl w:val="0"/>
          <w:numId w:val="38"/>
        </w:numPr>
        <w:overflowPunct w:val="0"/>
        <w:autoSpaceDE w:val="0"/>
        <w:autoSpaceDN w:val="0"/>
        <w:adjustRightInd w:val="0"/>
        <w:textAlignment w:val="baseline"/>
        <w:rPr>
          <w:rFonts w:cs="Times New Roman"/>
        </w:rPr>
      </w:pPr>
      <w:r w:rsidRPr="00F34FA5">
        <w:rPr>
          <w:rFonts w:cs="Times New Roman"/>
        </w:rPr>
        <w:t>Data Types which provide structure to the elements of an Information Object Class</w:t>
      </w:r>
    </w:p>
    <w:p w14:paraId="7B5DE740" w14:textId="77777777" w:rsidR="0060773C" w:rsidRPr="00F34FA5" w:rsidRDefault="0060773C" w:rsidP="0060773C">
      <w:pPr>
        <w:pStyle w:val="ListParagraph"/>
        <w:numPr>
          <w:ilvl w:val="0"/>
          <w:numId w:val="38"/>
        </w:numPr>
        <w:overflowPunct w:val="0"/>
        <w:autoSpaceDE w:val="0"/>
        <w:autoSpaceDN w:val="0"/>
        <w:adjustRightInd w:val="0"/>
        <w:textAlignment w:val="baseline"/>
        <w:rPr>
          <w:rFonts w:cs="Times New Roman"/>
        </w:rPr>
      </w:pPr>
      <w:r w:rsidRPr="00F34FA5">
        <w:rPr>
          <w:rFonts w:cs="Times New Roman"/>
        </w:rPr>
        <w:t>Notifications which is the information conveyed in a message from a service publisher to a service consumer</w:t>
      </w:r>
    </w:p>
    <w:p w14:paraId="56E2FE2F" w14:textId="77777777" w:rsidR="001A4D49" w:rsidRDefault="001A4D49" w:rsidP="001A4D49">
      <w:pPr>
        <w:pStyle w:val="Heading1"/>
      </w:pPr>
      <w:bookmarkStart w:id="11" w:name="_Toc202769415"/>
      <w:r w:rsidRPr="00F22594">
        <w:t>Introduction</w:t>
      </w:r>
      <w:bookmarkEnd w:id="11"/>
    </w:p>
    <w:p w14:paraId="66A65002" w14:textId="77777777" w:rsidR="0060773C" w:rsidRDefault="0060773C" w:rsidP="0060773C">
      <w:r>
        <w:t xml:space="preserve">The O2 interface exposes information about the O-Cloud to external clients, presumably the SMO as the primary consumer. There are many relationships between elements of the model which need to be captured. </w:t>
      </w:r>
    </w:p>
    <w:p w14:paraId="155842B5" w14:textId="77777777" w:rsidR="0060773C" w:rsidRDefault="0060773C" w:rsidP="0060773C">
      <w:r>
        <w:t xml:space="preserve">The O-Cloud Information Model is based on the 3GPP process defined to document a Network </w:t>
      </w:r>
      <w:proofErr w:type="spellStart"/>
      <w:r>
        <w:t>Resouce</w:t>
      </w:r>
      <w:proofErr w:type="spellEnd"/>
      <w:r>
        <w:t xml:space="preserve"> Model (NRM). The content contains all the salient elements of the NRM but does not follow the strict outline defined in 3GPP TS 32.160 [i.1]. The outline has been modified to align with other WG6 documents and to eliminate duplicative maintenance which leads to discord within the model.</w:t>
      </w:r>
    </w:p>
    <w:p w14:paraId="7603D565" w14:textId="77777777" w:rsidR="0060773C" w:rsidRDefault="0060773C" w:rsidP="0060773C">
      <w:r>
        <w:t>UML provides a rich set of concepts, notations, and model elements to model distributive systems. 3GPP TS 32.156 [1] provides the necessary and sufficient set of UML notations and model elements, including the ones built by the UML extension mechanism &lt;&lt;stereotype&gt;&gt; to model network management systems and their managed nodes. These conventions are applied to the O-Cloud Information Model.</w:t>
      </w:r>
    </w:p>
    <w:p w14:paraId="0C1E7403" w14:textId="77777777" w:rsidR="0060773C" w:rsidRDefault="0060773C" w:rsidP="0060773C">
      <w:r>
        <w:t xml:space="preserve">The Information model uses embedded </w:t>
      </w:r>
      <w:proofErr w:type="spellStart"/>
      <w:r>
        <w:t>PlantUML</w:t>
      </w:r>
      <w:proofErr w:type="spellEnd"/>
      <w:r>
        <w:t xml:space="preserve"> for diagraming. The information model relationships are modeled using UML Class diagram conventions.</w:t>
      </w:r>
    </w:p>
    <w:p w14:paraId="3482AA5F" w14:textId="32786D49" w:rsidR="001A4D49" w:rsidRPr="00BB315D" w:rsidRDefault="001A4D49" w:rsidP="004220B8"/>
    <w:p w14:paraId="13CECD6A" w14:textId="77777777" w:rsidR="001A4D49" w:rsidRDefault="001A4D49" w:rsidP="001A4D49">
      <w:pPr>
        <w:pStyle w:val="Heading1"/>
      </w:pPr>
      <w:bookmarkStart w:id="12" w:name="_Toc202769416"/>
      <w:r>
        <w:lastRenderedPageBreak/>
        <w:t>1</w:t>
      </w:r>
      <w:r>
        <w:tab/>
        <w:t>Scope</w:t>
      </w:r>
      <w:bookmarkEnd w:id="12"/>
    </w:p>
    <w:p w14:paraId="638E1C57" w14:textId="77777777" w:rsidR="0060773C" w:rsidRPr="00286492" w:rsidRDefault="0060773C" w:rsidP="0060773C">
      <w:pPr>
        <w:spacing w:after="120"/>
      </w:pPr>
      <w:r w:rsidRPr="00286492">
        <w:t xml:space="preserve">The contents of the present document are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5DE219EF" w14:textId="77777777" w:rsidR="0060773C" w:rsidRPr="00286492" w:rsidRDefault="0060773C" w:rsidP="0060773C">
      <w:pPr>
        <w:pStyle w:val="B10"/>
        <w:spacing w:after="120"/>
      </w:pPr>
      <w:r>
        <w:t>version</w:t>
      </w:r>
      <w:r w:rsidRPr="00286492">
        <w:t xml:space="preserve"> </w:t>
      </w:r>
      <w:proofErr w:type="spellStart"/>
      <w:r>
        <w:t>x</w:t>
      </w:r>
      <w:r w:rsidRPr="00286492">
        <w:t>x.</w:t>
      </w:r>
      <w:proofErr w:type="gramStart"/>
      <w:r>
        <w:t>y</w:t>
      </w:r>
      <w:r w:rsidRPr="00286492">
        <w:t>y.</w:t>
      </w:r>
      <w:r>
        <w:t>z</w:t>
      </w:r>
      <w:r w:rsidRPr="00286492">
        <w:t>z</w:t>
      </w:r>
      <w:proofErr w:type="spellEnd"/>
      <w:proofErr w:type="gramEnd"/>
    </w:p>
    <w:p w14:paraId="4609C7FB" w14:textId="77777777" w:rsidR="0060773C" w:rsidRPr="00286492" w:rsidRDefault="0060773C" w:rsidP="0060773C">
      <w:pPr>
        <w:pStyle w:val="B10"/>
        <w:spacing w:after="120"/>
      </w:pPr>
      <w:r w:rsidRPr="00286492">
        <w:t>where:</w:t>
      </w:r>
    </w:p>
    <w:p w14:paraId="0049C014" w14:textId="77777777" w:rsidR="0060773C" w:rsidRPr="00286492" w:rsidRDefault="0060773C" w:rsidP="0060773C">
      <w:pPr>
        <w:pStyle w:val="B20"/>
        <w:spacing w:after="120"/>
        <w:ind w:left="850" w:hanging="288"/>
      </w:pPr>
      <w:r w:rsidRPr="00286492">
        <w:t>x</w:t>
      </w:r>
      <w:r>
        <w:t>x:</w:t>
      </w:r>
      <w:r w:rsidRPr="00286492">
        <w:tab/>
        <w:t>the first digit</w:t>
      </w:r>
      <w:r>
        <w:t>-group</w:t>
      </w:r>
      <w:r w:rsidRPr="00286492">
        <w:t xml:space="preserve"> is incremented for all changes of substance, i.e. technical enhancements, corrections, updates, etc. (the initial approved document will have </w:t>
      </w:r>
      <w:r>
        <w:t>x</w:t>
      </w:r>
      <w:r w:rsidRPr="00286492">
        <w:t>x=01).</w:t>
      </w:r>
      <w:r>
        <w:t xml:space="preserve">  Always 2 digits with leading zero if needed.</w:t>
      </w:r>
    </w:p>
    <w:p w14:paraId="285A7537" w14:textId="77777777" w:rsidR="0060773C" w:rsidRPr="00286492" w:rsidRDefault="0060773C" w:rsidP="0060773C">
      <w:pPr>
        <w:pStyle w:val="B20"/>
        <w:spacing w:after="120"/>
        <w:ind w:left="850" w:hanging="288"/>
      </w:pPr>
      <w:proofErr w:type="spellStart"/>
      <w:r>
        <w:t>y</w:t>
      </w:r>
      <w:r w:rsidRPr="00286492">
        <w:t>y</w:t>
      </w:r>
      <w:proofErr w:type="spellEnd"/>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314F906E" w14:textId="77777777" w:rsidR="0060773C" w:rsidRPr="00286492" w:rsidRDefault="0060773C" w:rsidP="0060773C">
      <w:pPr>
        <w:pStyle w:val="B20"/>
        <w:spacing w:after="120"/>
        <w:ind w:left="850" w:hanging="288"/>
      </w:pPr>
      <w:proofErr w:type="spellStart"/>
      <w:r w:rsidRPr="00286492">
        <w:t>z</w:t>
      </w:r>
      <w:r>
        <w:t>z</w:t>
      </w:r>
      <w:proofErr w:type="spellEnd"/>
      <w:r>
        <w:t>:</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54649ED5" w14:textId="77777777" w:rsidR="0060773C" w:rsidRPr="00F34FA5" w:rsidRDefault="0060773C" w:rsidP="0060773C">
      <w:pPr>
        <w:spacing w:after="120"/>
        <w:jc w:val="both"/>
        <w:rPr>
          <w:rFonts w:eastAsia="Yu Mincho"/>
        </w:rPr>
      </w:pPr>
      <w:r w:rsidRPr="00F34FA5">
        <w:t xml:space="preserve">This document is both a Specification and an Informational Report in that it specifies the Information Model that is foundational for O-RAN’s model-driven architecture for the O-Cloud information exposed over the O2 interface.  </w:t>
      </w:r>
    </w:p>
    <w:p w14:paraId="332E272C" w14:textId="77777777" w:rsidR="0060773C" w:rsidRPr="00F34FA5" w:rsidRDefault="0060773C" w:rsidP="0060773C">
      <w:pPr>
        <w:spacing w:after="120"/>
        <w:jc w:val="both"/>
      </w:pPr>
      <w:r w:rsidRPr="00F34FA5">
        <w:t xml:space="preserve">In addition, this document includes information about existing standards and industry work that serve as a basis for work items in O-RAN.  </w:t>
      </w:r>
    </w:p>
    <w:p w14:paraId="0CA19C01" w14:textId="77777777" w:rsidR="0060773C" w:rsidRPr="00681FAF" w:rsidRDefault="0060773C" w:rsidP="0060773C">
      <w:pPr>
        <w:spacing w:after="120"/>
      </w:pPr>
      <w:r w:rsidRPr="00F34FA5">
        <w:t>Lastly, this document describes the de facto methods and procedures with respect to a “modeling continuum” that aims to establish and evolve an O-Cloud Information Model from which O-RAN Data Models may be generated manually or with a set of tools.</w:t>
      </w:r>
    </w:p>
    <w:p w14:paraId="7AE607D3" w14:textId="77777777" w:rsidR="001A4D49" w:rsidRDefault="001A4D49" w:rsidP="001A4D49">
      <w:pPr>
        <w:pStyle w:val="Heading1"/>
      </w:pPr>
      <w:bookmarkStart w:id="13" w:name="_Toc202769417"/>
      <w:r>
        <w:t>2</w:t>
      </w:r>
      <w:r>
        <w:tab/>
        <w:t>References</w:t>
      </w:r>
      <w:bookmarkEnd w:id="13"/>
    </w:p>
    <w:p w14:paraId="65C7322B" w14:textId="77777777" w:rsidR="001A4D49" w:rsidRDefault="001A4D49" w:rsidP="001A4D49">
      <w:pPr>
        <w:pStyle w:val="Heading2"/>
        <w:keepNext w:val="0"/>
      </w:pPr>
      <w:bookmarkStart w:id="14" w:name="_Toc202769418"/>
      <w:r>
        <w:t>2.1</w:t>
      </w:r>
      <w:r>
        <w:tab/>
        <w:t>Normative references</w:t>
      </w:r>
      <w:bookmarkEnd w:id="14"/>
    </w:p>
    <w:p w14:paraId="25DC9A07" w14:textId="6558F326" w:rsidR="001A4D49" w:rsidRDefault="00BC3818" w:rsidP="003944DE">
      <w:r w:rsidRPr="00BC3818">
        <w:t>References are either specific (identified by date of publication and/or edition number or version number) or non</w:t>
      </w:r>
      <w:r w:rsidR="0060773C">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1B0DC26E"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79E8BF2A" w14:textId="77777777" w:rsidR="001A4D49" w:rsidRDefault="00BC3818" w:rsidP="001A4D49">
      <w:pPr>
        <w:keepNext/>
      </w:pPr>
      <w:r w:rsidRPr="00BC3818">
        <w:t>The following referenced documents are necessary for the application of the present document.</w:t>
      </w:r>
    </w:p>
    <w:p w14:paraId="58ED3A1A" w14:textId="19C2F550" w:rsidR="00DF3DCE" w:rsidRDefault="001A4D49" w:rsidP="00427F6D">
      <w:pPr>
        <w:pStyle w:val="EX"/>
      </w:pPr>
      <w:r>
        <w:t>[1]</w:t>
      </w:r>
      <w:r w:rsidR="00DF3DCE">
        <w:tab/>
      </w:r>
      <w:r w:rsidR="00ED3BB7">
        <w:t>3GPP TS 32.156</w:t>
      </w:r>
      <w:r w:rsidR="003713A7" w:rsidRPr="003713A7">
        <w:t>: "</w:t>
      </w:r>
      <w:r w:rsidR="00ED3BB7">
        <w:t>Fixed Mobile Convergence repertoire</w:t>
      </w:r>
      <w:r w:rsidR="00ED3BB7" w:rsidRPr="003713A7">
        <w:t xml:space="preserve"> </w:t>
      </w:r>
      <w:r w:rsidR="003713A7" w:rsidRPr="003713A7">
        <w:t>".</w:t>
      </w:r>
    </w:p>
    <w:p w14:paraId="00779BBE" w14:textId="08A63ADA" w:rsidR="003713A7" w:rsidRDefault="003713A7" w:rsidP="00427F6D">
      <w:pPr>
        <w:pStyle w:val="EX"/>
      </w:pPr>
      <w:r w:rsidRPr="003713A7">
        <w:t>[2]</w:t>
      </w:r>
      <w:r>
        <w:tab/>
      </w:r>
      <w:r w:rsidRPr="003713A7">
        <w:t>O-RAN.WG1</w:t>
      </w:r>
      <w:r w:rsidR="00ED3BB7">
        <w:t>0</w:t>
      </w:r>
      <w:r w:rsidRPr="003713A7">
        <w:t>.TS.</w:t>
      </w:r>
      <w:r w:rsidR="00ED3BB7" w:rsidRPr="00ED3BB7">
        <w:t xml:space="preserve"> Information Model and Data Models</w:t>
      </w:r>
      <w:r w:rsidRPr="003713A7">
        <w:t>: "</w:t>
      </w:r>
      <w:r w:rsidR="00ED3BB7" w:rsidRPr="00ED3BB7">
        <w:t xml:space="preserve">O-RAN Information Model and Data </w:t>
      </w:r>
      <w:proofErr w:type="gramStart"/>
      <w:r w:rsidR="00ED3BB7" w:rsidRPr="00ED3BB7">
        <w:t xml:space="preserve">Models </w:t>
      </w:r>
      <w:r w:rsidR="00ED3BB7">
        <w:t xml:space="preserve"> Specification</w:t>
      </w:r>
      <w:proofErr w:type="gramEnd"/>
      <w:r w:rsidRPr="003713A7">
        <w:t>".</w:t>
      </w:r>
    </w:p>
    <w:p w14:paraId="3E0F8560" w14:textId="101098A4" w:rsidR="00ED3BB7" w:rsidRDefault="00ED3BB7" w:rsidP="00427F6D">
      <w:pPr>
        <w:pStyle w:val="EX"/>
      </w:pPr>
      <w:r w:rsidRPr="00ED3BB7">
        <w:t>[</w:t>
      </w:r>
      <w:proofErr w:type="gramStart"/>
      <w:r w:rsidRPr="00ED3BB7">
        <w:t>3]</w:t>
      </w:r>
      <w:r w:rsidRPr="00ED3BB7">
        <w:tab/>
        <w:t>O-RAN.WG6.TS</w:t>
      </w:r>
      <w:proofErr w:type="gramEnd"/>
      <w:r w:rsidRPr="00ED3BB7">
        <w:t>.Orch-Us</w:t>
      </w:r>
      <w:r>
        <w:t>e-Cases: “</w:t>
      </w:r>
      <w:r w:rsidRPr="00ED3BB7">
        <w:t>Cloudification and Orchestration Use Cases and Requirements for O-RAN Virtualized RAN</w:t>
      </w:r>
      <w:r>
        <w:t>”</w:t>
      </w:r>
    </w:p>
    <w:p w14:paraId="69B5A276" w14:textId="097412DE" w:rsidR="00ED3BB7" w:rsidRDefault="00ED3BB7" w:rsidP="00427F6D">
      <w:pPr>
        <w:pStyle w:val="EX"/>
      </w:pPr>
      <w:r>
        <w:t>[4]</w:t>
      </w:r>
      <w:r>
        <w:tab/>
      </w:r>
      <w:r w:rsidRPr="00ED3BB7">
        <w:t xml:space="preserve">OMG: "Unified Modelling Language Specification, Version 2.5.1". </w:t>
      </w:r>
      <w:hyperlink r:id="rId10" w:history="1">
        <w:r w:rsidRPr="002132F2">
          <w:rPr>
            <w:rStyle w:val="Hyperlink"/>
          </w:rPr>
          <w:t>https://www.omg.org/spec/UML/2.5.1</w:t>
        </w:r>
      </w:hyperlink>
      <w:r>
        <w:t>.</w:t>
      </w:r>
    </w:p>
    <w:p w14:paraId="6DBAB13A" w14:textId="7835EA63" w:rsidR="00ED3BB7" w:rsidRPr="00ED3BB7" w:rsidRDefault="00ED3BB7" w:rsidP="00427F6D">
      <w:pPr>
        <w:pStyle w:val="EX"/>
      </w:pPr>
      <w:r>
        <w:t>[5]</w:t>
      </w:r>
      <w:r>
        <w:tab/>
      </w:r>
      <w:r>
        <w:rPr>
          <w:lang w:val="fr-FR"/>
        </w:rPr>
        <w:t xml:space="preserve">IETF RFC </w:t>
      </w:r>
      <w:proofErr w:type="gramStart"/>
      <w:r>
        <w:rPr>
          <w:lang w:val="fr-FR"/>
        </w:rPr>
        <w:t>5424 :</w:t>
      </w:r>
      <w:proofErr w:type="gramEnd"/>
      <w:r>
        <w:rPr>
          <w:lang w:val="fr-FR"/>
        </w:rPr>
        <w:t xml:space="preserve"> </w:t>
      </w:r>
      <w:r w:rsidRPr="00ED3BB7">
        <w:t>"</w:t>
      </w:r>
      <w:r>
        <w:t>The Syslog Protocol”</w:t>
      </w:r>
    </w:p>
    <w:p w14:paraId="2BA98C04" w14:textId="77777777" w:rsidR="001A4D49" w:rsidRDefault="001A4D49" w:rsidP="001A4D49">
      <w:pPr>
        <w:pStyle w:val="Heading2"/>
      </w:pPr>
      <w:bookmarkStart w:id="15" w:name="_Toc202769419"/>
      <w:r>
        <w:t>2.2</w:t>
      </w:r>
      <w:r>
        <w:tab/>
        <w:t>Informative references</w:t>
      </w:r>
      <w:bookmarkEnd w:id="15"/>
    </w:p>
    <w:p w14:paraId="226D4674" w14:textId="531F7072" w:rsidR="001A4D49" w:rsidRDefault="00BC3818" w:rsidP="003944DE">
      <w:r w:rsidRPr="00BC3818">
        <w:t>References are either specific (identified by date of publication and/or edition number or version number) or non</w:t>
      </w:r>
      <w:r w:rsidR="00ED3BB7">
        <w:t>-</w:t>
      </w:r>
      <w:r w:rsidRPr="00BC3818">
        <w:t xml:space="preserve">specific. For specific references, only the cited version applies. For non-specific references, the latest version of the referenced document </w:t>
      </w:r>
      <w:r w:rsidRPr="00BC3818">
        <w:lastRenderedPageBreak/>
        <w:t>(including any amendments) applies. In the case of a reference to a 3GPP document, a non-specific reference implicitly refers to the latest version of that document in Release 18, or the latest 3GPP release prior to Release 18 that includes that document.</w:t>
      </w:r>
    </w:p>
    <w:p w14:paraId="5534912D"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5CB25EA9" w14:textId="77777777" w:rsidR="001A4D49" w:rsidRDefault="00BC3818" w:rsidP="003944DE">
      <w:r w:rsidRPr="00BC3818">
        <w:t xml:space="preserve">The following </w:t>
      </w:r>
      <w:proofErr w:type="gramStart"/>
      <w:r w:rsidRPr="00BC3818">
        <w:t>referenced</w:t>
      </w:r>
      <w:proofErr w:type="gramEnd"/>
      <w:r w:rsidRPr="00BC3818">
        <w:t xml:space="preserve"> documents are not necessary for the application of the present document, but they assist the user </w:t>
      </w:r>
      <w:proofErr w:type="gramStart"/>
      <w:r w:rsidRPr="00BC3818">
        <w:t>with regard to</w:t>
      </w:r>
      <w:proofErr w:type="gramEnd"/>
      <w:r w:rsidRPr="00BC3818">
        <w:t xml:space="preserve"> a particular subject area.</w:t>
      </w:r>
    </w:p>
    <w:p w14:paraId="41E66824" w14:textId="70E76CEF" w:rsidR="00F15477" w:rsidRDefault="00F15477" w:rsidP="00427F6D">
      <w:pPr>
        <w:pStyle w:val="EX"/>
      </w:pPr>
      <w:r>
        <w:t>[i.1]</w:t>
      </w:r>
      <w:r>
        <w:tab/>
      </w:r>
      <w:r w:rsidR="0005643A" w:rsidRPr="0005643A">
        <w:t xml:space="preserve">3GPP TR </w:t>
      </w:r>
      <w:r w:rsidR="00ED3BB7">
        <w:t>32</w:t>
      </w:r>
      <w:r w:rsidR="0005643A" w:rsidRPr="0005643A">
        <w:t>.</w:t>
      </w:r>
      <w:r w:rsidR="00ED3BB7">
        <w:t>160</w:t>
      </w:r>
      <w:r w:rsidR="0005643A" w:rsidRPr="0005643A">
        <w:t>: "</w:t>
      </w:r>
      <w:r w:rsidR="00ED3BB7" w:rsidRPr="00ED3BB7">
        <w:t xml:space="preserve"> Management service template</w:t>
      </w:r>
      <w:r w:rsidR="0005643A" w:rsidRPr="0005643A">
        <w:t>".</w:t>
      </w:r>
    </w:p>
    <w:p w14:paraId="3F35F263" w14:textId="5A0AC52D" w:rsidR="001A4D49" w:rsidRDefault="001A4D49" w:rsidP="00427F6D">
      <w:pPr>
        <w:pStyle w:val="EX"/>
      </w:pPr>
      <w:r>
        <w:t>[i.</w:t>
      </w:r>
      <w:proofErr w:type="gramStart"/>
      <w:r>
        <w:t>2]</w:t>
      </w:r>
      <w:r w:rsidR="00427F6D">
        <w:tab/>
      </w:r>
      <w:r w:rsidR="00ED3BB7">
        <w:rPr>
          <w:rStyle w:val="ui-provider"/>
        </w:rPr>
        <w:t>O-RAN.WG6.TS</w:t>
      </w:r>
      <w:proofErr w:type="gramEnd"/>
      <w:r w:rsidR="00ED3BB7">
        <w:rPr>
          <w:rStyle w:val="ui-provider"/>
        </w:rPr>
        <w:t>.O2-GA&amp;P: “O2 Interface General Aspects and Principles”.</w:t>
      </w:r>
    </w:p>
    <w:p w14:paraId="13A09A7B" w14:textId="65435301" w:rsidR="00532BD4" w:rsidRDefault="0005643A" w:rsidP="00ED3BB7">
      <w:pPr>
        <w:pStyle w:val="EX"/>
        <w:rPr>
          <w:ins w:id="16" w:author="Author"/>
        </w:rPr>
      </w:pPr>
      <w:r>
        <w:t>[i.</w:t>
      </w:r>
      <w:proofErr w:type="gramStart"/>
      <w:r>
        <w:t>3]</w:t>
      </w:r>
      <w:r>
        <w:tab/>
      </w:r>
      <w:r w:rsidRPr="0005643A">
        <w:t>O-RAN.WG</w:t>
      </w:r>
      <w:r w:rsidR="00ED3BB7">
        <w:t>6</w:t>
      </w:r>
      <w:r w:rsidRPr="0005643A">
        <w:t>.T</w:t>
      </w:r>
      <w:r w:rsidR="00ED3BB7">
        <w:t>S</w:t>
      </w:r>
      <w:proofErr w:type="gramEnd"/>
      <w:r w:rsidRPr="0005643A">
        <w:t>.</w:t>
      </w:r>
      <w:r w:rsidR="00ED3BB7">
        <w:t>CADS</w:t>
      </w:r>
      <w:r w:rsidRPr="0005643A">
        <w:t>: "</w:t>
      </w:r>
      <w:r w:rsidR="00ED3BB7" w:rsidRPr="00ED3BB7">
        <w:t>Cloud Architecture and Deployment Scenarios</w:t>
      </w:r>
      <w:r w:rsidRPr="0005643A">
        <w:t>".</w:t>
      </w:r>
    </w:p>
    <w:p w14:paraId="38CF6E30" w14:textId="77777777" w:rsidR="009850A9" w:rsidRPr="009850A9" w:rsidRDefault="009850A9" w:rsidP="009850A9">
      <w:pPr>
        <w:pStyle w:val="EX"/>
        <w:rPr>
          <w:ins w:id="17" w:author="Author"/>
        </w:rPr>
      </w:pPr>
      <w:ins w:id="18" w:author="Author">
        <w:r>
          <w:t>[i.4]</w:t>
        </w:r>
        <w:r>
          <w:tab/>
        </w:r>
        <w:r w:rsidRPr="009850A9">
          <w:t>ITU-T Recommendation X.733 (02/92): "Information technology - Open Systems Interconnection - Systems Management: Alarm reporting function"</w:t>
        </w:r>
      </w:ins>
    </w:p>
    <w:p w14:paraId="530FDC14" w14:textId="1E132B16" w:rsidR="009850A9" w:rsidRPr="00ED3BB7" w:rsidRDefault="009850A9" w:rsidP="00167F70">
      <w:pPr>
        <w:pStyle w:val="EX"/>
      </w:pPr>
      <w:ins w:id="19" w:author="Author">
        <w:r>
          <w:t>[i.5]</w:t>
        </w:r>
        <w:r>
          <w:tab/>
        </w:r>
        <w:r w:rsidR="00167F70" w:rsidRPr="00167F70">
          <w:t>ITU-T Recommendation X.736, "Information Technology - Open Systems Interconnection - System Management: Security Alarm Reporting Function', 1992"</w:t>
        </w:r>
      </w:ins>
    </w:p>
    <w:p w14:paraId="13532459" w14:textId="77777777" w:rsidR="001A4D49" w:rsidRDefault="001A4D49" w:rsidP="001A4D49">
      <w:pPr>
        <w:pStyle w:val="Heading1"/>
      </w:pPr>
      <w:bookmarkStart w:id="20" w:name="_Toc202769420"/>
      <w:r>
        <w:t>3</w:t>
      </w:r>
      <w:r>
        <w:tab/>
        <w:t>Definition of terms, symbols and abbreviations</w:t>
      </w:r>
      <w:bookmarkEnd w:id="20"/>
    </w:p>
    <w:p w14:paraId="1742E2DE" w14:textId="77777777" w:rsidR="00ED3BB7" w:rsidRDefault="00ED3BB7" w:rsidP="00ED3BB7">
      <w:pPr>
        <w:pStyle w:val="Heading2"/>
      </w:pPr>
      <w:bookmarkStart w:id="21" w:name="_Toc451532926"/>
      <w:bookmarkStart w:id="22" w:name="_Toc527987200"/>
      <w:bookmarkStart w:id="23" w:name="_Toc529802484"/>
      <w:bookmarkStart w:id="24" w:name="_Toc193779694"/>
      <w:bookmarkStart w:id="25" w:name="_Toc202769421"/>
      <w:r>
        <w:t>3.1</w:t>
      </w:r>
      <w:r>
        <w:tab/>
      </w:r>
      <w:bookmarkEnd w:id="21"/>
      <w:bookmarkEnd w:id="22"/>
      <w:r>
        <w:t>Terms</w:t>
      </w:r>
      <w:bookmarkEnd w:id="23"/>
      <w:bookmarkEnd w:id="24"/>
      <w:bookmarkEnd w:id="25"/>
    </w:p>
    <w:p w14:paraId="7C06150B" w14:textId="77777777" w:rsidR="00ED3BB7" w:rsidRDefault="00ED3BB7" w:rsidP="00ED3BB7">
      <w:r>
        <w:t>For the purposes of the present document, the following terms apply:</w:t>
      </w:r>
    </w:p>
    <w:p w14:paraId="10624242" w14:textId="77777777" w:rsidR="00ED3BB7" w:rsidRDefault="00ED3BB7" w:rsidP="00ED3BB7">
      <w:r w:rsidRPr="00421AE3">
        <w:t>Generalized Object</w:t>
      </w:r>
      <w:r>
        <w:t xml:space="preserve"> </w:t>
      </w:r>
      <w:r>
        <w:tab/>
      </w:r>
      <w:r>
        <w:tab/>
        <w:t>This is a kind of object whereby specialized objects can be derived from.</w:t>
      </w:r>
    </w:p>
    <w:p w14:paraId="249489D0" w14:textId="77777777" w:rsidR="00ED3BB7" w:rsidRDefault="00ED3BB7" w:rsidP="00ED3BB7">
      <w:r>
        <w:t>Specialized Object</w:t>
      </w:r>
      <w:r>
        <w:tab/>
      </w:r>
      <w:r>
        <w:tab/>
        <w:t>This is a kind of object which is derived from one or more Generalized Object(s).</w:t>
      </w:r>
    </w:p>
    <w:p w14:paraId="7177AE00" w14:textId="77777777" w:rsidR="00ED3BB7" w:rsidRDefault="00ED3BB7" w:rsidP="00ED3BB7">
      <w:pPr>
        <w:pStyle w:val="Heading2"/>
        <w:keepLines w:val="0"/>
        <w:widowControl w:val="0"/>
      </w:pPr>
      <w:bookmarkStart w:id="26" w:name="_Toc451533954"/>
      <w:bookmarkStart w:id="27" w:name="_Toc484178389"/>
      <w:bookmarkStart w:id="28" w:name="_Toc484178419"/>
      <w:bookmarkStart w:id="29" w:name="_Toc487532003"/>
      <w:bookmarkStart w:id="30" w:name="_Toc527987201"/>
      <w:bookmarkStart w:id="31" w:name="_Toc529802485"/>
      <w:bookmarkStart w:id="32" w:name="_Toc193779695"/>
      <w:bookmarkStart w:id="33" w:name="_Toc202769422"/>
      <w:r>
        <w:t>3.2</w:t>
      </w:r>
      <w:r>
        <w:tab/>
        <w:t>Symbols</w:t>
      </w:r>
      <w:bookmarkEnd w:id="26"/>
      <w:bookmarkEnd w:id="27"/>
      <w:bookmarkEnd w:id="28"/>
      <w:bookmarkEnd w:id="29"/>
      <w:bookmarkEnd w:id="30"/>
      <w:bookmarkEnd w:id="31"/>
      <w:bookmarkEnd w:id="32"/>
      <w:bookmarkEnd w:id="33"/>
    </w:p>
    <w:p w14:paraId="175B341B" w14:textId="77777777" w:rsidR="00ED3BB7" w:rsidRDefault="00ED3BB7" w:rsidP="00ED3BB7">
      <w:pPr>
        <w:widowControl w:val="0"/>
      </w:pPr>
      <w:r>
        <w:t>For the purposes of the present document, the following symbols apply:</w:t>
      </w:r>
    </w:p>
    <w:p w14:paraId="20EABE43" w14:textId="77777777" w:rsidR="00ED3BB7" w:rsidRDefault="00ED3BB7" w:rsidP="00ED3BB7">
      <w:pPr>
        <w:pStyle w:val="EW"/>
      </w:pPr>
    </w:p>
    <w:p w14:paraId="6891CAA2" w14:textId="77777777" w:rsidR="00ED3BB7" w:rsidRDefault="00ED3BB7" w:rsidP="00ED3BB7">
      <w:pPr>
        <w:pStyle w:val="Heading2"/>
      </w:pPr>
      <w:bookmarkStart w:id="34" w:name="_Toc451533955"/>
      <w:bookmarkStart w:id="35" w:name="_Toc484178390"/>
      <w:bookmarkStart w:id="36" w:name="_Toc484178420"/>
      <w:bookmarkStart w:id="37" w:name="_Toc487532004"/>
      <w:bookmarkStart w:id="38" w:name="_Toc527987202"/>
      <w:bookmarkStart w:id="39" w:name="_Toc529802486"/>
      <w:bookmarkStart w:id="40" w:name="_Toc193779696"/>
      <w:bookmarkStart w:id="41" w:name="_Toc202769423"/>
      <w:r>
        <w:t>3.3</w:t>
      </w:r>
      <w:r>
        <w:tab/>
        <w:t>Abbreviations</w:t>
      </w:r>
      <w:bookmarkEnd w:id="34"/>
      <w:bookmarkEnd w:id="35"/>
      <w:bookmarkEnd w:id="36"/>
      <w:bookmarkEnd w:id="37"/>
      <w:bookmarkEnd w:id="38"/>
      <w:bookmarkEnd w:id="39"/>
      <w:bookmarkEnd w:id="40"/>
      <w:bookmarkEnd w:id="41"/>
    </w:p>
    <w:p w14:paraId="3C178ED4" w14:textId="77777777" w:rsidR="00ED3BB7" w:rsidRDefault="00ED3BB7" w:rsidP="00ED3BB7">
      <w:r>
        <w:t>For the purposes of the present document, the [following] abbreviations [given in ... and the following] apply:</w:t>
      </w:r>
    </w:p>
    <w:p w14:paraId="6ECF3D05" w14:textId="77777777" w:rsidR="00ED3BB7" w:rsidRDefault="00ED3BB7" w:rsidP="00ED3BB7">
      <w:pPr>
        <w:pStyle w:val="EW"/>
        <w:rPr>
          <w:lang w:eastAsia="ja-JP"/>
        </w:rPr>
      </w:pPr>
      <w:r>
        <w:rPr>
          <w:lang w:eastAsia="ja-JP"/>
        </w:rPr>
        <w:t>AAL</w:t>
      </w:r>
      <w:r>
        <w:rPr>
          <w:lang w:eastAsia="ja-JP"/>
        </w:rPr>
        <w:tab/>
        <w:t>Accelerator Abstraction Layer</w:t>
      </w:r>
    </w:p>
    <w:p w14:paraId="1F64D923" w14:textId="77777777" w:rsidR="00ED3BB7" w:rsidRDefault="00ED3BB7" w:rsidP="00ED3BB7">
      <w:pPr>
        <w:pStyle w:val="EW"/>
        <w:rPr>
          <w:lang w:eastAsia="ja-JP"/>
        </w:rPr>
      </w:pPr>
      <w:r>
        <w:rPr>
          <w:lang w:eastAsia="ja-JP"/>
        </w:rPr>
        <w:t>OIM</w:t>
      </w:r>
      <w:r>
        <w:rPr>
          <w:lang w:eastAsia="ja-JP"/>
        </w:rPr>
        <w:tab/>
        <w:t>O-Cloud Information Model</w:t>
      </w:r>
    </w:p>
    <w:p w14:paraId="1EF6016D" w14:textId="77777777" w:rsidR="00ED3BB7" w:rsidRDefault="00ED3BB7" w:rsidP="00ED3BB7">
      <w:pPr>
        <w:pStyle w:val="Heading1"/>
      </w:pPr>
      <w:bookmarkStart w:id="42" w:name="_Toc451533956"/>
      <w:bookmarkStart w:id="43" w:name="_Toc484178391"/>
      <w:bookmarkStart w:id="44" w:name="_Toc484178421"/>
      <w:bookmarkStart w:id="45" w:name="_Toc487532005"/>
      <w:bookmarkStart w:id="46" w:name="_Toc527987203"/>
      <w:bookmarkStart w:id="47" w:name="_Toc529802487"/>
      <w:bookmarkStart w:id="48" w:name="_Toc193779697"/>
      <w:bookmarkStart w:id="49" w:name="_Toc202769424"/>
      <w:r>
        <w:t>4</w:t>
      </w:r>
      <w:r>
        <w:tab/>
      </w:r>
      <w:bookmarkStart w:id="50" w:name="_Toc451533958"/>
      <w:bookmarkStart w:id="51" w:name="_Toc484178393"/>
      <w:bookmarkStart w:id="52" w:name="_Toc484178423"/>
      <w:bookmarkStart w:id="53" w:name="_Toc487532007"/>
      <w:bookmarkStart w:id="54" w:name="_Toc527987205"/>
      <w:bookmarkStart w:id="55" w:name="_Toc529802489"/>
      <w:bookmarkEnd w:id="42"/>
      <w:bookmarkEnd w:id="43"/>
      <w:bookmarkEnd w:id="44"/>
      <w:bookmarkEnd w:id="45"/>
      <w:bookmarkEnd w:id="46"/>
      <w:bookmarkEnd w:id="47"/>
      <w:r>
        <w:t>O-Cloud Information Model</w:t>
      </w:r>
      <w:bookmarkEnd w:id="48"/>
      <w:bookmarkEnd w:id="49"/>
    </w:p>
    <w:p w14:paraId="5EA1768E" w14:textId="77777777" w:rsidR="00ED3BB7" w:rsidRDefault="00ED3BB7" w:rsidP="00ED3BB7">
      <w:pPr>
        <w:pStyle w:val="Heading2"/>
      </w:pPr>
      <w:bookmarkStart w:id="56" w:name="_Toc193779698"/>
      <w:bookmarkStart w:id="57" w:name="_Toc202769425"/>
      <w:bookmarkStart w:id="58" w:name="_Toc149572538"/>
      <w:r>
        <w:t>4.1</w:t>
      </w:r>
      <w:r>
        <w:tab/>
        <w:t xml:space="preserve">Information </w:t>
      </w:r>
      <w:proofErr w:type="spellStart"/>
      <w:r>
        <w:t>Modeling</w:t>
      </w:r>
      <w:proofErr w:type="spellEnd"/>
      <w:r>
        <w:t xml:space="preserve"> Conventions</w:t>
      </w:r>
      <w:bookmarkEnd w:id="56"/>
      <w:bookmarkEnd w:id="57"/>
    </w:p>
    <w:p w14:paraId="734E1C1F" w14:textId="77777777" w:rsidR="00ED3BB7" w:rsidRDefault="00ED3BB7" w:rsidP="00ED3BB7">
      <w:pPr>
        <w:pStyle w:val="Heading3"/>
      </w:pPr>
      <w:bookmarkStart w:id="59" w:name="_Toc193779699"/>
      <w:bookmarkStart w:id="60" w:name="_Toc202769426"/>
      <w:r>
        <w:t>4.1.1</w:t>
      </w:r>
      <w:r>
        <w:tab/>
      </w:r>
      <w:proofErr w:type="spellStart"/>
      <w:r>
        <w:t>Modeling</w:t>
      </w:r>
      <w:proofErr w:type="spellEnd"/>
      <w:r>
        <w:t xml:space="preserve"> approach, Unified </w:t>
      </w:r>
      <w:proofErr w:type="spellStart"/>
      <w:r>
        <w:t>Modeling</w:t>
      </w:r>
      <w:proofErr w:type="spellEnd"/>
      <w:r>
        <w:t xml:space="preserve"> Language (UML)</w:t>
      </w:r>
      <w:bookmarkEnd w:id="58"/>
      <w:bookmarkEnd w:id="59"/>
      <w:bookmarkEnd w:id="60"/>
    </w:p>
    <w:p w14:paraId="1699B8BE" w14:textId="77777777" w:rsidR="00ED3BB7" w:rsidRDefault="00ED3BB7" w:rsidP="00ED3BB7">
      <w:r>
        <w:t>The Information Model within O-Cloud Infrastructure shall use the Unified Modeling Language™ (UML®) version 2.5.1 [4] from the Object Management Group (OMG).</w:t>
      </w:r>
    </w:p>
    <w:p w14:paraId="2250FEA8" w14:textId="77777777" w:rsidR="00ED3BB7" w:rsidRDefault="00ED3BB7" w:rsidP="00ED3BB7">
      <w:r>
        <w:t>The O-Cloud Infrastructure Information Model shall follow methodology documented in 3GPP TS 32.160 [i.1] Clause 5.2.</w:t>
      </w:r>
    </w:p>
    <w:p w14:paraId="18463E43" w14:textId="34FA4174" w:rsidR="00ED3BB7" w:rsidRDefault="00ED3BB7" w:rsidP="00ED3BB7">
      <w:pPr>
        <w:pStyle w:val="Heading3"/>
      </w:pPr>
      <w:bookmarkStart w:id="61" w:name="_Toc193779700"/>
      <w:bookmarkStart w:id="62" w:name="_Toc202769427"/>
      <w:r>
        <w:lastRenderedPageBreak/>
        <w:t>4.1.2</w:t>
      </w:r>
      <w:r w:rsidR="00761289">
        <w:tab/>
      </w:r>
      <w:r>
        <w:t>Namespaces in the Information Model</w:t>
      </w:r>
      <w:bookmarkEnd w:id="61"/>
      <w:bookmarkEnd w:id="62"/>
    </w:p>
    <w:p w14:paraId="59CF51E7" w14:textId="77777777" w:rsidR="00ED3BB7" w:rsidRDefault="00ED3BB7" w:rsidP="00ED3BB7">
      <w:pPr>
        <w:pStyle w:val="NormalWeb"/>
        <w:rPr>
          <w:rFonts w:eastAsia="Yu Mincho"/>
          <w:sz w:val="20"/>
          <w:szCs w:val="20"/>
          <w:lang w:eastAsia="en-US"/>
        </w:rPr>
      </w:pPr>
      <w:r>
        <w:rPr>
          <w:rFonts w:eastAsia="Yu Mincho"/>
          <w:sz w:val="20"/>
          <w:szCs w:val="20"/>
          <w:lang w:eastAsia="en-US"/>
        </w:rPr>
        <w:t>A Namespace provides a container for named elements, which are called its members</w:t>
      </w:r>
      <w:r>
        <w:t xml:space="preserve">. </w:t>
      </w:r>
      <w:proofErr w:type="gramStart"/>
      <w:r>
        <w:rPr>
          <w:rFonts w:eastAsia="Yu Mincho"/>
          <w:sz w:val="20"/>
          <w:szCs w:val="20"/>
          <w:lang w:eastAsia="en-US"/>
        </w:rPr>
        <w:t>A Namespace</w:t>
      </w:r>
      <w:proofErr w:type="gramEnd"/>
      <w:r>
        <w:rPr>
          <w:rFonts w:eastAsia="Yu Mincho"/>
          <w:sz w:val="20"/>
          <w:szCs w:val="20"/>
          <w:lang w:eastAsia="en-US"/>
        </w:rPr>
        <w:t xml:space="preserve"> may also import named elements from other specifications, in which case those elements become members of the importing Namespace.</w:t>
      </w:r>
    </w:p>
    <w:p w14:paraId="0185E24A" w14:textId="489DBD46" w:rsidR="00ED3BB7" w:rsidRPr="00DA1284" w:rsidRDefault="00ED3BB7" w:rsidP="00ED3BB7">
      <w:pPr>
        <w:pStyle w:val="Heading3"/>
      </w:pPr>
      <w:bookmarkStart w:id="63" w:name="_Toc137638892"/>
      <w:bookmarkStart w:id="64" w:name="_Toc141362710"/>
      <w:bookmarkStart w:id="65" w:name="_Toc141362880"/>
      <w:bookmarkStart w:id="66" w:name="_Toc141362939"/>
      <w:bookmarkStart w:id="67" w:name="_Toc137638893"/>
      <w:bookmarkStart w:id="68" w:name="_Toc141362711"/>
      <w:bookmarkStart w:id="69" w:name="_Toc141362881"/>
      <w:bookmarkStart w:id="70" w:name="_Toc141362940"/>
      <w:bookmarkStart w:id="71" w:name="_Toc137638894"/>
      <w:bookmarkStart w:id="72" w:name="_Toc141362712"/>
      <w:bookmarkStart w:id="73" w:name="_Toc141362882"/>
      <w:bookmarkStart w:id="74" w:name="_Toc141362941"/>
      <w:bookmarkStart w:id="75" w:name="_Toc193779701"/>
      <w:bookmarkStart w:id="76" w:name="_Toc202769428"/>
      <w:bookmarkStart w:id="77" w:name="_Toc149572539"/>
      <w:bookmarkEnd w:id="63"/>
      <w:bookmarkEnd w:id="64"/>
      <w:bookmarkEnd w:id="65"/>
      <w:bookmarkEnd w:id="66"/>
      <w:bookmarkEnd w:id="67"/>
      <w:bookmarkEnd w:id="68"/>
      <w:bookmarkEnd w:id="69"/>
      <w:bookmarkEnd w:id="70"/>
      <w:bookmarkEnd w:id="71"/>
      <w:bookmarkEnd w:id="72"/>
      <w:bookmarkEnd w:id="73"/>
      <w:bookmarkEnd w:id="74"/>
      <w:r w:rsidRPr="00DA1284">
        <w:t>4.1.3</w:t>
      </w:r>
      <w:r w:rsidR="00761289">
        <w:tab/>
      </w:r>
      <w:r w:rsidRPr="00DA1284">
        <w:t>Namespace Relationships</w:t>
      </w:r>
      <w:bookmarkEnd w:id="75"/>
      <w:bookmarkEnd w:id="76"/>
    </w:p>
    <w:p w14:paraId="0846DC6B" w14:textId="77777777" w:rsidR="00ED3BB7" w:rsidRPr="00DA1284" w:rsidRDefault="00ED3BB7" w:rsidP="00ED3BB7">
      <w:r w:rsidRPr="00DA1284">
        <w:t>Figure 4.1.3-1 describes the relationship between each namespace defined in this specification.</w:t>
      </w:r>
    </w:p>
    <w:p w14:paraId="2182BCCE" w14:textId="77777777" w:rsidR="00ED3BB7" w:rsidRPr="00FF1619" w:rsidRDefault="00ED3BB7" w:rsidP="00ED3BB7">
      <w:pPr>
        <w:jc w:val="center"/>
      </w:pPr>
      <w:r w:rsidRPr="00FF1619">
        <w:rPr>
          <w:noProof/>
        </w:rPr>
        <w:drawing>
          <wp:inline distT="0" distB="0" distL="0" distR="0" wp14:anchorId="6B6DA03E" wp14:editId="67A96E18">
            <wp:extent cx="5584960" cy="2812347"/>
            <wp:effectExtent l="0" t="0" r="0" b="7620"/>
            <wp:docPr id="11391670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67072" name="Picture 36"/>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584960" cy="2812347"/>
                    </a:xfrm>
                    <a:prstGeom prst="rect">
                      <a:avLst/>
                    </a:prstGeom>
                  </pic:spPr>
                </pic:pic>
              </a:graphicData>
            </a:graphic>
          </wp:inline>
        </w:drawing>
      </w:r>
    </w:p>
    <w:p w14:paraId="2F91F833" w14:textId="77777777" w:rsidR="00ED3BB7" w:rsidRDefault="00ED3BB7" w:rsidP="00ED3BB7">
      <w:pPr>
        <w:pStyle w:val="TF"/>
      </w:pPr>
      <w:bookmarkStart w:id="78" w:name="_Toc193779709"/>
      <w:bookmarkStart w:id="79" w:name="_Toc202768294"/>
      <w:r>
        <w:t>Figure 4.1.3-1 Relationship between Namespaces</w:t>
      </w:r>
      <w:bookmarkEnd w:id="78"/>
      <w:bookmarkEnd w:id="79"/>
      <w:r>
        <w:tab/>
      </w:r>
    </w:p>
    <w:p w14:paraId="0DEB980E" w14:textId="77777777" w:rsidR="00ED3BB7" w:rsidRDefault="00ED3BB7" w:rsidP="00ED3BB7">
      <w:pPr>
        <w:pStyle w:val="Heading2"/>
      </w:pPr>
      <w:bookmarkStart w:id="80" w:name="_Toc193779702"/>
      <w:bookmarkStart w:id="81" w:name="_Toc202769429"/>
      <w:r>
        <w:t>4.2</w:t>
      </w:r>
      <w:r>
        <w:tab/>
        <w:t>Information Model Definitions</w:t>
      </w:r>
      <w:bookmarkEnd w:id="77"/>
      <w:bookmarkEnd w:id="80"/>
      <w:bookmarkEnd w:id="81"/>
    </w:p>
    <w:p w14:paraId="223512EA" w14:textId="06DD2EEB" w:rsidR="00ED3BB7" w:rsidRDefault="00ED3BB7" w:rsidP="00ED3BB7">
      <w:pPr>
        <w:pStyle w:val="Heading3"/>
      </w:pPr>
      <w:bookmarkStart w:id="82" w:name="_Toc193779703"/>
      <w:bookmarkStart w:id="83" w:name="_Toc202769430"/>
      <w:r>
        <w:t>4.2.1</w:t>
      </w:r>
      <w:r w:rsidR="00761289">
        <w:tab/>
      </w:r>
      <w:r>
        <w:t>Namespace: ORAN.O2ims.Inventory</w:t>
      </w:r>
      <w:bookmarkEnd w:id="82"/>
      <w:bookmarkEnd w:id="83"/>
    </w:p>
    <w:p w14:paraId="69235137" w14:textId="77777777" w:rsidR="00ED3BB7" w:rsidRDefault="00ED3BB7" w:rsidP="00ED3BB7">
      <w:pPr>
        <w:pStyle w:val="Heading4"/>
      </w:pPr>
      <w:r>
        <w:t>4.2.1.1</w:t>
      </w:r>
      <w:r>
        <w:tab/>
        <w:t>Namespace Overview</w:t>
      </w:r>
    </w:p>
    <w:p w14:paraId="0AEFA800" w14:textId="77777777" w:rsidR="00ED3BB7" w:rsidRDefault="00ED3BB7" w:rsidP="00ED3BB7">
      <w:r>
        <w:t>The O-RAN O2ims Inventory namespace defines the classes and their attributes which are directly exposed to the consumer (SMO) via its O2 IMS Interface.</w:t>
      </w:r>
    </w:p>
    <w:p w14:paraId="270CD148" w14:textId="77777777" w:rsidR="00ED3BB7" w:rsidRPr="00E174B4" w:rsidRDefault="00ED3BB7" w:rsidP="00ED3BB7">
      <w:r w:rsidRPr="008C099B">
        <w:t>This namespace is used for O-Cloud infrastructure Resources. That content is meant only to be internally consumable to the O-Cloud. The O2ims Inventory has status, metrics and types as well as its topologies.</w:t>
      </w:r>
      <w:r>
        <w:t xml:space="preserve"> </w:t>
      </w:r>
      <w:r w:rsidRPr="001F1BE4">
        <w:t xml:space="preserve">These resources can be used to build up the O-Cloud Node Clusters and their </w:t>
      </w:r>
      <w:proofErr w:type="spellStart"/>
      <w:proofErr w:type="gramStart"/>
      <w:r w:rsidRPr="001F1BE4">
        <w:t>compute</w:t>
      </w:r>
      <w:proofErr w:type="spellEnd"/>
      <w:r w:rsidRPr="001F1BE4">
        <w:t>,</w:t>
      </w:r>
      <w:proofErr w:type="gramEnd"/>
      <w:r w:rsidRPr="001F1BE4">
        <w:t xml:space="preserve"> networking and storage capabilities.</w:t>
      </w:r>
    </w:p>
    <w:p w14:paraId="31C5835C" w14:textId="77777777" w:rsidR="00ED3BB7" w:rsidRDefault="00ED3BB7" w:rsidP="00ED3BB7">
      <w:pPr>
        <w:pStyle w:val="Heading4"/>
      </w:pPr>
      <w:bookmarkStart w:id="84" w:name="_Toc451533957"/>
      <w:bookmarkStart w:id="85" w:name="_Toc484178392"/>
      <w:bookmarkStart w:id="86" w:name="_Toc484178422"/>
      <w:bookmarkStart w:id="87" w:name="_Toc487532006"/>
      <w:bookmarkStart w:id="88" w:name="_Toc527987204"/>
      <w:bookmarkStart w:id="89" w:name="_Toc529802488"/>
      <w:bookmarkStart w:id="90" w:name="_Toc94645704"/>
      <w:r>
        <w:t>4.2.1.2</w:t>
      </w:r>
      <w:r>
        <w:tab/>
      </w:r>
      <w:bookmarkEnd w:id="84"/>
      <w:bookmarkEnd w:id="85"/>
      <w:bookmarkEnd w:id="86"/>
      <w:bookmarkEnd w:id="87"/>
      <w:bookmarkEnd w:id="88"/>
      <w:bookmarkEnd w:id="89"/>
      <w:bookmarkEnd w:id="90"/>
      <w:r>
        <w:t>Imported and associated information entities</w:t>
      </w:r>
    </w:p>
    <w:p w14:paraId="014D2FDA" w14:textId="77777777" w:rsidR="00ED3BB7" w:rsidRDefault="00ED3BB7" w:rsidP="00ED3BB7">
      <w:pPr>
        <w:pStyle w:val="Heading5"/>
      </w:pPr>
      <w:r>
        <w:t>4.2.1.2.1</w:t>
      </w:r>
      <w:r>
        <w:tab/>
        <w:t>Imported information entities and local labels</w:t>
      </w:r>
    </w:p>
    <w:p w14:paraId="09315FFE" w14:textId="77777777" w:rsidR="00ED3BB7" w:rsidRDefault="00ED3BB7" w:rsidP="00ED3BB7">
      <w:r>
        <w:t xml:space="preserve">Information entities imported into the model are also elements of the namespace and </w:t>
      </w:r>
      <w:proofErr w:type="gramStart"/>
      <w:r>
        <w:t>therefore shall</w:t>
      </w:r>
      <w:proofErr w:type="gramEnd"/>
      <w:r>
        <w:t xml:space="preserve"> remain unique within the namespace. </w:t>
      </w:r>
    </w:p>
    <w:p w14:paraId="463C43AE" w14:textId="77777777" w:rsidR="00ED3BB7" w:rsidRPr="009542A4" w:rsidRDefault="00ED3BB7" w:rsidP="00ED3BB7">
      <w:pPr>
        <w:pStyle w:val="TH"/>
      </w:pPr>
      <w:bookmarkStart w:id="91" w:name="_Toc161722104"/>
      <w:bookmarkStart w:id="92" w:name="_Toc193779739"/>
      <w:bookmarkStart w:id="93" w:name="_Toc202768190"/>
      <w:r>
        <w:t>Table 4.2.1.2.1</w:t>
      </w:r>
      <w:r w:rsidRPr="00833A4F">
        <w:t>-1 Imported Entities</w:t>
      </w:r>
      <w:bookmarkEnd w:id="91"/>
      <w:bookmarkEnd w:id="92"/>
      <w:bookmarkEnd w:id="93"/>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34E1B331"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10FD363B" w14:textId="77777777" w:rsidR="00ED3BB7" w:rsidRPr="00944B63" w:rsidRDefault="00ED3BB7" w:rsidP="00775EDC">
            <w:pPr>
              <w:pStyle w:val="TAH"/>
            </w:pPr>
            <w:r w:rsidRPr="00944B63">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5D16204B" w14:textId="77777777" w:rsidR="00ED3BB7" w:rsidRPr="00944B63" w:rsidRDefault="00ED3BB7" w:rsidP="00775EDC">
            <w:pPr>
              <w:pStyle w:val="TAH"/>
            </w:pPr>
            <w:r w:rsidRPr="00944B63">
              <w:t xml:space="preserve">Local label </w:t>
            </w:r>
          </w:p>
        </w:tc>
      </w:tr>
      <w:tr w:rsidR="00ED3BB7" w14:paraId="7940B47C"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hideMark/>
          </w:tcPr>
          <w:p w14:paraId="51A41F63" w14:textId="77777777" w:rsidR="00ED3BB7" w:rsidRPr="00944B63" w:rsidRDefault="00ED3BB7" w:rsidP="00775EDC">
            <w:pPr>
              <w:pStyle w:val="TAL"/>
            </w:pPr>
            <w:r w:rsidRPr="00944B63">
              <w:t xml:space="preserve">TS 28.622 [6], information object class, </w:t>
            </w:r>
            <w:r w:rsidRPr="00944B63">
              <w:rPr>
                <w:rFonts w:ascii="Courier New" w:hAnsi="Courier New" w:cs="Courier New"/>
              </w:rPr>
              <w:t>Top</w:t>
            </w:r>
          </w:p>
        </w:tc>
        <w:tc>
          <w:tcPr>
            <w:tcW w:w="4252" w:type="dxa"/>
            <w:tcBorders>
              <w:top w:val="single" w:sz="6" w:space="0" w:color="auto"/>
              <w:left w:val="single" w:sz="6" w:space="0" w:color="auto"/>
              <w:bottom w:val="single" w:sz="6" w:space="0" w:color="auto"/>
              <w:right w:val="single" w:sz="4" w:space="0" w:color="auto"/>
            </w:tcBorders>
            <w:hideMark/>
          </w:tcPr>
          <w:p w14:paraId="205508D6" w14:textId="77777777" w:rsidR="00ED3BB7" w:rsidRPr="00944B63" w:rsidRDefault="00ED3BB7" w:rsidP="00775EDC">
            <w:pPr>
              <w:pStyle w:val="TAL"/>
            </w:pPr>
            <w:r w:rsidRPr="00944B63">
              <w:rPr>
                <w:rFonts w:ascii="Courier New" w:hAnsi="Courier New" w:cs="Courier New"/>
              </w:rPr>
              <w:t>Top</w:t>
            </w:r>
          </w:p>
        </w:tc>
      </w:tr>
      <w:tr w:rsidR="00ED3BB7" w14:paraId="60D9A13B"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4258E279" w14:textId="77777777" w:rsidR="00ED3BB7" w:rsidRPr="00944B63" w:rsidRDefault="00ED3BB7" w:rsidP="00775EDC">
            <w:pPr>
              <w:pStyle w:val="TAL"/>
            </w:pPr>
          </w:p>
        </w:tc>
        <w:tc>
          <w:tcPr>
            <w:tcW w:w="4252" w:type="dxa"/>
            <w:tcBorders>
              <w:top w:val="single" w:sz="6" w:space="0" w:color="auto"/>
              <w:left w:val="single" w:sz="6" w:space="0" w:color="auto"/>
              <w:bottom w:val="single" w:sz="4" w:space="0" w:color="auto"/>
              <w:right w:val="single" w:sz="4" w:space="0" w:color="auto"/>
            </w:tcBorders>
          </w:tcPr>
          <w:p w14:paraId="66F5054F" w14:textId="77777777" w:rsidR="00ED3BB7" w:rsidRPr="00944B63" w:rsidRDefault="00ED3BB7" w:rsidP="00775EDC">
            <w:pPr>
              <w:pStyle w:val="TAL"/>
              <w:rPr>
                <w:rFonts w:ascii="Courier New" w:hAnsi="Courier New" w:cs="Courier New"/>
              </w:rPr>
            </w:pPr>
          </w:p>
        </w:tc>
      </w:tr>
    </w:tbl>
    <w:p w14:paraId="180B461A" w14:textId="77777777" w:rsidR="00ED3BB7" w:rsidRDefault="00ED3BB7" w:rsidP="00ED3BB7"/>
    <w:p w14:paraId="038D1BFB" w14:textId="77777777" w:rsidR="00ED3BB7" w:rsidRDefault="00ED3BB7" w:rsidP="00ED3BB7">
      <w:pPr>
        <w:pStyle w:val="Heading5"/>
      </w:pPr>
      <w:r>
        <w:lastRenderedPageBreak/>
        <w:t>4.2.1.2.2</w:t>
      </w:r>
      <w:r>
        <w:tab/>
        <w:t>Associated information entities and local labels</w:t>
      </w:r>
    </w:p>
    <w:p w14:paraId="57771911" w14:textId="77777777" w:rsidR="00ED3BB7" w:rsidRDefault="00ED3BB7" w:rsidP="00ED3BB7">
      <w:r>
        <w:t>Information entities referenced in the model through an association which may be extended and overloaded with a new entity of the same name within the namespace are listed in the associated entities table.</w:t>
      </w:r>
    </w:p>
    <w:p w14:paraId="0F097373" w14:textId="77777777" w:rsidR="00ED3BB7" w:rsidRPr="009542A4" w:rsidRDefault="00ED3BB7" w:rsidP="00ED3BB7">
      <w:pPr>
        <w:pStyle w:val="TH"/>
      </w:pPr>
      <w:bookmarkStart w:id="94" w:name="_Toc161722105"/>
      <w:bookmarkStart w:id="95" w:name="_Toc193779740"/>
      <w:bookmarkStart w:id="96" w:name="_Toc202768191"/>
      <w:r>
        <w:t xml:space="preserve">Table </w:t>
      </w:r>
      <w:r w:rsidRPr="00F237DF">
        <w:t>4.</w:t>
      </w:r>
      <w:r>
        <w:t>2.1.2</w:t>
      </w:r>
      <w:r w:rsidRPr="00F237DF">
        <w:t>.2-1 Associated Entities</w:t>
      </w:r>
      <w:bookmarkEnd w:id="94"/>
      <w:bookmarkEnd w:id="95"/>
      <w:bookmarkEnd w:id="96"/>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50A81E33"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789EC72F" w14:textId="77777777" w:rsidR="00ED3BB7" w:rsidRPr="00944B63" w:rsidRDefault="00ED3BB7" w:rsidP="00775EDC">
            <w:pPr>
              <w:pStyle w:val="TAH"/>
            </w:pPr>
            <w:r w:rsidRPr="00944B63">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7E4C500E" w14:textId="77777777" w:rsidR="00ED3BB7" w:rsidRPr="00944B63" w:rsidRDefault="00ED3BB7" w:rsidP="00775EDC">
            <w:pPr>
              <w:pStyle w:val="TAH"/>
            </w:pPr>
            <w:r w:rsidRPr="00944B63">
              <w:t xml:space="preserve">Local label </w:t>
            </w:r>
          </w:p>
        </w:tc>
      </w:tr>
      <w:tr w:rsidR="00ED3BB7" w14:paraId="4FDDE5ED"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hideMark/>
          </w:tcPr>
          <w:p w14:paraId="5C9B60C5" w14:textId="77777777" w:rsidR="00ED3BB7" w:rsidRPr="00944B63" w:rsidRDefault="00ED3BB7" w:rsidP="00775EDC">
            <w:pPr>
              <w:pStyle w:val="TAL"/>
            </w:pPr>
            <w:r w:rsidRPr="00944B63">
              <w:t xml:space="preserve">WG10 IM/DM [2], </w:t>
            </w:r>
            <w:proofErr w:type="spellStart"/>
            <w:r w:rsidRPr="00944B63">
              <w:t>PerformanceMeasureDictionary</w:t>
            </w:r>
            <w:proofErr w:type="spellEnd"/>
            <w:r w:rsidRPr="00944B63">
              <w:t xml:space="preserve"> </w:t>
            </w:r>
          </w:p>
        </w:tc>
        <w:tc>
          <w:tcPr>
            <w:tcW w:w="4252" w:type="dxa"/>
            <w:tcBorders>
              <w:top w:val="single" w:sz="6" w:space="0" w:color="auto"/>
              <w:left w:val="single" w:sz="6" w:space="0" w:color="auto"/>
              <w:bottom w:val="single" w:sz="6" w:space="0" w:color="auto"/>
              <w:right w:val="single" w:sz="4" w:space="0" w:color="auto"/>
            </w:tcBorders>
            <w:hideMark/>
          </w:tcPr>
          <w:p w14:paraId="4FDC4207" w14:textId="77777777" w:rsidR="00ED3BB7" w:rsidRPr="00944B63" w:rsidRDefault="00ED3BB7" w:rsidP="00775EDC">
            <w:pPr>
              <w:pStyle w:val="TAL"/>
              <w:rPr>
                <w:rFonts w:ascii="Courier New" w:hAnsi="Courier New" w:cs="Courier New"/>
              </w:rPr>
            </w:pPr>
            <w:proofErr w:type="spellStart"/>
            <w:r w:rsidRPr="00944B63">
              <w:t>PerformanceMeasureDictionary</w:t>
            </w:r>
            <w:proofErr w:type="spellEnd"/>
            <w:r w:rsidRPr="00944B63">
              <w:rPr>
                <w:rFonts w:ascii="Courier New" w:hAnsi="Courier New"/>
                <w:lang w:eastAsia="zh-CN"/>
              </w:rPr>
              <w:t xml:space="preserve"> </w:t>
            </w:r>
          </w:p>
        </w:tc>
      </w:tr>
      <w:tr w:rsidR="00ED3BB7" w14:paraId="39A45C85"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hideMark/>
          </w:tcPr>
          <w:p w14:paraId="0ECA97B5" w14:textId="77777777" w:rsidR="00ED3BB7" w:rsidRPr="00944B63" w:rsidRDefault="00ED3BB7" w:rsidP="00775EDC">
            <w:pPr>
              <w:pStyle w:val="TAL"/>
              <w:tabs>
                <w:tab w:val="left" w:pos="1150"/>
              </w:tabs>
            </w:pPr>
            <w:r w:rsidRPr="00944B63">
              <w:t xml:space="preserve">WG10 IM/DM [2], </w:t>
            </w:r>
            <w:proofErr w:type="spellStart"/>
            <w:r w:rsidRPr="00944B63">
              <w:rPr>
                <w:i/>
                <w:iCs/>
              </w:rPr>
              <w:t>PerformanceMeasureDefinition</w:t>
            </w:r>
            <w:proofErr w:type="spellEnd"/>
            <w:r w:rsidRPr="00944B63">
              <w:rPr>
                <w:i/>
                <w:iCs/>
              </w:rPr>
              <w:t>_</w:t>
            </w:r>
          </w:p>
        </w:tc>
        <w:tc>
          <w:tcPr>
            <w:tcW w:w="4252" w:type="dxa"/>
            <w:tcBorders>
              <w:top w:val="single" w:sz="6" w:space="0" w:color="auto"/>
              <w:left w:val="single" w:sz="6" w:space="0" w:color="auto"/>
              <w:bottom w:val="single" w:sz="6" w:space="0" w:color="auto"/>
              <w:right w:val="single" w:sz="4" w:space="0" w:color="auto"/>
            </w:tcBorders>
            <w:hideMark/>
          </w:tcPr>
          <w:p w14:paraId="0D2AAFBB" w14:textId="77777777" w:rsidR="00ED3BB7" w:rsidRPr="00944B63" w:rsidRDefault="00ED3BB7" w:rsidP="00775EDC">
            <w:pPr>
              <w:pStyle w:val="TAL"/>
            </w:pPr>
            <w:proofErr w:type="spellStart"/>
            <w:r w:rsidRPr="00944B63">
              <w:t>PerformanceMeasureDefinition</w:t>
            </w:r>
            <w:proofErr w:type="spellEnd"/>
          </w:p>
        </w:tc>
      </w:tr>
      <w:tr w:rsidR="00ED3BB7" w14:paraId="7DB71D3E"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hideMark/>
          </w:tcPr>
          <w:p w14:paraId="717E2E02" w14:textId="77777777" w:rsidR="00ED3BB7" w:rsidRPr="00944B63" w:rsidRDefault="00ED3BB7" w:rsidP="00775EDC">
            <w:pPr>
              <w:pStyle w:val="TAL"/>
              <w:tabs>
                <w:tab w:val="left" w:pos="1150"/>
              </w:tabs>
            </w:pPr>
            <w:r w:rsidRPr="00944B63">
              <w:t xml:space="preserve">WG10 IM/DM [2], </w:t>
            </w:r>
            <w:proofErr w:type="spellStart"/>
            <w:r w:rsidRPr="00944B63">
              <w:t>AlarmDictionary</w:t>
            </w:r>
            <w:proofErr w:type="spellEnd"/>
          </w:p>
        </w:tc>
        <w:tc>
          <w:tcPr>
            <w:tcW w:w="4252" w:type="dxa"/>
            <w:tcBorders>
              <w:top w:val="single" w:sz="6" w:space="0" w:color="auto"/>
              <w:left w:val="single" w:sz="6" w:space="0" w:color="auto"/>
              <w:bottom w:val="single" w:sz="6" w:space="0" w:color="auto"/>
              <w:right w:val="single" w:sz="4" w:space="0" w:color="auto"/>
            </w:tcBorders>
            <w:hideMark/>
          </w:tcPr>
          <w:p w14:paraId="10B7FED0" w14:textId="77777777" w:rsidR="00ED3BB7" w:rsidRPr="00944B63" w:rsidRDefault="00ED3BB7" w:rsidP="00775EDC">
            <w:pPr>
              <w:pStyle w:val="TAL"/>
            </w:pPr>
            <w:proofErr w:type="spellStart"/>
            <w:r w:rsidRPr="00944B63">
              <w:t>AlarmDictionary</w:t>
            </w:r>
            <w:proofErr w:type="spellEnd"/>
          </w:p>
        </w:tc>
      </w:tr>
      <w:tr w:rsidR="00ED3BB7" w14:paraId="07F3EF87"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hideMark/>
          </w:tcPr>
          <w:p w14:paraId="74E9CFC0" w14:textId="77777777" w:rsidR="00ED3BB7" w:rsidRPr="00944B63" w:rsidRDefault="00ED3BB7" w:rsidP="00775EDC">
            <w:pPr>
              <w:pStyle w:val="TAL"/>
              <w:tabs>
                <w:tab w:val="left" w:pos="1150"/>
              </w:tabs>
            </w:pPr>
            <w:r w:rsidRPr="00944B63">
              <w:t xml:space="preserve">WG10 IM/DM [2], </w:t>
            </w:r>
            <w:proofErr w:type="spellStart"/>
            <w:r w:rsidRPr="00944B63">
              <w:t>AlarmDefinition</w:t>
            </w:r>
            <w:proofErr w:type="spellEnd"/>
          </w:p>
        </w:tc>
        <w:tc>
          <w:tcPr>
            <w:tcW w:w="4252" w:type="dxa"/>
            <w:tcBorders>
              <w:top w:val="single" w:sz="6" w:space="0" w:color="auto"/>
              <w:left w:val="single" w:sz="6" w:space="0" w:color="auto"/>
              <w:bottom w:val="single" w:sz="6" w:space="0" w:color="auto"/>
              <w:right w:val="single" w:sz="4" w:space="0" w:color="auto"/>
            </w:tcBorders>
            <w:hideMark/>
          </w:tcPr>
          <w:p w14:paraId="48D3FF3F" w14:textId="77777777" w:rsidR="00ED3BB7" w:rsidRPr="00944B63" w:rsidRDefault="00ED3BB7" w:rsidP="00775EDC">
            <w:pPr>
              <w:pStyle w:val="TAL"/>
            </w:pPr>
            <w:proofErr w:type="spellStart"/>
            <w:r w:rsidRPr="00944B63">
              <w:t>AlarmDefinition</w:t>
            </w:r>
            <w:proofErr w:type="spellEnd"/>
          </w:p>
        </w:tc>
      </w:tr>
      <w:tr w:rsidR="00ED3BB7" w14:paraId="071FB51A"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hideMark/>
          </w:tcPr>
          <w:p w14:paraId="3438C724" w14:textId="77777777" w:rsidR="00ED3BB7" w:rsidRPr="00944B63" w:rsidRDefault="00ED3BB7" w:rsidP="00775EDC">
            <w:pPr>
              <w:pStyle w:val="TAL"/>
              <w:tabs>
                <w:tab w:val="left" w:pos="1150"/>
              </w:tabs>
            </w:pPr>
            <w:r w:rsidRPr="00944B63">
              <w:t xml:space="preserve">WG10 IM/DM [2], </w:t>
            </w:r>
            <w:proofErr w:type="spellStart"/>
            <w:r w:rsidRPr="00944B63">
              <w:t>ProbableCause</w:t>
            </w:r>
            <w:proofErr w:type="spellEnd"/>
          </w:p>
        </w:tc>
        <w:tc>
          <w:tcPr>
            <w:tcW w:w="4252" w:type="dxa"/>
            <w:tcBorders>
              <w:top w:val="single" w:sz="6" w:space="0" w:color="auto"/>
              <w:left w:val="single" w:sz="6" w:space="0" w:color="auto"/>
              <w:bottom w:val="single" w:sz="6" w:space="0" w:color="auto"/>
              <w:right w:val="single" w:sz="4" w:space="0" w:color="auto"/>
            </w:tcBorders>
          </w:tcPr>
          <w:p w14:paraId="013C734B" w14:textId="77777777" w:rsidR="00ED3BB7" w:rsidRPr="00944B63" w:rsidRDefault="00ED3BB7" w:rsidP="00775EDC">
            <w:pPr>
              <w:pStyle w:val="TAL"/>
            </w:pPr>
            <w:proofErr w:type="spellStart"/>
            <w:r w:rsidRPr="00944B63">
              <w:rPr>
                <w:rFonts w:eastAsiaTheme="minorEastAsia"/>
                <w:lang w:val="en-IE" w:eastAsia="zh-CN"/>
              </w:rPr>
              <w:t>ProbableCause</w:t>
            </w:r>
            <w:proofErr w:type="spellEnd"/>
          </w:p>
        </w:tc>
      </w:tr>
      <w:tr w:rsidR="00ED3BB7" w14:paraId="69199F3A"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66736A68" w14:textId="77777777" w:rsidR="00ED3BB7" w:rsidRPr="00944B63" w:rsidRDefault="00ED3BB7" w:rsidP="00775EDC">
            <w:pPr>
              <w:pStyle w:val="TAL"/>
              <w:tabs>
                <w:tab w:val="left" w:pos="1150"/>
              </w:tabs>
            </w:pPr>
            <w:r w:rsidRPr="00944B63">
              <w:t xml:space="preserve">4.2.2.4.1, </w:t>
            </w:r>
            <w:proofErr w:type="spellStart"/>
            <w:r w:rsidRPr="00944B63">
              <w:t>ArtifactResourceType</w:t>
            </w:r>
            <w:proofErr w:type="spellEnd"/>
          </w:p>
        </w:tc>
        <w:tc>
          <w:tcPr>
            <w:tcW w:w="4252" w:type="dxa"/>
            <w:tcBorders>
              <w:top w:val="single" w:sz="6" w:space="0" w:color="auto"/>
              <w:left w:val="single" w:sz="6" w:space="0" w:color="auto"/>
              <w:bottom w:val="single" w:sz="4" w:space="0" w:color="auto"/>
              <w:right w:val="single" w:sz="4" w:space="0" w:color="auto"/>
            </w:tcBorders>
          </w:tcPr>
          <w:p w14:paraId="74C5F374" w14:textId="77777777" w:rsidR="00ED3BB7" w:rsidRPr="00944B63" w:rsidRDefault="00ED3BB7" w:rsidP="00775EDC">
            <w:pPr>
              <w:pStyle w:val="TAL"/>
              <w:rPr>
                <w:rFonts w:eastAsiaTheme="minorEastAsia"/>
                <w:lang w:val="en-IE" w:eastAsia="zh-CN"/>
              </w:rPr>
            </w:pPr>
            <w:proofErr w:type="spellStart"/>
            <w:r w:rsidRPr="00944B63">
              <w:t>ArtifactResourceType</w:t>
            </w:r>
            <w:proofErr w:type="spellEnd"/>
          </w:p>
        </w:tc>
      </w:tr>
      <w:tr w:rsidR="00ED3BB7" w14:paraId="6643FEF2"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16FE581A" w14:textId="77777777" w:rsidR="00ED3BB7" w:rsidRPr="00944B63" w:rsidRDefault="00ED3BB7" w:rsidP="00775EDC">
            <w:pPr>
              <w:pStyle w:val="TAL"/>
              <w:tabs>
                <w:tab w:val="left" w:pos="1150"/>
              </w:tabs>
            </w:pPr>
            <w:r w:rsidRPr="00944B63">
              <w:t xml:space="preserve">4.2.2.4.1, </w:t>
            </w:r>
            <w:proofErr w:type="spellStart"/>
            <w:r w:rsidRPr="00944B63">
              <w:t>ArtifactResource</w:t>
            </w:r>
            <w:proofErr w:type="spellEnd"/>
          </w:p>
        </w:tc>
        <w:tc>
          <w:tcPr>
            <w:tcW w:w="4252" w:type="dxa"/>
            <w:tcBorders>
              <w:top w:val="single" w:sz="6" w:space="0" w:color="auto"/>
              <w:left w:val="single" w:sz="6" w:space="0" w:color="auto"/>
              <w:bottom w:val="single" w:sz="4" w:space="0" w:color="auto"/>
              <w:right w:val="single" w:sz="4" w:space="0" w:color="auto"/>
            </w:tcBorders>
          </w:tcPr>
          <w:p w14:paraId="3686A3BB" w14:textId="77777777" w:rsidR="00ED3BB7" w:rsidRPr="00944B63" w:rsidRDefault="00ED3BB7" w:rsidP="00775EDC">
            <w:pPr>
              <w:pStyle w:val="TAL"/>
            </w:pPr>
            <w:proofErr w:type="spellStart"/>
            <w:r w:rsidRPr="00944B63">
              <w:t>ArtifactResource</w:t>
            </w:r>
            <w:proofErr w:type="spellEnd"/>
          </w:p>
        </w:tc>
      </w:tr>
      <w:tr w:rsidR="00ED3BB7" w14:paraId="7BB2BCFC"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599864BA" w14:textId="77777777" w:rsidR="00ED3BB7" w:rsidRPr="00944B63" w:rsidRDefault="00ED3BB7" w:rsidP="00775EDC">
            <w:pPr>
              <w:pStyle w:val="TAL"/>
              <w:tabs>
                <w:tab w:val="left" w:pos="1150"/>
              </w:tabs>
            </w:pPr>
            <w:r w:rsidRPr="00944B63">
              <w:t xml:space="preserve">4.2.3.4.1, </w:t>
            </w:r>
            <w:proofErr w:type="spellStart"/>
            <w:r w:rsidRPr="00944B63">
              <w:t>ClusterResourceType</w:t>
            </w:r>
            <w:proofErr w:type="spellEnd"/>
          </w:p>
        </w:tc>
        <w:tc>
          <w:tcPr>
            <w:tcW w:w="4252" w:type="dxa"/>
            <w:tcBorders>
              <w:top w:val="single" w:sz="6" w:space="0" w:color="auto"/>
              <w:left w:val="single" w:sz="6" w:space="0" w:color="auto"/>
              <w:bottom w:val="single" w:sz="4" w:space="0" w:color="auto"/>
              <w:right w:val="single" w:sz="4" w:space="0" w:color="auto"/>
            </w:tcBorders>
          </w:tcPr>
          <w:p w14:paraId="465D131B" w14:textId="77777777" w:rsidR="00ED3BB7" w:rsidRPr="00944B63" w:rsidRDefault="00ED3BB7" w:rsidP="00775EDC">
            <w:pPr>
              <w:pStyle w:val="TAL"/>
            </w:pPr>
            <w:proofErr w:type="spellStart"/>
            <w:r w:rsidRPr="00944B63">
              <w:t>ClusterResourceType</w:t>
            </w:r>
            <w:proofErr w:type="spellEnd"/>
          </w:p>
        </w:tc>
      </w:tr>
      <w:tr w:rsidR="00ED3BB7" w14:paraId="34145056"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13090902" w14:textId="77777777" w:rsidR="00ED3BB7" w:rsidRPr="00944B63" w:rsidRDefault="00ED3BB7" w:rsidP="00775EDC">
            <w:pPr>
              <w:pStyle w:val="TAL"/>
              <w:tabs>
                <w:tab w:val="left" w:pos="1150"/>
              </w:tabs>
            </w:pPr>
            <w:r w:rsidRPr="00944B63">
              <w:t xml:space="preserve">4.2.3.4.2, </w:t>
            </w:r>
            <w:proofErr w:type="spellStart"/>
            <w:r w:rsidRPr="00944B63">
              <w:t>ClusterResource</w:t>
            </w:r>
            <w:proofErr w:type="spellEnd"/>
          </w:p>
        </w:tc>
        <w:tc>
          <w:tcPr>
            <w:tcW w:w="4252" w:type="dxa"/>
            <w:tcBorders>
              <w:top w:val="single" w:sz="6" w:space="0" w:color="auto"/>
              <w:left w:val="single" w:sz="6" w:space="0" w:color="auto"/>
              <w:bottom w:val="single" w:sz="4" w:space="0" w:color="auto"/>
              <w:right w:val="single" w:sz="4" w:space="0" w:color="auto"/>
            </w:tcBorders>
          </w:tcPr>
          <w:p w14:paraId="5CAB5622" w14:textId="77777777" w:rsidR="00ED3BB7" w:rsidRPr="00944B63" w:rsidRDefault="00ED3BB7" w:rsidP="00775EDC">
            <w:pPr>
              <w:pStyle w:val="TAL"/>
            </w:pPr>
            <w:proofErr w:type="spellStart"/>
            <w:r w:rsidRPr="00944B63">
              <w:t>ClusterResource</w:t>
            </w:r>
            <w:proofErr w:type="spellEnd"/>
          </w:p>
        </w:tc>
      </w:tr>
      <w:tr w:rsidR="00ED3BB7" w14:paraId="2B7DDB8C"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0A5AC1FF" w14:textId="77777777" w:rsidR="00ED3BB7" w:rsidRPr="00944B63" w:rsidRDefault="00ED3BB7" w:rsidP="00775EDC">
            <w:pPr>
              <w:pStyle w:val="TAL"/>
              <w:tabs>
                <w:tab w:val="left" w:pos="1150"/>
              </w:tabs>
            </w:pPr>
            <w:r w:rsidRPr="00944B63">
              <w:t xml:space="preserve">4.2.3.4.3, </w:t>
            </w:r>
            <w:proofErr w:type="spellStart"/>
            <w:r w:rsidRPr="00944B63">
              <w:t>NodeClusterType</w:t>
            </w:r>
            <w:proofErr w:type="spellEnd"/>
          </w:p>
        </w:tc>
        <w:tc>
          <w:tcPr>
            <w:tcW w:w="4252" w:type="dxa"/>
            <w:tcBorders>
              <w:top w:val="single" w:sz="6" w:space="0" w:color="auto"/>
              <w:left w:val="single" w:sz="6" w:space="0" w:color="auto"/>
              <w:bottom w:val="single" w:sz="4" w:space="0" w:color="auto"/>
              <w:right w:val="single" w:sz="4" w:space="0" w:color="auto"/>
            </w:tcBorders>
          </w:tcPr>
          <w:p w14:paraId="56D10371" w14:textId="77777777" w:rsidR="00ED3BB7" w:rsidRPr="00944B63" w:rsidRDefault="00ED3BB7" w:rsidP="00775EDC">
            <w:pPr>
              <w:pStyle w:val="TAL"/>
            </w:pPr>
            <w:proofErr w:type="spellStart"/>
            <w:r w:rsidRPr="00944B63">
              <w:t>NodeClusterType</w:t>
            </w:r>
            <w:proofErr w:type="spellEnd"/>
          </w:p>
        </w:tc>
      </w:tr>
      <w:tr w:rsidR="00ED3BB7" w14:paraId="002E8F4C"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165C4701" w14:textId="77777777" w:rsidR="00ED3BB7" w:rsidRPr="00944B63" w:rsidRDefault="00ED3BB7" w:rsidP="00775EDC">
            <w:pPr>
              <w:pStyle w:val="TAL"/>
              <w:tabs>
                <w:tab w:val="left" w:pos="1150"/>
              </w:tabs>
            </w:pPr>
            <w:r w:rsidRPr="00944B63">
              <w:t xml:space="preserve">4.2.3.4.4, </w:t>
            </w:r>
            <w:proofErr w:type="spellStart"/>
            <w:r w:rsidRPr="00944B63">
              <w:t>NodeCluster</w:t>
            </w:r>
            <w:proofErr w:type="spellEnd"/>
          </w:p>
        </w:tc>
        <w:tc>
          <w:tcPr>
            <w:tcW w:w="4252" w:type="dxa"/>
            <w:tcBorders>
              <w:top w:val="single" w:sz="6" w:space="0" w:color="auto"/>
              <w:left w:val="single" w:sz="6" w:space="0" w:color="auto"/>
              <w:bottom w:val="single" w:sz="4" w:space="0" w:color="auto"/>
              <w:right w:val="single" w:sz="4" w:space="0" w:color="auto"/>
            </w:tcBorders>
          </w:tcPr>
          <w:p w14:paraId="6D1CAD3B" w14:textId="77777777" w:rsidR="00ED3BB7" w:rsidRPr="00944B63" w:rsidRDefault="00ED3BB7" w:rsidP="00775EDC">
            <w:pPr>
              <w:pStyle w:val="TAL"/>
            </w:pPr>
            <w:proofErr w:type="spellStart"/>
            <w:r w:rsidRPr="00944B63">
              <w:t>NodeCluster</w:t>
            </w:r>
            <w:proofErr w:type="spellEnd"/>
          </w:p>
        </w:tc>
      </w:tr>
      <w:tr w:rsidR="00ED3BB7" w14:paraId="2C547EB4"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153C0897" w14:textId="77777777" w:rsidR="00ED3BB7" w:rsidRPr="00944B63" w:rsidRDefault="00ED3BB7" w:rsidP="00775EDC">
            <w:pPr>
              <w:pStyle w:val="TAL"/>
              <w:tabs>
                <w:tab w:val="left" w:pos="1150"/>
              </w:tabs>
            </w:pPr>
            <w:r w:rsidRPr="00944B63">
              <w:t xml:space="preserve">4.2.4.4.1, </w:t>
            </w:r>
            <w:proofErr w:type="spellStart"/>
            <w:r w:rsidRPr="00944B63">
              <w:t>InfrastructureResourceType</w:t>
            </w:r>
            <w:proofErr w:type="spellEnd"/>
          </w:p>
        </w:tc>
        <w:tc>
          <w:tcPr>
            <w:tcW w:w="4252" w:type="dxa"/>
            <w:tcBorders>
              <w:top w:val="single" w:sz="6" w:space="0" w:color="auto"/>
              <w:left w:val="single" w:sz="6" w:space="0" w:color="auto"/>
              <w:bottom w:val="single" w:sz="4" w:space="0" w:color="auto"/>
              <w:right w:val="single" w:sz="4" w:space="0" w:color="auto"/>
            </w:tcBorders>
          </w:tcPr>
          <w:p w14:paraId="3B224241" w14:textId="77777777" w:rsidR="00ED3BB7" w:rsidRPr="00944B63" w:rsidRDefault="00ED3BB7" w:rsidP="00775EDC">
            <w:pPr>
              <w:pStyle w:val="TAL"/>
            </w:pPr>
            <w:proofErr w:type="spellStart"/>
            <w:r w:rsidRPr="00944B63">
              <w:t>InfrastructureResourceType</w:t>
            </w:r>
            <w:proofErr w:type="spellEnd"/>
          </w:p>
        </w:tc>
      </w:tr>
      <w:tr w:rsidR="00ED3BB7" w14:paraId="5A4AE698"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408D8932" w14:textId="77777777" w:rsidR="00ED3BB7" w:rsidRPr="00944B63" w:rsidRDefault="00ED3BB7" w:rsidP="00775EDC">
            <w:pPr>
              <w:pStyle w:val="TAL"/>
              <w:tabs>
                <w:tab w:val="left" w:pos="1150"/>
              </w:tabs>
            </w:pPr>
            <w:r w:rsidRPr="00944B63">
              <w:t xml:space="preserve">4.2.4.4.2, </w:t>
            </w:r>
            <w:proofErr w:type="spellStart"/>
            <w:r w:rsidRPr="00944B63">
              <w:t>InfrastructureResource</w:t>
            </w:r>
            <w:proofErr w:type="spellEnd"/>
          </w:p>
        </w:tc>
        <w:tc>
          <w:tcPr>
            <w:tcW w:w="4252" w:type="dxa"/>
            <w:tcBorders>
              <w:top w:val="single" w:sz="6" w:space="0" w:color="auto"/>
              <w:left w:val="single" w:sz="6" w:space="0" w:color="auto"/>
              <w:bottom w:val="single" w:sz="4" w:space="0" w:color="auto"/>
              <w:right w:val="single" w:sz="4" w:space="0" w:color="auto"/>
            </w:tcBorders>
          </w:tcPr>
          <w:p w14:paraId="10D519C9" w14:textId="77777777" w:rsidR="00ED3BB7" w:rsidRPr="00944B63" w:rsidRDefault="00ED3BB7" w:rsidP="00775EDC">
            <w:pPr>
              <w:pStyle w:val="TAL"/>
            </w:pPr>
            <w:proofErr w:type="spellStart"/>
            <w:r w:rsidRPr="00944B63">
              <w:t>InfrastructureResource</w:t>
            </w:r>
            <w:proofErr w:type="spellEnd"/>
          </w:p>
        </w:tc>
      </w:tr>
    </w:tbl>
    <w:p w14:paraId="067D465D" w14:textId="77777777" w:rsidR="00ED3BB7" w:rsidRDefault="00ED3BB7" w:rsidP="00ED3BB7"/>
    <w:p w14:paraId="0F011BE7" w14:textId="77777777" w:rsidR="00ED3BB7" w:rsidRDefault="00ED3BB7" w:rsidP="00ED3BB7">
      <w:pPr>
        <w:pStyle w:val="Heading4"/>
      </w:pPr>
      <w:r>
        <w:t>4.2.1.3</w:t>
      </w:r>
      <w:r>
        <w:tab/>
        <w:t>Class Diagram</w:t>
      </w:r>
    </w:p>
    <w:p w14:paraId="389836A6" w14:textId="77777777" w:rsidR="00ED3BB7" w:rsidRDefault="00ED3BB7" w:rsidP="00ED3BB7">
      <w:pPr>
        <w:pStyle w:val="Heading5"/>
      </w:pPr>
      <w:r>
        <w:t>4.2.1.3.1</w:t>
      </w:r>
      <w:r>
        <w:tab/>
        <w:t>Relationships</w:t>
      </w:r>
    </w:p>
    <w:p w14:paraId="42754DF4" w14:textId="77777777" w:rsidR="00ED3BB7" w:rsidRPr="006943B8" w:rsidRDefault="00ED3BB7" w:rsidP="00ED3BB7">
      <w:pPr>
        <w:pStyle w:val="Heading6"/>
      </w:pPr>
      <w:r>
        <w:t>4.2.1.3.1.1</w:t>
      </w:r>
      <w:r>
        <w:tab/>
        <w:t>Description</w:t>
      </w:r>
    </w:p>
    <w:p w14:paraId="293C66B4" w14:textId="77777777" w:rsidR="00ED3BB7" w:rsidRDefault="00ED3BB7" w:rsidP="00ED3BB7">
      <w:r w:rsidRPr="00EC51AF">
        <w:t>This clause depicts the set of classes (e.g. IOCs) that encapsulates the information relevant for th</w:t>
      </w:r>
      <w:r>
        <w:t>e O-RAN Cloud (O-Cloud)</w:t>
      </w:r>
      <w:r w:rsidRPr="00EC51AF">
        <w:t xml:space="preserve">. This clause provides an overview of the relationships between relevant classes in UML. Subsequent clauses </w:t>
      </w:r>
      <w:r w:rsidRPr="00755079">
        <w:t>provide more detailed specification of various aspects of these classes</w:t>
      </w:r>
      <w:r>
        <w:t>.</w:t>
      </w:r>
      <w:r w:rsidRPr="003A7232">
        <w:t xml:space="preserve"> </w:t>
      </w:r>
      <w:r>
        <w:t>The UML Class diagram depicts a view of the namespace maintaining a defined focus so as not to overcrowd a single diagram trying to depict all relationships within the namespace.</w:t>
      </w:r>
    </w:p>
    <w:p w14:paraId="0D3CD1CC" w14:textId="77777777" w:rsidR="00ED3BB7" w:rsidRPr="00FD7CF9" w:rsidRDefault="00ED3BB7" w:rsidP="00ED3BB7">
      <w:pPr>
        <w:pStyle w:val="Heading6"/>
      </w:pPr>
      <w:r>
        <w:t>4.2.1.3.1.2</w:t>
      </w:r>
      <w:r>
        <w:tab/>
        <w:t>O2ims</w:t>
      </w:r>
      <w:r w:rsidRPr="00FD7CF9">
        <w:t xml:space="preserve"> Inventory</w:t>
      </w:r>
      <w:r>
        <w:t xml:space="preserve"> Object</w:t>
      </w:r>
      <w:r w:rsidRPr="00FD7CF9">
        <w:t xml:space="preserve"> Relationships</w:t>
      </w:r>
    </w:p>
    <w:p w14:paraId="714940BE" w14:textId="77777777" w:rsidR="00ED3BB7" w:rsidRDefault="00ED3BB7" w:rsidP="00ED3BB7">
      <w:r>
        <w:t>The O2ims services have operations on the following managed service objects that are provided by the O-Cloud:</w:t>
      </w:r>
    </w:p>
    <w:p w14:paraId="2245BDB9" w14:textId="77777777" w:rsidR="00ED3BB7" w:rsidRDefault="00ED3BB7" w:rsidP="00ED3BB7">
      <w:pPr>
        <w:pStyle w:val="B1"/>
        <w:numPr>
          <w:ilvl w:val="0"/>
          <w:numId w:val="2"/>
        </w:numPr>
        <w:ind w:left="734" w:hanging="446"/>
        <w:contextualSpacing/>
      </w:pPr>
      <w:proofErr w:type="spellStart"/>
      <w:r>
        <w:t>OCloud</w:t>
      </w:r>
      <w:proofErr w:type="spellEnd"/>
      <w:r>
        <w:t>,</w:t>
      </w:r>
    </w:p>
    <w:p w14:paraId="688C300E" w14:textId="77777777" w:rsidR="00ED3BB7" w:rsidRDefault="00ED3BB7" w:rsidP="00ED3BB7">
      <w:pPr>
        <w:pStyle w:val="B1"/>
        <w:numPr>
          <w:ilvl w:val="0"/>
          <w:numId w:val="2"/>
        </w:numPr>
        <w:ind w:left="734" w:hanging="446"/>
        <w:contextualSpacing/>
        <w:rPr>
          <w:rFonts w:eastAsia="Yu Mincho"/>
        </w:rPr>
      </w:pPr>
      <w:r>
        <w:tab/>
        <w:t>Location,</w:t>
      </w:r>
    </w:p>
    <w:p w14:paraId="651C7EB9" w14:textId="77777777" w:rsidR="00ED3BB7" w:rsidRDefault="00ED3BB7" w:rsidP="00ED3BB7">
      <w:pPr>
        <w:pStyle w:val="B1"/>
        <w:numPr>
          <w:ilvl w:val="0"/>
          <w:numId w:val="2"/>
        </w:numPr>
        <w:ind w:left="734" w:hanging="446"/>
        <w:contextualSpacing/>
      </w:pPr>
      <w:r>
        <w:tab/>
      </w:r>
      <w:proofErr w:type="spellStart"/>
      <w:r>
        <w:t>OCloudSite</w:t>
      </w:r>
      <w:proofErr w:type="spellEnd"/>
      <w:r>
        <w:t>,</w:t>
      </w:r>
    </w:p>
    <w:p w14:paraId="11365FCB" w14:textId="77777777" w:rsidR="00ED3BB7" w:rsidRDefault="00ED3BB7" w:rsidP="00ED3BB7">
      <w:pPr>
        <w:pStyle w:val="B1"/>
        <w:numPr>
          <w:ilvl w:val="0"/>
          <w:numId w:val="2"/>
        </w:numPr>
        <w:ind w:left="734" w:hanging="446"/>
        <w:contextualSpacing/>
      </w:pPr>
      <w:proofErr w:type="spellStart"/>
      <w:r>
        <w:t>ResourceType</w:t>
      </w:r>
      <w:proofErr w:type="spellEnd"/>
      <w:r>
        <w:t xml:space="preserve">, </w:t>
      </w:r>
    </w:p>
    <w:p w14:paraId="6E05A764" w14:textId="77777777" w:rsidR="00ED3BB7" w:rsidRDefault="00ED3BB7" w:rsidP="00ED3BB7">
      <w:pPr>
        <w:pStyle w:val="B1"/>
        <w:numPr>
          <w:ilvl w:val="0"/>
          <w:numId w:val="2"/>
        </w:numPr>
        <w:ind w:left="734" w:hanging="446"/>
        <w:contextualSpacing/>
      </w:pPr>
      <w:proofErr w:type="spellStart"/>
      <w:r>
        <w:t>ResourcePool</w:t>
      </w:r>
      <w:proofErr w:type="spellEnd"/>
      <w:r>
        <w:t xml:space="preserve">, </w:t>
      </w:r>
    </w:p>
    <w:p w14:paraId="69F38D74" w14:textId="77777777" w:rsidR="00ED3BB7" w:rsidRDefault="00ED3BB7" w:rsidP="00ED3BB7">
      <w:pPr>
        <w:pStyle w:val="B1"/>
        <w:numPr>
          <w:ilvl w:val="0"/>
          <w:numId w:val="2"/>
        </w:numPr>
        <w:ind w:left="734" w:hanging="446"/>
        <w:contextualSpacing/>
      </w:pPr>
      <w:r>
        <w:t xml:space="preserve">Resource, </w:t>
      </w:r>
    </w:p>
    <w:p w14:paraId="3F868B29" w14:textId="77777777" w:rsidR="00ED3BB7" w:rsidRDefault="00ED3BB7" w:rsidP="00ED3BB7">
      <w:pPr>
        <w:pStyle w:val="B1"/>
        <w:numPr>
          <w:ilvl w:val="0"/>
          <w:numId w:val="2"/>
        </w:numPr>
        <w:ind w:left="734" w:hanging="446"/>
        <w:contextualSpacing/>
      </w:pPr>
      <w:proofErr w:type="spellStart"/>
      <w:r>
        <w:t>DeploymentManager</w:t>
      </w:r>
      <w:proofErr w:type="spellEnd"/>
      <w:r>
        <w:t>, and</w:t>
      </w:r>
    </w:p>
    <w:p w14:paraId="27956C94" w14:textId="77777777" w:rsidR="00ED3BB7" w:rsidRDefault="00ED3BB7" w:rsidP="00ED3BB7">
      <w:pPr>
        <w:pStyle w:val="B1"/>
        <w:numPr>
          <w:ilvl w:val="0"/>
          <w:numId w:val="2"/>
        </w:numPr>
        <w:ind w:left="734" w:hanging="446"/>
        <w:contextualSpacing/>
      </w:pPr>
      <w:r>
        <w:tab/>
      </w:r>
      <w:proofErr w:type="spellStart"/>
      <w:r>
        <w:t>InventoryChangeSubscription</w:t>
      </w:r>
      <w:proofErr w:type="spellEnd"/>
    </w:p>
    <w:p w14:paraId="2A732496" w14:textId="77777777" w:rsidR="00ED3BB7" w:rsidRDefault="00ED3BB7" w:rsidP="00ED3BB7">
      <w:pPr>
        <w:pStyle w:val="B10"/>
        <w:spacing w:after="0"/>
        <w:ind w:left="749" w:hanging="461"/>
        <w:contextualSpacing/>
      </w:pPr>
    </w:p>
    <w:p w14:paraId="1E4F5886" w14:textId="77777777" w:rsidR="00ED3BB7" w:rsidRDefault="00ED3BB7" w:rsidP="00ED3BB7">
      <w:r>
        <w:t>Figure 4.2.1.3.1.2-1 illustrates the relationships in between the information entities of the O2ims_InfrastructureInventory services. Figure 4.2.1.3.1.2-2 illustrates the relationship for the subscribe/notify pattern.</w:t>
      </w:r>
    </w:p>
    <w:p w14:paraId="6503D1D6" w14:textId="77777777" w:rsidR="00ED3BB7" w:rsidRDefault="00ED3BB7" w:rsidP="00ED3BB7"/>
    <w:p w14:paraId="5E95F1AE" w14:textId="77777777" w:rsidR="00ED3BB7" w:rsidRDefault="00ED3BB7" w:rsidP="00ED3BB7">
      <w:pPr>
        <w:pStyle w:val="PlantUML"/>
      </w:pPr>
      <w:bookmarkStart w:id="97" w:name="_Hlk97751400"/>
      <w:r>
        <w:t>@startuml</w:t>
      </w:r>
    </w:p>
    <w:p w14:paraId="3965927A" w14:textId="77777777" w:rsidR="00ED3BB7" w:rsidRDefault="00ED3BB7" w:rsidP="00ED3BB7">
      <w:pPr>
        <w:pStyle w:val="PlantUML"/>
      </w:pPr>
      <w:r>
        <w:t>skin rose</w:t>
      </w:r>
    </w:p>
    <w:p w14:paraId="08B12C3D" w14:textId="77777777" w:rsidR="00ED3BB7" w:rsidRDefault="00ED3BB7" w:rsidP="00ED3BB7">
      <w:pPr>
        <w:pStyle w:val="PlantUML"/>
      </w:pPr>
      <w:r>
        <w:t>skinparam ClassStereotypeFontStyle normal</w:t>
      </w:r>
    </w:p>
    <w:p w14:paraId="0FFAD271" w14:textId="77777777" w:rsidR="00ED3BB7" w:rsidRDefault="00ED3BB7" w:rsidP="00ED3BB7">
      <w:pPr>
        <w:pStyle w:val="PlantUML"/>
      </w:pPr>
      <w:r>
        <w:t>skinparam style strictuml</w:t>
      </w:r>
    </w:p>
    <w:p w14:paraId="2467E7F5" w14:textId="77777777" w:rsidR="00ED3BB7" w:rsidRDefault="00ED3BB7" w:rsidP="00ED3BB7">
      <w:pPr>
        <w:pStyle w:val="PlantUML"/>
      </w:pPr>
      <w:r>
        <w:t>hide members</w:t>
      </w:r>
    </w:p>
    <w:p w14:paraId="413A709B" w14:textId="77777777" w:rsidR="00ED3BB7" w:rsidRDefault="00ED3BB7" w:rsidP="00ED3BB7">
      <w:pPr>
        <w:pStyle w:val="PlantUML"/>
      </w:pPr>
    </w:p>
    <w:p w14:paraId="79FEB289" w14:textId="77777777" w:rsidR="00ED3BB7" w:rsidRDefault="00ED3BB7" w:rsidP="00ED3BB7">
      <w:pPr>
        <w:pStyle w:val="PlantUML"/>
      </w:pPr>
      <w:r>
        <w:t>Namespace ORAN.O2ims.Inventory {</w:t>
      </w:r>
    </w:p>
    <w:p w14:paraId="3B1435DE" w14:textId="77777777" w:rsidR="00ED3BB7" w:rsidRDefault="00ED3BB7" w:rsidP="00ED3BB7">
      <w:pPr>
        <w:pStyle w:val="PlantUML"/>
      </w:pPr>
      <w:r>
        <w:t xml:space="preserve">Class “O-Cloud” as OCloud </w:t>
      </w:r>
    </w:p>
    <w:p w14:paraId="1163687B" w14:textId="77777777" w:rsidR="00ED3BB7" w:rsidRDefault="00ED3BB7" w:rsidP="00ED3BB7">
      <w:pPr>
        <w:pStyle w:val="PlantUML"/>
      </w:pPr>
    </w:p>
    <w:p w14:paraId="2DAC0090" w14:textId="77777777" w:rsidR="00ED3BB7" w:rsidRDefault="00ED3BB7" w:rsidP="00ED3BB7">
      <w:pPr>
        <w:pStyle w:val="PlantUML"/>
      </w:pPr>
      <w:r>
        <w:lastRenderedPageBreak/>
        <w:t>Class OCloudAvailableNotification &lt;&lt;notification&gt;&gt;</w:t>
      </w:r>
    </w:p>
    <w:p w14:paraId="3A9E71E6" w14:textId="77777777" w:rsidR="00ED3BB7" w:rsidRDefault="00ED3BB7" w:rsidP="00ED3BB7">
      <w:pPr>
        <w:pStyle w:val="PlantUML"/>
      </w:pPr>
      <w:r>
        <w:t xml:space="preserve">Class DeploymentManager </w:t>
      </w:r>
    </w:p>
    <w:p w14:paraId="6B84595F" w14:textId="77777777" w:rsidR="00ED3BB7" w:rsidRDefault="00ED3BB7" w:rsidP="00ED3BB7">
      <w:pPr>
        <w:pStyle w:val="PlantUML"/>
      </w:pPr>
    </w:p>
    <w:p w14:paraId="4F658307" w14:textId="77777777" w:rsidR="00ED3BB7" w:rsidRDefault="00ED3BB7" w:rsidP="00ED3BB7">
      <w:pPr>
        <w:pStyle w:val="PlantUML"/>
      </w:pPr>
      <w:r>
        <w:t>Class Location</w:t>
      </w:r>
    </w:p>
    <w:p w14:paraId="04608494" w14:textId="77777777" w:rsidR="00ED3BB7" w:rsidRDefault="00ED3BB7" w:rsidP="00ED3BB7">
      <w:pPr>
        <w:pStyle w:val="PlantUML"/>
      </w:pPr>
    </w:p>
    <w:p w14:paraId="05CADDDD" w14:textId="77777777" w:rsidR="00ED3BB7" w:rsidRDefault="00ED3BB7" w:rsidP="00ED3BB7">
      <w:pPr>
        <w:pStyle w:val="PlantUML"/>
      </w:pPr>
      <w:r>
        <w:t>Class “O-CloudSite” as OCloudSite</w:t>
      </w:r>
    </w:p>
    <w:p w14:paraId="52AE0E52" w14:textId="77777777" w:rsidR="00ED3BB7" w:rsidRDefault="00ED3BB7" w:rsidP="00ED3BB7">
      <w:pPr>
        <w:pStyle w:val="PlantUML"/>
      </w:pPr>
    </w:p>
    <w:p w14:paraId="7A6851FA" w14:textId="77777777" w:rsidR="00ED3BB7" w:rsidRDefault="00ED3BB7" w:rsidP="00ED3BB7">
      <w:pPr>
        <w:pStyle w:val="PlantUML"/>
      </w:pPr>
      <w:r>
        <w:t xml:space="preserve">Class ResourcePool </w:t>
      </w:r>
    </w:p>
    <w:p w14:paraId="0F1DDD22" w14:textId="77777777" w:rsidR="00ED3BB7" w:rsidRDefault="00ED3BB7" w:rsidP="00ED3BB7">
      <w:pPr>
        <w:pStyle w:val="PlantUML"/>
      </w:pPr>
    </w:p>
    <w:p w14:paraId="07B917D4" w14:textId="77777777" w:rsidR="00ED3BB7" w:rsidRDefault="00ED3BB7" w:rsidP="00ED3BB7">
      <w:pPr>
        <w:pStyle w:val="PlantUML"/>
      </w:pPr>
      <w:r>
        <w:t xml:space="preserve">Class Resource </w:t>
      </w:r>
    </w:p>
    <w:p w14:paraId="62D3D583" w14:textId="77777777" w:rsidR="00ED3BB7" w:rsidRDefault="00ED3BB7" w:rsidP="00ED3BB7">
      <w:pPr>
        <w:pStyle w:val="PlantUML"/>
      </w:pPr>
    </w:p>
    <w:p w14:paraId="73B2F6F3" w14:textId="77777777" w:rsidR="00ED3BB7" w:rsidRDefault="00ED3BB7" w:rsidP="00ED3BB7">
      <w:pPr>
        <w:pStyle w:val="PlantUML"/>
      </w:pPr>
      <w:r>
        <w:t xml:space="preserve">Class ResourceType </w:t>
      </w:r>
    </w:p>
    <w:p w14:paraId="33B8CBDA" w14:textId="77777777" w:rsidR="00ED3BB7" w:rsidRDefault="00ED3BB7" w:rsidP="00ED3BB7">
      <w:pPr>
        <w:pStyle w:val="PlantUML"/>
      </w:pPr>
    </w:p>
    <w:p w14:paraId="53714289" w14:textId="77777777" w:rsidR="00ED3BB7" w:rsidRDefault="00ED3BB7" w:rsidP="00ED3BB7">
      <w:pPr>
        <w:pStyle w:val="PlantUML"/>
      </w:pPr>
      <w:r>
        <w:t>Enum ResourceKind &lt;&lt;enumeration&gt;&gt;</w:t>
      </w:r>
    </w:p>
    <w:p w14:paraId="3B126187" w14:textId="77777777" w:rsidR="00ED3BB7" w:rsidRDefault="00ED3BB7" w:rsidP="00ED3BB7">
      <w:pPr>
        <w:pStyle w:val="PlantUML"/>
      </w:pPr>
    </w:p>
    <w:p w14:paraId="4B345720" w14:textId="77777777" w:rsidR="00ED3BB7" w:rsidRDefault="00ED3BB7" w:rsidP="00ED3BB7">
      <w:pPr>
        <w:pStyle w:val="PlantUML"/>
      </w:pPr>
    </w:p>
    <w:p w14:paraId="31FF53B9" w14:textId="77777777" w:rsidR="00ED3BB7" w:rsidRDefault="00ED3BB7" w:rsidP="00ED3BB7">
      <w:pPr>
        <w:pStyle w:val="PlantUML"/>
      </w:pPr>
      <w:r>
        <w:t>Enum ResourceClass &lt;&lt;enumeration&gt;&gt;</w:t>
      </w:r>
    </w:p>
    <w:p w14:paraId="2B3BA5AB" w14:textId="77777777" w:rsidR="00ED3BB7" w:rsidRDefault="00ED3BB7" w:rsidP="00ED3BB7">
      <w:pPr>
        <w:pStyle w:val="PlantUML"/>
      </w:pPr>
    </w:p>
    <w:p w14:paraId="2A4F5336" w14:textId="77777777" w:rsidR="00ED3BB7" w:rsidRDefault="00ED3BB7" w:rsidP="00ED3BB7">
      <w:pPr>
        <w:pStyle w:val="PlantUML"/>
      </w:pPr>
      <w:r>
        <w:t>OCloud .u.&gt; OCloudAvailableNotification : SendsOnCreation</w:t>
      </w:r>
    </w:p>
    <w:p w14:paraId="4037FA09" w14:textId="77777777" w:rsidR="00ED3BB7" w:rsidRDefault="00ED3BB7" w:rsidP="00ED3BB7">
      <w:pPr>
        <w:pStyle w:val="PlantUML"/>
      </w:pPr>
      <w:r>
        <w:t xml:space="preserve">OCloud “1” *--&gt; “+deploymentManagers\n1..*” DeploymentManager </w:t>
      </w:r>
    </w:p>
    <w:p w14:paraId="3E8006AF" w14:textId="77777777" w:rsidR="00ED3BB7" w:rsidRDefault="00ED3BB7" w:rsidP="00ED3BB7">
      <w:pPr>
        <w:pStyle w:val="PlantUML"/>
      </w:pPr>
      <w:r>
        <w:t xml:space="preserve">OCloud “1” *--&gt; “+oCloudSites\n1..*” OCloudSite </w:t>
      </w:r>
    </w:p>
    <w:p w14:paraId="508D3221" w14:textId="77777777" w:rsidR="00ED3BB7" w:rsidRPr="00433E40" w:rsidRDefault="00ED3BB7" w:rsidP="00ED3BB7">
      <w:pPr>
        <w:pStyle w:val="PlantUML"/>
      </w:pPr>
      <w:r w:rsidRPr="00433E40">
        <w:t xml:space="preserve">OCloud “1” *--&gt; “+locations\n1..*” Location </w:t>
      </w:r>
    </w:p>
    <w:p w14:paraId="53C8EB90" w14:textId="77777777" w:rsidR="00ED3BB7" w:rsidRDefault="00ED3BB7" w:rsidP="00ED3BB7">
      <w:pPr>
        <w:pStyle w:val="PlantUML"/>
      </w:pPr>
      <w:r w:rsidRPr="00433E40">
        <w:t>Location “1” &lt;--&gt; “+oCloudSites\n0..*” OCloudSite</w:t>
      </w:r>
      <w:r>
        <w:t xml:space="preserve"> : “\n”</w:t>
      </w:r>
    </w:p>
    <w:p w14:paraId="5E01C967" w14:textId="77777777" w:rsidR="00ED3BB7" w:rsidRDefault="00ED3BB7" w:rsidP="00ED3BB7">
      <w:pPr>
        <w:pStyle w:val="PlantUML"/>
      </w:pPr>
      <w:r>
        <w:t>OCloudSite “1” --&gt; “+resourcePools\n1..*” ResourcePool</w:t>
      </w:r>
    </w:p>
    <w:p w14:paraId="0598694F" w14:textId="77777777" w:rsidR="00ED3BB7" w:rsidRDefault="00ED3BB7" w:rsidP="00ED3BB7">
      <w:pPr>
        <w:pStyle w:val="PlantUML"/>
      </w:pPr>
      <w:r>
        <w:t>ResourcePool “1” *</w:t>
      </w:r>
      <w:r w:rsidRPr="00F34FA5">
        <w:t>--&gt; “+resources\n1..*</w:t>
      </w:r>
      <w:r>
        <w:t xml:space="preserve">” Resource </w:t>
      </w:r>
    </w:p>
    <w:p w14:paraId="430CBCF6" w14:textId="77777777" w:rsidR="00ED3BB7" w:rsidRDefault="00ED3BB7" w:rsidP="00ED3BB7">
      <w:pPr>
        <w:pStyle w:val="PlantUML"/>
      </w:pPr>
      <w:r>
        <w:t>Resource “1” o--&gt; “+elements\n0..*” Resource  : IsComposedOf</w:t>
      </w:r>
    </w:p>
    <w:p w14:paraId="5ABA0B39" w14:textId="77777777" w:rsidR="00ED3BB7" w:rsidRDefault="00ED3BB7" w:rsidP="00ED3BB7">
      <w:pPr>
        <w:pStyle w:val="PlantUML"/>
      </w:pPr>
      <w:r>
        <w:t xml:space="preserve">Resource “0..*” --&gt; “+resourceType\n1” ResourceType </w:t>
      </w:r>
    </w:p>
    <w:p w14:paraId="2E4D6C17" w14:textId="77777777" w:rsidR="00ED3BB7" w:rsidRDefault="00ED3BB7" w:rsidP="00ED3BB7">
      <w:pPr>
        <w:pStyle w:val="PlantUML"/>
      </w:pPr>
      <w:r>
        <w:t xml:space="preserve">OCloud “1” *--&gt; “+resourceTypes\n1..*” ResourceType </w:t>
      </w:r>
    </w:p>
    <w:p w14:paraId="6B3874C9" w14:textId="77777777" w:rsidR="00ED3BB7" w:rsidRDefault="00ED3BB7" w:rsidP="00ED3BB7">
      <w:pPr>
        <w:pStyle w:val="PlantUML"/>
      </w:pPr>
      <w:r>
        <w:t xml:space="preserve">ResourceType  .. ResourceKind </w:t>
      </w:r>
    </w:p>
    <w:p w14:paraId="6FE53954" w14:textId="77777777" w:rsidR="00ED3BB7" w:rsidRDefault="00ED3BB7" w:rsidP="00ED3BB7">
      <w:pPr>
        <w:pStyle w:val="PlantUML"/>
      </w:pPr>
      <w:r>
        <w:t xml:space="preserve">ResourceType  .. ResourceClass </w:t>
      </w:r>
    </w:p>
    <w:p w14:paraId="47D54486" w14:textId="77777777" w:rsidR="00ED3BB7" w:rsidRDefault="00ED3BB7" w:rsidP="00ED3BB7">
      <w:pPr>
        <w:pStyle w:val="PlantUML"/>
      </w:pPr>
      <w:r>
        <w:t xml:space="preserve">ResourceType "1" -r-&gt; "+alarmDictionary\n0..1" ORAN.ManagementArtifacts.AlarmDictionary </w:t>
      </w:r>
    </w:p>
    <w:p w14:paraId="5BB2B001" w14:textId="77777777" w:rsidR="00ED3BB7" w:rsidRDefault="00ED3BB7" w:rsidP="00ED3BB7">
      <w:pPr>
        <w:pStyle w:val="PlantUML"/>
      </w:pPr>
      <w:r>
        <w:t xml:space="preserve">ResourceType "1" -r-&gt; "+performanceDictionary\n0..1" ORAN.ManagementArtifacts.PerformanceDictionary </w:t>
      </w:r>
    </w:p>
    <w:p w14:paraId="711702B5" w14:textId="77777777" w:rsidR="00ED3BB7" w:rsidRDefault="00ED3BB7" w:rsidP="00ED3BB7">
      <w:pPr>
        <w:pStyle w:val="PlantUML"/>
      </w:pPr>
    </w:p>
    <w:p w14:paraId="1ACFCC9F" w14:textId="77777777" w:rsidR="00ED3BB7" w:rsidRDefault="00ED3BB7" w:rsidP="00ED3BB7">
      <w:pPr>
        <w:pStyle w:val="PlantUML"/>
      </w:pPr>
      <w:r>
        <w:t xml:space="preserve">ORAN.ManagementArtifacts.AlarmDictionary –[hidden]- ORAN.ManagementArtifacts.PerformanceDictionary </w:t>
      </w:r>
    </w:p>
    <w:p w14:paraId="30E9B4C6" w14:textId="77777777" w:rsidR="00ED3BB7" w:rsidRDefault="00ED3BB7" w:rsidP="00ED3BB7">
      <w:pPr>
        <w:pStyle w:val="PlantUML"/>
      </w:pPr>
    </w:p>
    <w:p w14:paraId="10C8CE93" w14:textId="77777777" w:rsidR="00ED3BB7" w:rsidRDefault="00ED3BB7" w:rsidP="00ED3BB7">
      <w:pPr>
        <w:pStyle w:val="PlantUML"/>
      </w:pPr>
      <w:r>
        <w:t>}</w:t>
      </w:r>
    </w:p>
    <w:p w14:paraId="02A98B30" w14:textId="77777777" w:rsidR="00ED3BB7" w:rsidRDefault="00ED3BB7" w:rsidP="00ED3BB7">
      <w:pPr>
        <w:pStyle w:val="PlantUML"/>
      </w:pPr>
      <w:r>
        <w:t>@enduml</w:t>
      </w:r>
    </w:p>
    <w:bookmarkEnd w:id="97"/>
    <w:p w14:paraId="3D4D633D" w14:textId="77777777" w:rsidR="00ED3BB7" w:rsidRDefault="00ED3BB7" w:rsidP="00ED3BB7">
      <w:pPr>
        <w:pStyle w:val="PlantUMLImg"/>
      </w:pPr>
      <w:r>
        <w:lastRenderedPageBreak/>
        <w:drawing>
          <wp:inline distT="0" distB="0" distL="0" distR="0" wp14:anchorId="69F18D6C" wp14:editId="72CB47FD">
            <wp:extent cx="5743575" cy="7800975"/>
            <wp:effectExtent l="0" t="0" r="9525" b="9525"/>
            <wp:docPr id="667144033"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7144033" name="Picture 4" descr="Generated by PlantUML"/>
                    <pic:cNvPicPr/>
                  </pic:nvPicPr>
                  <pic:blipFill>
                    <a:blip r:embed="rId13">
                      <a:extLst>
                        <a:ext uri="{28A0092B-C50C-407E-A947-70E740481C1C}">
                          <a14:useLocalDpi xmlns:a14="http://schemas.microsoft.com/office/drawing/2010/main" val="0"/>
                        </a:ext>
                      </a:extLst>
                    </a:blip>
                    <a:stretch>
                      <a:fillRect/>
                    </a:stretch>
                  </pic:blipFill>
                  <pic:spPr>
                    <a:xfrm>
                      <a:off x="0" y="0"/>
                      <a:ext cx="5743575" cy="7800975"/>
                    </a:xfrm>
                    <a:prstGeom prst="rect">
                      <a:avLst/>
                    </a:prstGeom>
                  </pic:spPr>
                </pic:pic>
              </a:graphicData>
            </a:graphic>
          </wp:inline>
        </w:drawing>
      </w:r>
    </w:p>
    <w:p w14:paraId="5CE4FAD8" w14:textId="77777777" w:rsidR="00ED3BB7" w:rsidRDefault="00ED3BB7" w:rsidP="00ED3BB7">
      <w:pPr>
        <w:pStyle w:val="TF"/>
      </w:pPr>
      <w:bookmarkStart w:id="98" w:name="_Toc193779710"/>
      <w:bookmarkStart w:id="99" w:name="_Toc202768295"/>
      <w:r>
        <w:t>Figure 4.2.1.3.1.2</w:t>
      </w:r>
      <w:r w:rsidRPr="00B032A9">
        <w:t xml:space="preserve">-1 </w:t>
      </w:r>
      <w:r>
        <w:t>O2ims</w:t>
      </w:r>
      <w:r w:rsidRPr="00B032A9">
        <w:t xml:space="preserve"> Inventory </w:t>
      </w:r>
      <w:r>
        <w:t xml:space="preserve">Objects </w:t>
      </w:r>
      <w:r w:rsidRPr="00B032A9">
        <w:t>Relationship</w:t>
      </w:r>
      <w:r>
        <w:t xml:space="preserve"> Views</w:t>
      </w:r>
      <w:bookmarkEnd w:id="98"/>
      <w:bookmarkEnd w:id="99"/>
    </w:p>
    <w:p w14:paraId="57781F96" w14:textId="77777777" w:rsidR="00ED3BB7" w:rsidRDefault="00ED3BB7" w:rsidP="00ED3BB7">
      <w:pPr>
        <w:pStyle w:val="PlantUML"/>
      </w:pPr>
      <w:r>
        <w:t>@startuml</w:t>
      </w:r>
    </w:p>
    <w:p w14:paraId="3660A5A5" w14:textId="77777777" w:rsidR="00ED3BB7" w:rsidRDefault="00ED3BB7" w:rsidP="00ED3BB7">
      <w:pPr>
        <w:pStyle w:val="PlantUML"/>
      </w:pPr>
      <w:r>
        <w:t>skin rose</w:t>
      </w:r>
    </w:p>
    <w:p w14:paraId="34BF70DA" w14:textId="77777777" w:rsidR="00ED3BB7" w:rsidRDefault="00ED3BB7" w:rsidP="00ED3BB7">
      <w:pPr>
        <w:pStyle w:val="PlantUML"/>
      </w:pPr>
      <w:r>
        <w:t>skinparam ClassStereotypeFontStyle normal</w:t>
      </w:r>
    </w:p>
    <w:p w14:paraId="2F5920BB" w14:textId="77777777" w:rsidR="00ED3BB7" w:rsidRDefault="00ED3BB7" w:rsidP="00ED3BB7">
      <w:pPr>
        <w:pStyle w:val="PlantUML"/>
      </w:pPr>
      <w:r>
        <w:t>skinparam style strictuml</w:t>
      </w:r>
    </w:p>
    <w:p w14:paraId="09496EFE" w14:textId="77777777" w:rsidR="00ED3BB7" w:rsidRDefault="00ED3BB7" w:rsidP="00ED3BB7">
      <w:pPr>
        <w:pStyle w:val="PlantUML"/>
      </w:pPr>
      <w:r>
        <w:t xml:space="preserve">hide members </w:t>
      </w:r>
    </w:p>
    <w:p w14:paraId="6133BD92" w14:textId="77777777" w:rsidR="00ED3BB7" w:rsidRDefault="00ED3BB7" w:rsidP="00ED3BB7">
      <w:pPr>
        <w:pStyle w:val="PlantUML"/>
      </w:pPr>
    </w:p>
    <w:p w14:paraId="18FC65D4" w14:textId="77777777" w:rsidR="00ED3BB7" w:rsidRDefault="00ED3BB7" w:rsidP="00ED3BB7">
      <w:pPr>
        <w:pStyle w:val="PlantUML"/>
      </w:pPr>
      <w:r>
        <w:lastRenderedPageBreak/>
        <w:t>Namespace ORAN.O2ims.Inventory {</w:t>
      </w:r>
    </w:p>
    <w:p w14:paraId="25DB3D0D" w14:textId="77777777" w:rsidR="00ED3BB7" w:rsidRDefault="00ED3BB7" w:rsidP="00ED3BB7">
      <w:pPr>
        <w:pStyle w:val="PlantUML"/>
        <w:rPr>
          <w:lang w:val="fr-FR"/>
        </w:rPr>
      </w:pPr>
      <w:r>
        <w:t xml:space="preserve">Class InventorySubscription </w:t>
      </w:r>
    </w:p>
    <w:p w14:paraId="66C1D6B0" w14:textId="77777777" w:rsidR="00ED3BB7" w:rsidRDefault="00ED3BB7" w:rsidP="00ED3BB7">
      <w:pPr>
        <w:pStyle w:val="PlantUML"/>
      </w:pPr>
    </w:p>
    <w:p w14:paraId="35561C44" w14:textId="77777777" w:rsidR="00ED3BB7" w:rsidRDefault="00ED3BB7" w:rsidP="00ED3BB7">
      <w:pPr>
        <w:pStyle w:val="PlantUML"/>
      </w:pPr>
      <w:r>
        <w:t>Abstract Class InfrastructureInventoryObject_</w:t>
      </w:r>
    </w:p>
    <w:p w14:paraId="43873FFC" w14:textId="77777777" w:rsidR="00ED3BB7" w:rsidRDefault="00ED3BB7" w:rsidP="00ED3BB7">
      <w:pPr>
        <w:pStyle w:val="PlantUML"/>
      </w:pPr>
      <w:r>
        <w:t>InfrastructureInventoryObject_ &lt;|-- Resource</w:t>
      </w:r>
    </w:p>
    <w:p w14:paraId="36AE73E0" w14:textId="77777777" w:rsidR="00ED3BB7" w:rsidRDefault="00ED3BB7" w:rsidP="00ED3BB7">
      <w:pPr>
        <w:pStyle w:val="PlantUML"/>
      </w:pPr>
      <w:r>
        <w:t>InfrastructureInventoryObject_ &lt;|-- ResourceType</w:t>
      </w:r>
    </w:p>
    <w:p w14:paraId="5DA01D3C" w14:textId="77777777" w:rsidR="00ED3BB7" w:rsidRDefault="00ED3BB7" w:rsidP="00ED3BB7">
      <w:pPr>
        <w:pStyle w:val="PlantUML"/>
      </w:pPr>
      <w:r>
        <w:t>InfrastructureInventoryObject_ &lt;|-- ResourcePool</w:t>
      </w:r>
    </w:p>
    <w:p w14:paraId="628E5DDD" w14:textId="77777777" w:rsidR="00ED3BB7" w:rsidRDefault="00ED3BB7" w:rsidP="00ED3BB7">
      <w:pPr>
        <w:pStyle w:val="PlantUML"/>
      </w:pPr>
      <w:r>
        <w:t>InfrastructureInventoryObject_ &lt;|-- DeploymentManager</w:t>
      </w:r>
    </w:p>
    <w:p w14:paraId="0AB3C3AD" w14:textId="77777777" w:rsidR="00ED3BB7" w:rsidRDefault="00ED3BB7" w:rsidP="00ED3BB7">
      <w:pPr>
        <w:pStyle w:val="PlantUML"/>
      </w:pPr>
      <w:r>
        <w:t>InfrastructureInventoryObject_ &lt;|-- “O-Cloud”</w:t>
      </w:r>
    </w:p>
    <w:p w14:paraId="2D6675E7" w14:textId="77777777" w:rsidR="00ED3BB7" w:rsidRDefault="00ED3BB7" w:rsidP="00ED3BB7">
      <w:pPr>
        <w:pStyle w:val="PlantUML"/>
      </w:pPr>
      <w:r>
        <w:t>InfrastructureInventoryObject_ &lt;|-- Location</w:t>
      </w:r>
    </w:p>
    <w:p w14:paraId="4EC5DF48" w14:textId="77777777" w:rsidR="00ED3BB7" w:rsidRDefault="00ED3BB7" w:rsidP="00ED3BB7">
      <w:pPr>
        <w:pStyle w:val="PlantUML"/>
      </w:pPr>
      <w:r>
        <w:t>InfrastructureInventoryObject_ &lt;|-- “O-CloudSite”</w:t>
      </w:r>
    </w:p>
    <w:p w14:paraId="1813A81F" w14:textId="77777777" w:rsidR="00ED3BB7" w:rsidRDefault="00ED3BB7" w:rsidP="00ED3BB7">
      <w:pPr>
        <w:pStyle w:val="PlantUML"/>
      </w:pPr>
    </w:p>
    <w:p w14:paraId="4525745E" w14:textId="77777777" w:rsidR="00ED3BB7" w:rsidRDefault="00ED3BB7" w:rsidP="00ED3BB7">
      <w:pPr>
        <w:pStyle w:val="PlantUML"/>
      </w:pPr>
    </w:p>
    <w:p w14:paraId="48EE2273" w14:textId="77777777" w:rsidR="00ED3BB7" w:rsidRDefault="00ED3BB7" w:rsidP="00ED3BB7">
      <w:pPr>
        <w:pStyle w:val="PlantUML"/>
      </w:pPr>
      <w:r>
        <w:t>Enum NotificationEventType &lt;&lt;enumeration&gt;&gt;</w:t>
      </w:r>
    </w:p>
    <w:p w14:paraId="72AC699F" w14:textId="77777777" w:rsidR="00ED3BB7" w:rsidRDefault="00ED3BB7" w:rsidP="00ED3BB7">
      <w:pPr>
        <w:pStyle w:val="PlantUML"/>
      </w:pPr>
    </w:p>
    <w:p w14:paraId="5B5CDC6A" w14:textId="77777777" w:rsidR="00ED3BB7" w:rsidRDefault="00ED3BB7" w:rsidP="00ED3BB7">
      <w:pPr>
        <w:pStyle w:val="PlantUML"/>
      </w:pPr>
      <w:r>
        <w:t xml:space="preserve">Class InfrastructureInventoryEvent &lt;&lt;notification&gt;&gt; </w:t>
      </w:r>
    </w:p>
    <w:p w14:paraId="1480BED4" w14:textId="77777777" w:rsidR="00ED3BB7" w:rsidRDefault="00ED3BB7" w:rsidP="00ED3BB7">
      <w:pPr>
        <w:pStyle w:val="PlantUML"/>
      </w:pPr>
    </w:p>
    <w:p w14:paraId="2A258935" w14:textId="77777777" w:rsidR="00ED3BB7" w:rsidRDefault="00ED3BB7" w:rsidP="00ED3BB7">
      <w:pPr>
        <w:pStyle w:val="PlantUML"/>
      </w:pPr>
      <w:r>
        <w:t xml:space="preserve">InfrastructureInventoryEvent  .r. NotificationEventType </w:t>
      </w:r>
    </w:p>
    <w:p w14:paraId="7D0D86F3" w14:textId="77777777" w:rsidR="00ED3BB7" w:rsidRDefault="00ED3BB7" w:rsidP="00ED3BB7">
      <w:pPr>
        <w:pStyle w:val="PlantUML"/>
      </w:pPr>
      <w:r>
        <w:t>InfrastructureInventoryEvent “*” --&gt; “+priorObjectState\n0..1” InfrastructureInventoryObject_</w:t>
      </w:r>
    </w:p>
    <w:p w14:paraId="0AFF0A2C" w14:textId="77777777" w:rsidR="00ED3BB7" w:rsidRDefault="00ED3BB7" w:rsidP="00ED3BB7">
      <w:pPr>
        <w:pStyle w:val="PlantUML"/>
      </w:pPr>
      <w:r>
        <w:t>InfrastructureInventoryEvent “*” --&gt; “+postObjectState\n0..1” InfrastructureInventoryObject_</w:t>
      </w:r>
    </w:p>
    <w:p w14:paraId="7535F10E" w14:textId="77777777" w:rsidR="00ED3BB7" w:rsidRDefault="00ED3BB7" w:rsidP="00ED3BB7">
      <w:pPr>
        <w:pStyle w:val="PlantUML"/>
      </w:pPr>
      <w:r>
        <w:t>InventorySubscription “1” --&gt; “*” InfrastructureInventoryEvent : Subscription_Creates_Notification</w:t>
      </w:r>
    </w:p>
    <w:p w14:paraId="316D9355" w14:textId="77777777" w:rsidR="00ED3BB7" w:rsidRDefault="00ED3BB7" w:rsidP="00ED3BB7">
      <w:pPr>
        <w:pStyle w:val="PlantUML"/>
      </w:pPr>
    </w:p>
    <w:p w14:paraId="53B9F76C" w14:textId="77777777" w:rsidR="00ED3BB7" w:rsidRDefault="00ED3BB7" w:rsidP="00ED3BB7">
      <w:pPr>
        <w:pStyle w:val="PlantUML"/>
      </w:pPr>
      <w:r>
        <w:t>}</w:t>
      </w:r>
    </w:p>
    <w:p w14:paraId="2055D862" w14:textId="77777777" w:rsidR="00ED3BB7" w:rsidRDefault="00ED3BB7" w:rsidP="00ED3BB7">
      <w:pPr>
        <w:pStyle w:val="PlantUML"/>
      </w:pPr>
      <w:r>
        <w:t>@enduml</w:t>
      </w:r>
    </w:p>
    <w:p w14:paraId="185ADB88" w14:textId="77777777" w:rsidR="00ED3BB7" w:rsidRDefault="00ED3BB7" w:rsidP="00ED3BB7">
      <w:pPr>
        <w:pStyle w:val="PlantUMLImg"/>
      </w:pPr>
      <w:r>
        <w:drawing>
          <wp:inline distT="0" distB="0" distL="0" distR="0" wp14:anchorId="7B95BA5B" wp14:editId="3A1B223B">
            <wp:extent cx="6122035" cy="3016003"/>
            <wp:effectExtent l="0" t="0" r="0" b="0"/>
            <wp:docPr id="1868959258"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8959258" name="Picture 4" descr="Generated by PlantUML"/>
                    <pic:cNvPicPr/>
                  </pic:nvPicPr>
                  <pic:blipFill>
                    <a:blip r:embed="rId14">
                      <a:extLst>
                        <a:ext uri="{28A0092B-C50C-407E-A947-70E740481C1C}">
                          <a14:useLocalDpi xmlns:a14="http://schemas.microsoft.com/office/drawing/2010/main" val="0"/>
                        </a:ext>
                      </a:extLst>
                    </a:blip>
                    <a:stretch>
                      <a:fillRect/>
                    </a:stretch>
                  </pic:blipFill>
                  <pic:spPr>
                    <a:xfrm>
                      <a:off x="0" y="0"/>
                      <a:ext cx="6122035" cy="3016003"/>
                    </a:xfrm>
                    <a:prstGeom prst="rect">
                      <a:avLst/>
                    </a:prstGeom>
                  </pic:spPr>
                </pic:pic>
              </a:graphicData>
            </a:graphic>
          </wp:inline>
        </w:drawing>
      </w:r>
    </w:p>
    <w:p w14:paraId="70A49F29" w14:textId="77777777" w:rsidR="00ED3BB7" w:rsidRDefault="00ED3BB7" w:rsidP="00ED3BB7">
      <w:pPr>
        <w:pStyle w:val="TF"/>
      </w:pPr>
      <w:bookmarkStart w:id="100" w:name="_Toc140563722"/>
      <w:bookmarkStart w:id="101" w:name="_Toc193779711"/>
      <w:bookmarkStart w:id="102" w:name="_Toc202768296"/>
      <w:r>
        <w:t>Figure 4.2.1.3.1.2</w:t>
      </w:r>
      <w:r w:rsidRPr="00FA232F">
        <w:t xml:space="preserve">-2 </w:t>
      </w:r>
      <w:r>
        <w:t>O2ims</w:t>
      </w:r>
      <w:r w:rsidRPr="00FA232F">
        <w:t xml:space="preserve"> Inventory </w:t>
      </w:r>
      <w:r>
        <w:t xml:space="preserve">Event </w:t>
      </w:r>
      <w:r w:rsidRPr="00FA232F">
        <w:t>Subscribe/Notify Relationship</w:t>
      </w:r>
      <w:r>
        <w:t xml:space="preserve"> View</w:t>
      </w:r>
      <w:bookmarkEnd w:id="100"/>
      <w:bookmarkEnd w:id="101"/>
      <w:bookmarkEnd w:id="102"/>
    </w:p>
    <w:p w14:paraId="767ACEEB" w14:textId="77777777" w:rsidR="00ED3BB7" w:rsidRDefault="00ED3BB7" w:rsidP="00ED3BB7">
      <w:pPr>
        <w:pStyle w:val="Heading6"/>
      </w:pPr>
      <w:r>
        <w:t>4.2.1.3.1.3 Infrastructure Monitoring Relationships</w:t>
      </w:r>
    </w:p>
    <w:p w14:paraId="60610448" w14:textId="77777777" w:rsidR="00ED3BB7" w:rsidRDefault="00ED3BB7" w:rsidP="00ED3BB7">
      <w:pPr>
        <w:pStyle w:val="Heading7"/>
      </w:pPr>
      <w:r>
        <w:t>4.2.1.3.1.3.1 Infrastructure Fault Relationships</w:t>
      </w:r>
    </w:p>
    <w:p w14:paraId="04EE2230" w14:textId="77777777" w:rsidR="00ED3BB7" w:rsidRDefault="00ED3BB7" w:rsidP="00ED3BB7">
      <w:r>
        <w:t>The O2ims_InfrastructureMonitoring services has operations on the following managed service objects that are provided by the O-Cloud for faults:</w:t>
      </w:r>
    </w:p>
    <w:p w14:paraId="3EA251B8" w14:textId="77777777" w:rsidR="00ED3BB7" w:rsidRDefault="00ED3BB7" w:rsidP="00ED3BB7">
      <w:pPr>
        <w:pStyle w:val="B1"/>
        <w:numPr>
          <w:ilvl w:val="0"/>
          <w:numId w:val="2"/>
        </w:numPr>
        <w:ind w:left="734" w:hanging="446"/>
        <w:contextualSpacing/>
      </w:pPr>
      <w:proofErr w:type="spellStart"/>
      <w:r>
        <w:t>AlarmList</w:t>
      </w:r>
      <w:proofErr w:type="spellEnd"/>
    </w:p>
    <w:p w14:paraId="7425E837" w14:textId="77777777" w:rsidR="00ED3BB7" w:rsidRDefault="00ED3BB7" w:rsidP="00ED3BB7">
      <w:pPr>
        <w:pStyle w:val="B1"/>
        <w:numPr>
          <w:ilvl w:val="0"/>
          <w:numId w:val="2"/>
        </w:numPr>
        <w:ind w:left="734" w:hanging="446"/>
        <w:contextualSpacing/>
      </w:pPr>
      <w:proofErr w:type="spellStart"/>
      <w:r>
        <w:t>AlarmSubscription</w:t>
      </w:r>
      <w:proofErr w:type="spellEnd"/>
    </w:p>
    <w:p w14:paraId="6D4A8728" w14:textId="77777777" w:rsidR="00ED3BB7" w:rsidRDefault="00ED3BB7" w:rsidP="00ED3BB7">
      <w:pPr>
        <w:pStyle w:val="B1"/>
        <w:numPr>
          <w:ilvl w:val="0"/>
          <w:numId w:val="2"/>
        </w:numPr>
        <w:rPr>
          <w:sz w:val="24"/>
          <w:szCs w:val="24"/>
        </w:rPr>
      </w:pPr>
      <w:proofErr w:type="spellStart"/>
      <w:r>
        <w:t>LogQuery</w:t>
      </w:r>
      <w:proofErr w:type="spellEnd"/>
    </w:p>
    <w:p w14:paraId="5F2FE910" w14:textId="77777777" w:rsidR="00ED3BB7" w:rsidRDefault="00ED3BB7" w:rsidP="00ED3BB7">
      <w:pPr>
        <w:pStyle w:val="B10"/>
        <w:spacing w:after="0"/>
        <w:ind w:left="749" w:hanging="461"/>
        <w:contextualSpacing/>
      </w:pPr>
    </w:p>
    <w:p w14:paraId="4C0CFB6E" w14:textId="77777777" w:rsidR="00ED3BB7" w:rsidRDefault="00ED3BB7" w:rsidP="00ED3BB7">
      <w:r>
        <w:t>Figure 4.2.1.3.</w:t>
      </w:r>
      <w:proofErr w:type="gramStart"/>
      <w:r>
        <w:t>1.3.1</w:t>
      </w:r>
      <w:proofErr w:type="gramEnd"/>
      <w:r>
        <w:t xml:space="preserve"> -1 illustrates the relationships in between the information entities of the O2ims_InfrastructureMonitoring fault services.</w:t>
      </w:r>
    </w:p>
    <w:p w14:paraId="29168507" w14:textId="77777777" w:rsidR="00ED3BB7" w:rsidRDefault="00ED3BB7" w:rsidP="00ED3BB7">
      <w:pPr>
        <w:pStyle w:val="PlantUML"/>
      </w:pPr>
      <w:r>
        <w:t>@startuml</w:t>
      </w:r>
    </w:p>
    <w:p w14:paraId="5FFA1DC1" w14:textId="77777777" w:rsidR="00ED3BB7" w:rsidRDefault="00ED3BB7" w:rsidP="00ED3BB7">
      <w:pPr>
        <w:pStyle w:val="PlantUML"/>
      </w:pPr>
      <w:r>
        <w:lastRenderedPageBreak/>
        <w:t>skin rose</w:t>
      </w:r>
    </w:p>
    <w:p w14:paraId="19546881" w14:textId="77777777" w:rsidR="00ED3BB7" w:rsidRDefault="00ED3BB7" w:rsidP="00ED3BB7">
      <w:pPr>
        <w:pStyle w:val="PlantUML"/>
      </w:pPr>
      <w:r>
        <w:t>skinparam ClassStereotypeFontStyle normal</w:t>
      </w:r>
    </w:p>
    <w:p w14:paraId="5639EC36" w14:textId="77777777" w:rsidR="00ED3BB7" w:rsidRDefault="00ED3BB7" w:rsidP="00ED3BB7">
      <w:pPr>
        <w:pStyle w:val="PlantUML"/>
      </w:pPr>
      <w:r>
        <w:t>skinparam style strictuml</w:t>
      </w:r>
    </w:p>
    <w:p w14:paraId="0727BB2C" w14:textId="77777777" w:rsidR="00ED3BB7" w:rsidRDefault="00ED3BB7" w:rsidP="00ED3BB7">
      <w:pPr>
        <w:pStyle w:val="PlantUML"/>
      </w:pPr>
      <w:r>
        <w:t>hide members</w:t>
      </w:r>
    </w:p>
    <w:p w14:paraId="1A443B83" w14:textId="77777777" w:rsidR="00ED3BB7" w:rsidRDefault="00ED3BB7" w:rsidP="00ED3BB7">
      <w:pPr>
        <w:pStyle w:val="PlantUML"/>
      </w:pPr>
    </w:p>
    <w:p w14:paraId="46ABD0BA" w14:textId="77777777" w:rsidR="00ED3BB7" w:rsidRDefault="00ED3BB7" w:rsidP="00ED3BB7">
      <w:pPr>
        <w:pStyle w:val="PlantUML"/>
      </w:pPr>
      <w:r>
        <w:t>Namespace ORAN.ManagementArtifacts {</w:t>
      </w:r>
    </w:p>
    <w:p w14:paraId="48735BFE" w14:textId="77777777" w:rsidR="00ED3BB7" w:rsidRDefault="00ED3BB7" w:rsidP="00ED3BB7">
      <w:pPr>
        <w:pStyle w:val="PlantUML"/>
      </w:pPr>
      <w:r>
        <w:t xml:space="preserve">   Class AlarmDefinition</w:t>
      </w:r>
    </w:p>
    <w:p w14:paraId="0C9CF2BF" w14:textId="77777777" w:rsidR="00ED3BB7" w:rsidRDefault="00ED3BB7" w:rsidP="00ED3BB7">
      <w:pPr>
        <w:pStyle w:val="PlantUML"/>
      </w:pPr>
    </w:p>
    <w:p w14:paraId="7C194A32" w14:textId="77777777" w:rsidR="00ED3BB7" w:rsidRDefault="00ED3BB7" w:rsidP="00ED3BB7">
      <w:pPr>
        <w:pStyle w:val="PlantUML"/>
      </w:pPr>
      <w:r>
        <w:t xml:space="preserve">   Class ProbableCause</w:t>
      </w:r>
    </w:p>
    <w:p w14:paraId="714064EF" w14:textId="77777777" w:rsidR="00ED3BB7" w:rsidRDefault="00ED3BB7" w:rsidP="00ED3BB7">
      <w:pPr>
        <w:pStyle w:val="PlantUML"/>
      </w:pPr>
    </w:p>
    <w:p w14:paraId="4E6D1FEE" w14:textId="77777777" w:rsidR="00ED3BB7" w:rsidRDefault="00ED3BB7" w:rsidP="00ED3BB7">
      <w:pPr>
        <w:pStyle w:val="PlantUML"/>
      </w:pPr>
      <w:r>
        <w:t>}</w:t>
      </w:r>
    </w:p>
    <w:p w14:paraId="4B6ED815" w14:textId="77777777" w:rsidR="00ED3BB7" w:rsidRDefault="00ED3BB7" w:rsidP="00ED3BB7">
      <w:pPr>
        <w:pStyle w:val="PlantUML"/>
      </w:pPr>
    </w:p>
    <w:p w14:paraId="766489AC" w14:textId="77777777" w:rsidR="00ED3BB7" w:rsidRDefault="00ED3BB7" w:rsidP="00ED3BB7">
      <w:pPr>
        <w:pStyle w:val="PlantUML"/>
      </w:pPr>
      <w:r>
        <w:t>Namespace ORAN.O2ims.Any {</w:t>
      </w:r>
    </w:p>
    <w:p w14:paraId="0A0288D8" w14:textId="77777777" w:rsidR="00ED3BB7" w:rsidRDefault="00ED3BB7" w:rsidP="00ED3BB7">
      <w:pPr>
        <w:pStyle w:val="PlantUML"/>
      </w:pPr>
      <w:r>
        <w:t xml:space="preserve">   Class ObjectType &lt;&lt;dataType&gt;&gt;</w:t>
      </w:r>
    </w:p>
    <w:p w14:paraId="1E48759A" w14:textId="77777777" w:rsidR="00ED3BB7" w:rsidRDefault="00ED3BB7" w:rsidP="00ED3BB7">
      <w:pPr>
        <w:pStyle w:val="PlantUML"/>
      </w:pPr>
    </w:p>
    <w:p w14:paraId="5CD45216" w14:textId="77777777" w:rsidR="00ED3BB7" w:rsidRDefault="00ED3BB7" w:rsidP="00ED3BB7">
      <w:pPr>
        <w:pStyle w:val="PlantUML"/>
      </w:pPr>
      <w:r>
        <w:t xml:space="preserve">   Class Object &lt;&lt;dataType&gt;&gt;</w:t>
      </w:r>
    </w:p>
    <w:p w14:paraId="585DF839" w14:textId="77777777" w:rsidR="00ED3BB7" w:rsidRDefault="00ED3BB7" w:rsidP="00ED3BB7">
      <w:pPr>
        <w:pStyle w:val="PlantUML"/>
      </w:pPr>
    </w:p>
    <w:p w14:paraId="28088191" w14:textId="77777777" w:rsidR="00ED3BB7" w:rsidRDefault="00ED3BB7" w:rsidP="00ED3BB7">
      <w:pPr>
        <w:pStyle w:val="PlantUML"/>
      </w:pPr>
      <w:r>
        <w:t xml:space="preserve">   Object -u[hidden]-&gt; ObjectType</w:t>
      </w:r>
    </w:p>
    <w:p w14:paraId="695F6FDD" w14:textId="77777777" w:rsidR="00ED3BB7" w:rsidRDefault="00ED3BB7" w:rsidP="00ED3BB7">
      <w:pPr>
        <w:pStyle w:val="PlantUML"/>
        <w:rPr>
          <w:lang w:val="en-CA"/>
        </w:rPr>
      </w:pPr>
      <w:r>
        <w:rPr>
          <w:lang w:val="en-CA"/>
        </w:rPr>
        <w:t xml:space="preserve">   Object -u[hidden]-&gt; ORAN.ManagementArtifacts.AlarmDefinition</w:t>
      </w:r>
    </w:p>
    <w:p w14:paraId="0D536979" w14:textId="77777777" w:rsidR="00ED3BB7" w:rsidRDefault="00ED3BB7" w:rsidP="00ED3BB7">
      <w:pPr>
        <w:pStyle w:val="PlantUML"/>
        <w:rPr>
          <w:lang w:val="en-CA"/>
        </w:rPr>
      </w:pPr>
      <w:r>
        <w:rPr>
          <w:lang w:val="en-CA"/>
        </w:rPr>
        <w:t>}</w:t>
      </w:r>
    </w:p>
    <w:p w14:paraId="540207EB" w14:textId="77777777" w:rsidR="00ED3BB7" w:rsidRDefault="00ED3BB7" w:rsidP="00ED3BB7">
      <w:pPr>
        <w:pStyle w:val="PlantUML"/>
      </w:pPr>
    </w:p>
    <w:p w14:paraId="6CF6AEB7" w14:textId="77777777" w:rsidR="00ED3BB7" w:rsidRDefault="00ED3BB7" w:rsidP="00ED3BB7">
      <w:pPr>
        <w:pStyle w:val="PlantUML"/>
      </w:pPr>
      <w:r>
        <w:t>Namespace ORAN.O2ims.Inventory {</w:t>
      </w:r>
    </w:p>
    <w:p w14:paraId="59E5C2BF" w14:textId="77777777" w:rsidR="00ED3BB7" w:rsidRDefault="00ED3BB7" w:rsidP="00ED3BB7">
      <w:pPr>
        <w:pStyle w:val="PlantUML"/>
      </w:pPr>
    </w:p>
    <w:p w14:paraId="5E6D0A9A" w14:textId="77777777" w:rsidR="00ED3BB7" w:rsidRDefault="00ED3BB7" w:rsidP="00ED3BB7">
      <w:pPr>
        <w:pStyle w:val="PlantUML"/>
        <w:rPr>
          <w:lang w:val="fr-FR"/>
        </w:rPr>
      </w:pPr>
      <w:r>
        <w:t xml:space="preserve">Class AlarmSubscription </w:t>
      </w:r>
    </w:p>
    <w:p w14:paraId="183CA165" w14:textId="77777777" w:rsidR="00ED3BB7" w:rsidRDefault="00ED3BB7" w:rsidP="00ED3BB7">
      <w:pPr>
        <w:pStyle w:val="PlantUML"/>
      </w:pPr>
    </w:p>
    <w:p w14:paraId="6908654C" w14:textId="77777777" w:rsidR="00ED3BB7" w:rsidRDefault="00ED3BB7" w:rsidP="00ED3BB7">
      <w:pPr>
        <w:pStyle w:val="PlantUML"/>
      </w:pPr>
      <w:r>
        <w:t>Enum AlarmNotificationType &lt;&lt;enumeration&gt;&gt;</w:t>
      </w:r>
    </w:p>
    <w:p w14:paraId="02230B00" w14:textId="77777777" w:rsidR="00ED3BB7" w:rsidRDefault="00ED3BB7" w:rsidP="00ED3BB7">
      <w:pPr>
        <w:pStyle w:val="PlantUML"/>
      </w:pPr>
    </w:p>
    <w:p w14:paraId="1569B22E" w14:textId="77777777" w:rsidR="00ED3BB7" w:rsidRDefault="00ED3BB7" w:rsidP="00ED3BB7">
      <w:pPr>
        <w:pStyle w:val="PlantUML"/>
      </w:pPr>
      <w:r>
        <w:t>Enum PerceivedSeverity &lt;&lt;enumeration&gt;&gt;</w:t>
      </w:r>
    </w:p>
    <w:p w14:paraId="12E54484" w14:textId="77777777" w:rsidR="00ED3BB7" w:rsidRDefault="00ED3BB7" w:rsidP="00ED3BB7">
      <w:pPr>
        <w:pStyle w:val="PlantUML"/>
      </w:pPr>
    </w:p>
    <w:p w14:paraId="0082301B" w14:textId="77777777" w:rsidR="00ED3BB7" w:rsidRDefault="00ED3BB7" w:rsidP="00ED3BB7">
      <w:pPr>
        <w:pStyle w:val="PlantUML"/>
      </w:pPr>
      <w:r>
        <w:t>Class AlarmEventRecord &lt;&lt;dataType&gt;&gt;</w:t>
      </w:r>
    </w:p>
    <w:p w14:paraId="1D7C3F79" w14:textId="77777777" w:rsidR="00ED3BB7" w:rsidRDefault="00ED3BB7" w:rsidP="00ED3BB7">
      <w:pPr>
        <w:pStyle w:val="PlantUML"/>
      </w:pPr>
    </w:p>
    <w:p w14:paraId="429BB942" w14:textId="77777777" w:rsidR="00ED3BB7" w:rsidRDefault="00ED3BB7" w:rsidP="00ED3BB7">
      <w:pPr>
        <w:pStyle w:val="PlantUML"/>
      </w:pPr>
      <w:r>
        <w:t>AlarmEventRecord --&gt; ORAN.ManagementArtifacts.ProbableCause : IsDiagnosedAs</w:t>
      </w:r>
    </w:p>
    <w:p w14:paraId="6B1EF613" w14:textId="77777777" w:rsidR="00ED3BB7" w:rsidRDefault="00ED3BB7" w:rsidP="00ED3BB7">
      <w:pPr>
        <w:pStyle w:val="PlantUML"/>
      </w:pPr>
      <w:r>
        <w:t xml:space="preserve">AlarmEventRecord --&gt; PerceivedSeverity </w:t>
      </w:r>
    </w:p>
    <w:p w14:paraId="1DD31803" w14:textId="77777777" w:rsidR="00ED3BB7" w:rsidRDefault="00ED3BB7" w:rsidP="00ED3BB7">
      <w:pPr>
        <w:pStyle w:val="PlantUML"/>
      </w:pPr>
    </w:p>
    <w:p w14:paraId="464CEE27" w14:textId="77777777" w:rsidR="00ED3BB7" w:rsidRDefault="00ED3BB7" w:rsidP="00ED3BB7">
      <w:pPr>
        <w:pStyle w:val="PlantUML"/>
      </w:pPr>
      <w:r>
        <w:t>Class AlarmEvent &lt;&lt;notification&gt;&gt;</w:t>
      </w:r>
    </w:p>
    <w:p w14:paraId="10591773" w14:textId="77777777" w:rsidR="00ED3BB7" w:rsidRDefault="00ED3BB7" w:rsidP="00ED3BB7">
      <w:pPr>
        <w:pStyle w:val="PlantUML"/>
      </w:pPr>
    </w:p>
    <w:p w14:paraId="44E562FB" w14:textId="77777777" w:rsidR="00ED3BB7" w:rsidRDefault="00ED3BB7" w:rsidP="00ED3BB7">
      <w:pPr>
        <w:pStyle w:val="PlantUML"/>
      </w:pPr>
      <w:r>
        <w:t>AlarmEvent *-&gt; AlarmEventRecord</w:t>
      </w:r>
    </w:p>
    <w:p w14:paraId="2F13069C" w14:textId="77777777" w:rsidR="00ED3BB7" w:rsidRDefault="00ED3BB7" w:rsidP="00ED3BB7">
      <w:pPr>
        <w:pStyle w:val="PlantUML"/>
      </w:pPr>
    </w:p>
    <w:p w14:paraId="07F156D5" w14:textId="77777777" w:rsidR="00ED3BB7" w:rsidRDefault="00ED3BB7" w:rsidP="00ED3BB7">
      <w:pPr>
        <w:pStyle w:val="PlantUML"/>
      </w:pPr>
      <w:r>
        <w:t xml:space="preserve">AlarmEvent --&gt; AlarmNotificationType </w:t>
      </w:r>
    </w:p>
    <w:p w14:paraId="509CD9C8" w14:textId="77777777" w:rsidR="00ED3BB7" w:rsidRDefault="00ED3BB7" w:rsidP="00ED3BB7">
      <w:pPr>
        <w:pStyle w:val="PlantUML"/>
      </w:pPr>
      <w:r>
        <w:t>AlarmSubscription --&gt; AlarmEvent : Creates</w:t>
      </w:r>
    </w:p>
    <w:p w14:paraId="2C5BB489" w14:textId="77777777" w:rsidR="00ED3BB7" w:rsidRDefault="00ED3BB7" w:rsidP="00ED3BB7">
      <w:pPr>
        <w:pStyle w:val="PlantUML"/>
      </w:pPr>
    </w:p>
    <w:p w14:paraId="5529AE4E" w14:textId="432B907A" w:rsidR="00ED3BB7" w:rsidRDefault="00ED3BB7" w:rsidP="00ED3BB7">
      <w:pPr>
        <w:pStyle w:val="PlantUML"/>
      </w:pPr>
      <w:r>
        <w:t>AlarmEventRecord -u-&gt; ORAN.O2ims.Any.ObjectType : References</w:t>
      </w:r>
    </w:p>
    <w:p w14:paraId="3B10CB91" w14:textId="69125629" w:rsidR="00ED3BB7" w:rsidRDefault="00ED3BB7" w:rsidP="00ED3BB7">
      <w:pPr>
        <w:pStyle w:val="PlantUML"/>
      </w:pPr>
      <w:r>
        <w:t xml:space="preserve">AlarmEventRecord -u-&gt; ORAN.O2ims.Any.Object : References </w:t>
      </w:r>
    </w:p>
    <w:p w14:paraId="0E5E3C5E" w14:textId="77777777" w:rsidR="00ED3BB7" w:rsidRDefault="00ED3BB7" w:rsidP="00ED3BB7">
      <w:pPr>
        <w:pStyle w:val="PlantUML"/>
      </w:pPr>
    </w:p>
    <w:p w14:paraId="503E8896" w14:textId="77777777" w:rsidR="00ED3BB7" w:rsidRDefault="00ED3BB7" w:rsidP="00ED3BB7">
      <w:pPr>
        <w:pStyle w:val="PlantUML"/>
      </w:pPr>
    </w:p>
    <w:p w14:paraId="0A0AC34E" w14:textId="77777777" w:rsidR="00ED3BB7" w:rsidRDefault="00ED3BB7" w:rsidP="00ED3BB7">
      <w:pPr>
        <w:pStyle w:val="PlantUML"/>
      </w:pPr>
      <w:r>
        <w:t>AlarmEventRecord --&gt; ORAN.ManagementArtifacts.AlarmDefinition : IsDefinedByA</w:t>
      </w:r>
    </w:p>
    <w:p w14:paraId="59F32E86" w14:textId="77777777" w:rsidR="00ED3BB7" w:rsidRDefault="00ED3BB7" w:rsidP="00ED3BB7">
      <w:pPr>
        <w:pStyle w:val="PlantUML"/>
      </w:pPr>
    </w:p>
    <w:p w14:paraId="614CA471" w14:textId="77777777" w:rsidR="00ED3BB7" w:rsidRDefault="00ED3BB7" w:rsidP="00ED3BB7">
      <w:pPr>
        <w:pStyle w:val="PlantUML"/>
      </w:pPr>
    </w:p>
    <w:p w14:paraId="544D741E" w14:textId="77777777" w:rsidR="00ED3BB7" w:rsidRDefault="00ED3BB7" w:rsidP="00ED3BB7">
      <w:pPr>
        <w:pStyle w:val="PlantUML"/>
      </w:pPr>
      <w:r>
        <w:t>Class AlarmList</w:t>
      </w:r>
    </w:p>
    <w:p w14:paraId="3A6C8069" w14:textId="77777777" w:rsidR="00ED3BB7" w:rsidRDefault="00ED3BB7" w:rsidP="00ED3BB7">
      <w:pPr>
        <w:pStyle w:val="PlantUML"/>
      </w:pPr>
      <w:r>
        <w:t>AlarmList *-d-&gt; AlarmEventRecord : HasMany</w:t>
      </w:r>
    </w:p>
    <w:p w14:paraId="6F8709FE" w14:textId="77777777" w:rsidR="00ED3BB7" w:rsidRDefault="00ED3BB7" w:rsidP="00ED3BB7">
      <w:pPr>
        <w:pStyle w:val="PlantUML"/>
      </w:pPr>
    </w:p>
    <w:p w14:paraId="2A974AEA" w14:textId="77777777" w:rsidR="00ED3BB7" w:rsidRDefault="00ED3BB7" w:rsidP="00ED3BB7">
      <w:pPr>
        <w:pStyle w:val="PlantUML"/>
        <w:rPr>
          <w:szCs w:val="24"/>
        </w:rPr>
      </w:pPr>
      <w:r>
        <w:t>Class LogQuery</w:t>
      </w:r>
    </w:p>
    <w:p w14:paraId="0921AD61" w14:textId="77777777" w:rsidR="00ED3BB7" w:rsidRDefault="00ED3BB7" w:rsidP="00ED3BB7">
      <w:pPr>
        <w:pStyle w:val="PlantUML"/>
        <w:rPr>
          <w:lang w:val="fr-FR"/>
        </w:rPr>
      </w:pPr>
      <w:r>
        <w:t>Class DateRange &lt;&lt;dataType&gt;&gt;</w:t>
      </w:r>
    </w:p>
    <w:p w14:paraId="6C0528D2" w14:textId="77777777" w:rsidR="00ED3BB7" w:rsidRDefault="00ED3BB7" w:rsidP="00ED3BB7">
      <w:pPr>
        <w:pStyle w:val="PlantUML"/>
        <w:rPr>
          <w:lang w:val="en-US"/>
        </w:rPr>
      </w:pPr>
      <w:r>
        <w:t>LogQuery “1” *--&gt; “0..*\n+dateRanges” DateRange</w:t>
      </w:r>
    </w:p>
    <w:p w14:paraId="1CFBDE2D" w14:textId="77777777" w:rsidR="00ED3BB7" w:rsidRDefault="00ED3BB7" w:rsidP="00ED3BB7">
      <w:pPr>
        <w:pStyle w:val="PlantUML"/>
      </w:pPr>
      <w:r>
        <w:t>Class NotifyFileReady &lt;&lt;notification&gt;&gt;</w:t>
      </w:r>
    </w:p>
    <w:p w14:paraId="05872EC1" w14:textId="77777777" w:rsidR="00ED3BB7" w:rsidRDefault="00ED3BB7" w:rsidP="00ED3BB7">
      <w:pPr>
        <w:pStyle w:val="PlantUML"/>
      </w:pPr>
      <w:r>
        <w:t>LogQuery --&gt; NotifyFileReady : MayCreate</w:t>
      </w:r>
    </w:p>
    <w:p w14:paraId="2E1963C0" w14:textId="77777777" w:rsidR="00ED3BB7" w:rsidRDefault="00ED3BB7" w:rsidP="00ED3BB7">
      <w:pPr>
        <w:pStyle w:val="PlantUML"/>
      </w:pPr>
    </w:p>
    <w:p w14:paraId="1F149B16" w14:textId="77777777" w:rsidR="00ED3BB7" w:rsidRDefault="00ED3BB7" w:rsidP="00ED3BB7">
      <w:pPr>
        <w:pStyle w:val="PlantUML"/>
      </w:pPr>
      <w:r>
        <w:t>DateRange -l[hidden]- AlarmEvent</w:t>
      </w:r>
    </w:p>
    <w:p w14:paraId="748E68C4" w14:textId="77777777" w:rsidR="00ED3BB7" w:rsidRDefault="00ED3BB7" w:rsidP="00ED3BB7">
      <w:pPr>
        <w:pStyle w:val="PlantUML"/>
      </w:pPr>
      <w:r>
        <w:t>}</w:t>
      </w:r>
    </w:p>
    <w:p w14:paraId="7F91F0C9" w14:textId="77777777" w:rsidR="00ED3BB7" w:rsidRDefault="00ED3BB7" w:rsidP="00ED3BB7">
      <w:pPr>
        <w:pStyle w:val="PlantUML"/>
      </w:pPr>
      <w:r>
        <w:t>@enduml</w:t>
      </w:r>
    </w:p>
    <w:p w14:paraId="59E25B13" w14:textId="2A79B0D1" w:rsidR="00ED3BB7" w:rsidRDefault="00ED3BB7" w:rsidP="00AC65E4">
      <w:pPr>
        <w:pStyle w:val="PlantUMLImg"/>
      </w:pPr>
      <w:bookmarkStart w:id="103" w:name="_Toc140563724"/>
      <w:r>
        <w:lastRenderedPageBreak/>
        <w:drawing>
          <wp:inline distT="0" distB="0" distL="0" distR="0" wp14:anchorId="3DFCFDF0" wp14:editId="2DA6A51F">
            <wp:extent cx="6122035" cy="2840505"/>
            <wp:effectExtent l="0" t="0" r="0" b="0"/>
            <wp:docPr id="1388358245"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8358245" name="Picture 4" descr="Generated by PlantUML"/>
                    <pic:cNvPicPr/>
                  </pic:nvPicPr>
                  <pic:blipFill>
                    <a:blip r:embed="rId15">
                      <a:extLst>
                        <a:ext uri="{28A0092B-C50C-407E-A947-70E740481C1C}">
                          <a14:useLocalDpi xmlns:a14="http://schemas.microsoft.com/office/drawing/2010/main" val="0"/>
                        </a:ext>
                      </a:extLst>
                    </a:blip>
                    <a:stretch>
                      <a:fillRect/>
                    </a:stretch>
                  </pic:blipFill>
                  <pic:spPr>
                    <a:xfrm>
                      <a:off x="0" y="0"/>
                      <a:ext cx="6122035" cy="2840505"/>
                    </a:xfrm>
                    <a:prstGeom prst="rect">
                      <a:avLst/>
                    </a:prstGeom>
                  </pic:spPr>
                </pic:pic>
              </a:graphicData>
            </a:graphic>
          </wp:inline>
        </w:drawing>
      </w:r>
    </w:p>
    <w:p w14:paraId="5BCCC676" w14:textId="77777777" w:rsidR="00ED3BB7" w:rsidRDefault="00ED3BB7" w:rsidP="00ED3BB7">
      <w:pPr>
        <w:pStyle w:val="TF"/>
      </w:pPr>
      <w:bookmarkStart w:id="104" w:name="_Toc193779712"/>
      <w:bookmarkStart w:id="105" w:name="_Toc202768297"/>
      <w:r>
        <w:t>Figure 4.2.1.3.1.3.1</w:t>
      </w:r>
      <w:r w:rsidRPr="00411755">
        <w:t xml:space="preserve">-1 </w:t>
      </w:r>
      <w:r>
        <w:t>O2ims</w:t>
      </w:r>
      <w:r w:rsidRPr="00411755">
        <w:t xml:space="preserve"> </w:t>
      </w:r>
      <w:r>
        <w:t>Alarm</w:t>
      </w:r>
      <w:r w:rsidRPr="00411755">
        <w:t xml:space="preserve"> Relationship</w:t>
      </w:r>
      <w:r>
        <w:t xml:space="preserve"> View</w:t>
      </w:r>
      <w:bookmarkEnd w:id="103"/>
      <w:bookmarkEnd w:id="104"/>
      <w:bookmarkEnd w:id="105"/>
    </w:p>
    <w:p w14:paraId="59E67F8C" w14:textId="77777777" w:rsidR="00ED3BB7" w:rsidRDefault="00ED3BB7" w:rsidP="00ED3BB7">
      <w:pPr>
        <w:pStyle w:val="Heading7"/>
      </w:pPr>
      <w:r>
        <w:t>4.2.1.3.1.3.2 Infrastructure Performance Relationships</w:t>
      </w:r>
    </w:p>
    <w:p w14:paraId="7AB80029" w14:textId="77777777" w:rsidR="00ED3BB7" w:rsidRDefault="00ED3BB7" w:rsidP="00ED3BB7">
      <w:r>
        <w:t xml:space="preserve">The O2ims_InfrastructureMonitoring services follow a flow described in the O2 </w:t>
      </w:r>
      <w:proofErr w:type="gramStart"/>
      <w:r>
        <w:t>GAP[</w:t>
      </w:r>
      <w:proofErr w:type="gramEnd"/>
      <w:r>
        <w:t>i.2] clause 3.9.9. This primarily consists of:</w:t>
      </w:r>
    </w:p>
    <w:p w14:paraId="7FEB3115" w14:textId="77777777" w:rsidR="00ED3BB7" w:rsidRDefault="00ED3BB7" w:rsidP="00ED3BB7">
      <w:pPr>
        <w:pStyle w:val="ListParagraph"/>
        <w:numPr>
          <w:ilvl w:val="0"/>
          <w:numId w:val="41"/>
        </w:numPr>
        <w:overflowPunct w:val="0"/>
        <w:autoSpaceDE w:val="0"/>
        <w:autoSpaceDN w:val="0"/>
        <w:adjustRightInd w:val="0"/>
        <w:spacing w:after="180"/>
        <w:textAlignment w:val="baseline"/>
      </w:pPr>
      <w:r>
        <w:t>The Performance Measurement Store - used for storage and configuration of performance measurements.</w:t>
      </w:r>
    </w:p>
    <w:p w14:paraId="7CC6ED22" w14:textId="77777777" w:rsidR="00ED3BB7" w:rsidRDefault="00ED3BB7" w:rsidP="00ED3BB7">
      <w:pPr>
        <w:pStyle w:val="ListParagraph"/>
        <w:numPr>
          <w:ilvl w:val="0"/>
          <w:numId w:val="41"/>
        </w:numPr>
        <w:overflowPunct w:val="0"/>
        <w:autoSpaceDE w:val="0"/>
        <w:autoSpaceDN w:val="0"/>
        <w:adjustRightInd w:val="0"/>
        <w:spacing w:after="180"/>
        <w:textAlignment w:val="baseline"/>
      </w:pPr>
      <w:r>
        <w:t>The Performance Measurement Job - used to collect performance measurements and insert them into the Performance Measurement Store.</w:t>
      </w:r>
    </w:p>
    <w:p w14:paraId="768430F4" w14:textId="77777777" w:rsidR="00ED3BB7" w:rsidRDefault="00ED3BB7" w:rsidP="00ED3BB7">
      <w:pPr>
        <w:pStyle w:val="ListParagraph"/>
        <w:numPr>
          <w:ilvl w:val="0"/>
          <w:numId w:val="41"/>
        </w:numPr>
        <w:overflowPunct w:val="0"/>
        <w:autoSpaceDE w:val="0"/>
        <w:autoSpaceDN w:val="0"/>
        <w:adjustRightInd w:val="0"/>
        <w:spacing w:after="180"/>
        <w:textAlignment w:val="baseline"/>
      </w:pPr>
      <w:r>
        <w:t xml:space="preserve">The Performance Subscription - used to identify what </w:t>
      </w:r>
      <w:proofErr w:type="spellStart"/>
      <w:r>
        <w:t>PerformanceMeasurementRecord</w:t>
      </w:r>
      <w:proofErr w:type="spellEnd"/>
      <w:r>
        <w:t xml:space="preserve">(s) in the </w:t>
      </w:r>
      <w:proofErr w:type="spellStart"/>
      <w:r>
        <w:t>PeformanceMeasurementStore</w:t>
      </w:r>
      <w:proofErr w:type="spellEnd"/>
      <w:r>
        <w:t xml:space="preserve"> are reported, when they are reported, and how the report is to be delivered to the subscriber.</w:t>
      </w:r>
    </w:p>
    <w:p w14:paraId="4856E75E" w14:textId="77777777" w:rsidR="00ED3BB7" w:rsidRDefault="00ED3BB7" w:rsidP="00ED3BB7">
      <w:pPr>
        <w:pStyle w:val="ListParagraph"/>
        <w:numPr>
          <w:ilvl w:val="0"/>
          <w:numId w:val="41"/>
        </w:numPr>
        <w:overflowPunct w:val="0"/>
        <w:autoSpaceDE w:val="0"/>
        <w:autoSpaceDN w:val="0"/>
        <w:adjustRightInd w:val="0"/>
        <w:spacing w:after="180"/>
        <w:textAlignment w:val="baseline"/>
      </w:pPr>
      <w:r>
        <w:t>The Performance Measurement Report - The notification payload used to convey measurement values identified by a Performance Subscription to the identified subscriber in a format selected by the subscriber.</w:t>
      </w:r>
    </w:p>
    <w:p w14:paraId="48F6DC30" w14:textId="77777777" w:rsidR="00ED3BB7" w:rsidRDefault="00ED3BB7" w:rsidP="00ED3BB7">
      <w:pPr>
        <w:keepNext/>
        <w:jc w:val="center"/>
      </w:pPr>
      <w:r w:rsidRPr="00C531D5">
        <w:rPr>
          <w:noProof/>
        </w:rPr>
        <w:t xml:space="preserve"> </w:t>
      </w:r>
      <w:r>
        <w:rPr>
          <w:noProof/>
        </w:rPr>
        <w:drawing>
          <wp:inline distT="0" distB="0" distL="0" distR="0" wp14:anchorId="0B5DED52" wp14:editId="2D660735">
            <wp:extent cx="5774055" cy="2388235"/>
            <wp:effectExtent l="0" t="0" r="0" b="0"/>
            <wp:docPr id="83800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8718" name="Picture 1"/>
                    <pic:cNvPicPr>
                      <a:picLocks noChangeAspect="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774055" cy="2388235"/>
                    </a:xfrm>
                    <a:prstGeom prst="rect">
                      <a:avLst/>
                    </a:prstGeom>
                  </pic:spPr>
                </pic:pic>
              </a:graphicData>
            </a:graphic>
          </wp:inline>
        </w:drawing>
      </w:r>
    </w:p>
    <w:p w14:paraId="4169EB83" w14:textId="77777777" w:rsidR="00ED3BB7" w:rsidRPr="00B60B17" w:rsidRDefault="00ED3BB7" w:rsidP="00ED3BB7">
      <w:pPr>
        <w:pStyle w:val="TF"/>
      </w:pPr>
      <w:bookmarkStart w:id="106" w:name="_Toc140563725"/>
      <w:bookmarkStart w:id="107" w:name="_Toc193779713"/>
      <w:bookmarkStart w:id="108" w:name="_Toc202768298"/>
      <w:r>
        <w:t>Figure 4.2.1.3.1.3.2</w:t>
      </w:r>
      <w:r w:rsidRPr="00CD230F">
        <w:t>-1 Performance Monitoring Information Flow</w:t>
      </w:r>
      <w:bookmarkEnd w:id="106"/>
      <w:bookmarkEnd w:id="107"/>
      <w:bookmarkEnd w:id="108"/>
    </w:p>
    <w:p w14:paraId="177CE4C6" w14:textId="77777777" w:rsidR="00ED3BB7" w:rsidRDefault="00ED3BB7" w:rsidP="00ED3BB7">
      <w:r>
        <w:t>The O2ims_InfrastuctureMonitoring information model have sub-components as follows:</w:t>
      </w:r>
    </w:p>
    <w:p w14:paraId="2D612DCA" w14:textId="77777777" w:rsidR="00ED3BB7" w:rsidRDefault="00ED3BB7" w:rsidP="00ED3BB7">
      <w:pPr>
        <w:pStyle w:val="B10"/>
        <w:numPr>
          <w:ilvl w:val="0"/>
          <w:numId w:val="42"/>
        </w:numPr>
        <w:overflowPunct w:val="0"/>
        <w:autoSpaceDE w:val="0"/>
        <w:autoSpaceDN w:val="0"/>
        <w:adjustRightInd w:val="0"/>
        <w:spacing w:after="180"/>
        <w:contextualSpacing/>
        <w:textAlignment w:val="baseline"/>
      </w:pPr>
      <w:r>
        <w:t>Performance Store</w:t>
      </w:r>
    </w:p>
    <w:p w14:paraId="04265828"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PerformanceMeasurementStore</w:t>
      </w:r>
      <w:proofErr w:type="spellEnd"/>
    </w:p>
    <w:p w14:paraId="4E10ABBB"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lastRenderedPageBreak/>
        <w:t>PerformanceMeasurementRecord</w:t>
      </w:r>
      <w:proofErr w:type="spellEnd"/>
    </w:p>
    <w:p w14:paraId="7098FD6C" w14:textId="77777777" w:rsidR="00ED3BB7" w:rsidRDefault="00ED3BB7" w:rsidP="00ED3BB7">
      <w:pPr>
        <w:pStyle w:val="B10"/>
        <w:numPr>
          <w:ilvl w:val="0"/>
          <w:numId w:val="42"/>
        </w:numPr>
        <w:overflowPunct w:val="0"/>
        <w:autoSpaceDE w:val="0"/>
        <w:autoSpaceDN w:val="0"/>
        <w:adjustRightInd w:val="0"/>
        <w:spacing w:after="0"/>
        <w:contextualSpacing/>
        <w:textAlignment w:val="baseline"/>
      </w:pPr>
      <w:r>
        <w:t>Performance Jobs</w:t>
      </w:r>
    </w:p>
    <w:p w14:paraId="383F05EE"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PerformanceMeasurementJob</w:t>
      </w:r>
      <w:proofErr w:type="spellEnd"/>
    </w:p>
    <w:p w14:paraId="64D3524D"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MeasuredResource</w:t>
      </w:r>
      <w:proofErr w:type="spellEnd"/>
    </w:p>
    <w:p w14:paraId="1A0941D2"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CollectedMeasurement</w:t>
      </w:r>
      <w:proofErr w:type="spellEnd"/>
    </w:p>
    <w:p w14:paraId="702ED3B4"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PerformanceMeasurementJobChangeSubscription</w:t>
      </w:r>
      <w:proofErr w:type="spellEnd"/>
    </w:p>
    <w:p w14:paraId="4F7C85FE"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PerformanceMeasurementJobChangeNotification</w:t>
      </w:r>
      <w:proofErr w:type="spellEnd"/>
    </w:p>
    <w:p w14:paraId="772D46CC" w14:textId="77777777" w:rsidR="00ED3BB7" w:rsidRDefault="00ED3BB7" w:rsidP="00ED3BB7">
      <w:pPr>
        <w:pStyle w:val="B10"/>
        <w:numPr>
          <w:ilvl w:val="0"/>
          <w:numId w:val="42"/>
        </w:numPr>
        <w:overflowPunct w:val="0"/>
        <w:autoSpaceDE w:val="0"/>
        <w:autoSpaceDN w:val="0"/>
        <w:adjustRightInd w:val="0"/>
        <w:spacing w:after="0"/>
        <w:contextualSpacing/>
        <w:textAlignment w:val="baseline"/>
      </w:pPr>
      <w:r>
        <w:t>Performance Subscriptions</w:t>
      </w:r>
    </w:p>
    <w:p w14:paraId="1F020509"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PerformanceSubscription</w:t>
      </w:r>
      <w:proofErr w:type="spellEnd"/>
    </w:p>
    <w:p w14:paraId="2B87E6BD"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PerformanceReportingFrequency</w:t>
      </w:r>
      <w:proofErr w:type="spellEnd"/>
    </w:p>
    <w:p w14:paraId="17ABAA8B"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PerformanceSubscriptionCriteria</w:t>
      </w:r>
      <w:proofErr w:type="spellEnd"/>
    </w:p>
    <w:p w14:paraId="2FBA4DB8" w14:textId="77777777" w:rsidR="00ED3BB7" w:rsidRDefault="00ED3BB7" w:rsidP="00ED3BB7">
      <w:pPr>
        <w:pStyle w:val="B10"/>
        <w:numPr>
          <w:ilvl w:val="0"/>
          <w:numId w:val="42"/>
        </w:numPr>
        <w:overflowPunct w:val="0"/>
        <w:autoSpaceDE w:val="0"/>
        <w:autoSpaceDN w:val="0"/>
        <w:adjustRightInd w:val="0"/>
        <w:spacing w:after="0"/>
        <w:contextualSpacing/>
        <w:textAlignment w:val="baseline"/>
      </w:pPr>
      <w:r>
        <w:t xml:space="preserve">Performance Reports </w:t>
      </w:r>
    </w:p>
    <w:p w14:paraId="194460AA"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PerformanceMeasurementReport</w:t>
      </w:r>
      <w:proofErr w:type="spellEnd"/>
    </w:p>
    <w:p w14:paraId="6F3D24E9"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JobReport</w:t>
      </w:r>
      <w:proofErr w:type="spellEnd"/>
    </w:p>
    <w:p w14:paraId="17BDDF9B"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ResourceReport</w:t>
      </w:r>
      <w:proofErr w:type="spellEnd"/>
    </w:p>
    <w:p w14:paraId="6A37F295" w14:textId="77777777" w:rsidR="00ED3BB7" w:rsidRDefault="00ED3BB7" w:rsidP="00ED3BB7">
      <w:pPr>
        <w:pStyle w:val="B10"/>
        <w:numPr>
          <w:ilvl w:val="1"/>
          <w:numId w:val="42"/>
        </w:numPr>
        <w:overflowPunct w:val="0"/>
        <w:autoSpaceDE w:val="0"/>
        <w:autoSpaceDN w:val="0"/>
        <w:adjustRightInd w:val="0"/>
        <w:spacing w:after="0"/>
        <w:ind w:left="1368"/>
        <w:textAlignment w:val="baseline"/>
      </w:pPr>
      <w:proofErr w:type="spellStart"/>
      <w:r>
        <w:t>MeasurementValue</w:t>
      </w:r>
      <w:proofErr w:type="spellEnd"/>
    </w:p>
    <w:p w14:paraId="7F621D96"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NotifyFileReady</w:t>
      </w:r>
      <w:proofErr w:type="spellEnd"/>
    </w:p>
    <w:p w14:paraId="7215ED10" w14:textId="77777777" w:rsidR="00ED3BB7" w:rsidRDefault="00ED3BB7" w:rsidP="00ED3BB7">
      <w:pPr>
        <w:pStyle w:val="B10"/>
        <w:numPr>
          <w:ilvl w:val="1"/>
          <w:numId w:val="42"/>
        </w:numPr>
        <w:overflowPunct w:val="0"/>
        <w:autoSpaceDE w:val="0"/>
        <w:autoSpaceDN w:val="0"/>
        <w:adjustRightInd w:val="0"/>
        <w:spacing w:after="0"/>
        <w:contextualSpacing/>
        <w:textAlignment w:val="baseline"/>
      </w:pPr>
      <w:proofErr w:type="spellStart"/>
      <w:r>
        <w:t>FileInfo</w:t>
      </w:r>
      <w:proofErr w:type="spellEnd"/>
    </w:p>
    <w:p w14:paraId="4E347C77" w14:textId="77777777" w:rsidR="00ED3BB7" w:rsidRDefault="00ED3BB7" w:rsidP="00ED3BB7">
      <w:pPr>
        <w:pStyle w:val="B10"/>
        <w:spacing w:after="0"/>
        <w:ind w:left="284" w:firstLine="0"/>
        <w:contextualSpacing/>
      </w:pPr>
    </w:p>
    <w:p w14:paraId="4E97D299" w14:textId="77777777" w:rsidR="00ED3BB7" w:rsidRDefault="00ED3BB7" w:rsidP="00ED3BB7">
      <w:r>
        <w:t xml:space="preserve">Figure 4.2.1.3.1.3.2-2 illustrates the relationships in between the </w:t>
      </w:r>
      <w:proofErr w:type="spellStart"/>
      <w:r>
        <w:t>PerformanceMeasurementStore</w:t>
      </w:r>
      <w:proofErr w:type="spellEnd"/>
      <w:r>
        <w:t xml:space="preserve"> and </w:t>
      </w:r>
      <w:proofErr w:type="spellStart"/>
      <w:r>
        <w:t>PerformanceMeasurementRecord</w:t>
      </w:r>
      <w:proofErr w:type="spellEnd"/>
      <w:r>
        <w:t xml:space="preserve"> and other information entities.</w:t>
      </w:r>
    </w:p>
    <w:p w14:paraId="31770A9B" w14:textId="77777777" w:rsidR="00ED3BB7" w:rsidRDefault="00ED3BB7" w:rsidP="00ED3BB7">
      <w:pPr>
        <w:pStyle w:val="PlantUML"/>
      </w:pPr>
      <w:r>
        <w:t>@startuml</w:t>
      </w:r>
    </w:p>
    <w:p w14:paraId="3EDE99AD" w14:textId="77777777" w:rsidR="00ED3BB7" w:rsidRDefault="00ED3BB7" w:rsidP="00ED3BB7">
      <w:pPr>
        <w:pStyle w:val="PlantUML"/>
      </w:pPr>
      <w:r>
        <w:t>skin rose</w:t>
      </w:r>
    </w:p>
    <w:p w14:paraId="7CBA529E" w14:textId="77777777" w:rsidR="00ED3BB7" w:rsidRDefault="00ED3BB7" w:rsidP="00ED3BB7">
      <w:pPr>
        <w:pStyle w:val="PlantUML"/>
      </w:pPr>
      <w:r>
        <w:t>skinparam ClassStereotypeFontStyle normal</w:t>
      </w:r>
    </w:p>
    <w:p w14:paraId="13007043" w14:textId="77777777" w:rsidR="00ED3BB7" w:rsidRDefault="00ED3BB7" w:rsidP="00ED3BB7">
      <w:pPr>
        <w:pStyle w:val="PlantUML"/>
      </w:pPr>
      <w:r>
        <w:t>skinparam style strictuml</w:t>
      </w:r>
    </w:p>
    <w:p w14:paraId="12DF6D5E" w14:textId="77777777" w:rsidR="00ED3BB7" w:rsidRDefault="00ED3BB7" w:rsidP="00ED3BB7">
      <w:pPr>
        <w:pStyle w:val="PlantUML"/>
      </w:pPr>
      <w:r>
        <w:t>hide members</w:t>
      </w:r>
    </w:p>
    <w:p w14:paraId="20737D60" w14:textId="77777777" w:rsidR="00ED3BB7" w:rsidRDefault="00ED3BB7" w:rsidP="00ED3BB7">
      <w:pPr>
        <w:pStyle w:val="PlantUML"/>
      </w:pPr>
    </w:p>
    <w:p w14:paraId="099D97A2" w14:textId="77777777" w:rsidR="00ED3BB7" w:rsidRDefault="00ED3BB7" w:rsidP="00ED3BB7">
      <w:pPr>
        <w:pStyle w:val="PlantUML"/>
      </w:pPr>
      <w:r>
        <w:t>Namespace ORAN.O2ims.Inventory {</w:t>
      </w:r>
    </w:p>
    <w:p w14:paraId="7DCEC776" w14:textId="77777777" w:rsidR="00ED3BB7" w:rsidRDefault="00ED3BB7" w:rsidP="00ED3BB7">
      <w:pPr>
        <w:pStyle w:val="PlantUML"/>
      </w:pPr>
      <w:r>
        <w:t xml:space="preserve">  Class Resource </w:t>
      </w:r>
    </w:p>
    <w:p w14:paraId="00C7011E" w14:textId="77777777" w:rsidR="00ED3BB7" w:rsidRDefault="00ED3BB7" w:rsidP="00ED3BB7">
      <w:pPr>
        <w:pStyle w:val="PlantUML"/>
      </w:pPr>
    </w:p>
    <w:p w14:paraId="6D828A20" w14:textId="77777777" w:rsidR="00ED3BB7" w:rsidRDefault="00ED3BB7" w:rsidP="00ED3BB7">
      <w:pPr>
        <w:pStyle w:val="PlantUML"/>
      </w:pPr>
      <w:r>
        <w:t xml:space="preserve">Class PerformanceMeasurementRecord &lt;&lt;dataType&gt;&gt; </w:t>
      </w:r>
    </w:p>
    <w:p w14:paraId="43F9F09A" w14:textId="77777777" w:rsidR="00ED3BB7" w:rsidRDefault="00ED3BB7" w:rsidP="00ED3BB7">
      <w:pPr>
        <w:pStyle w:val="PlantUML"/>
      </w:pPr>
    </w:p>
    <w:p w14:paraId="66901670" w14:textId="77777777" w:rsidR="00ED3BB7" w:rsidRDefault="00ED3BB7" w:rsidP="00ED3BB7">
      <w:pPr>
        <w:pStyle w:val="PlantUML"/>
      </w:pPr>
      <w:r>
        <w:t>PerformanceMeasurementRecord "*" --&gt; "1" PerformanceMeasurementJob : CollectedBy</w:t>
      </w:r>
    </w:p>
    <w:p w14:paraId="40B9C65E" w14:textId="77777777" w:rsidR="00ED3BB7" w:rsidRDefault="00ED3BB7" w:rsidP="00ED3BB7">
      <w:pPr>
        <w:pStyle w:val="PlantUML"/>
      </w:pPr>
      <w:r>
        <w:t>PerformanceMeasurementRecord "*" --&gt; "1" ORAN.O2ims.Inventory.Resource : MeasuredObject</w:t>
      </w:r>
    </w:p>
    <w:p w14:paraId="31FBCB68" w14:textId="77777777" w:rsidR="00ED3BB7" w:rsidRDefault="00ED3BB7" w:rsidP="00ED3BB7">
      <w:pPr>
        <w:pStyle w:val="PlantUML"/>
      </w:pPr>
      <w:r>
        <w:t>PerformanceMeasurementRecord "*" --&gt; "1" ORAN.ManagementArtifacts.PerformanceMeasurementDefinition : IsDefinedBy</w:t>
      </w:r>
    </w:p>
    <w:p w14:paraId="23B724A8" w14:textId="77777777" w:rsidR="00ED3BB7" w:rsidRDefault="00ED3BB7" w:rsidP="00ED3BB7">
      <w:pPr>
        <w:pStyle w:val="PlantUML"/>
      </w:pPr>
      <w:r>
        <w:t xml:space="preserve">   </w:t>
      </w:r>
    </w:p>
    <w:p w14:paraId="44060CA2" w14:textId="77777777" w:rsidR="00ED3BB7" w:rsidRDefault="00ED3BB7" w:rsidP="00ED3BB7">
      <w:pPr>
        <w:pStyle w:val="PlantUML"/>
      </w:pPr>
      <w:r>
        <w:t>Class PerformanceMeasurementStore &lt;&lt; InformationObjectClass &gt;&gt;</w:t>
      </w:r>
    </w:p>
    <w:p w14:paraId="371F8742" w14:textId="77777777" w:rsidR="00ED3BB7" w:rsidRDefault="00ED3BB7" w:rsidP="00ED3BB7">
      <w:pPr>
        <w:pStyle w:val="PlantUML"/>
      </w:pPr>
    </w:p>
    <w:p w14:paraId="4F94B1BD" w14:textId="77777777" w:rsidR="00ED3BB7" w:rsidRDefault="00ED3BB7" w:rsidP="00ED3BB7">
      <w:pPr>
        <w:pStyle w:val="PlantUML"/>
      </w:pPr>
      <w:r>
        <w:t>PerformanceMeasurementStore "1" *--&gt; "*" PerformanceMeasurementRecord : MayHaveMany</w:t>
      </w:r>
    </w:p>
    <w:p w14:paraId="1673736F" w14:textId="77777777" w:rsidR="00ED3BB7" w:rsidRDefault="00ED3BB7" w:rsidP="00ED3BB7">
      <w:pPr>
        <w:pStyle w:val="PlantUML"/>
      </w:pPr>
    </w:p>
    <w:p w14:paraId="66201FA5" w14:textId="77777777" w:rsidR="00ED3BB7" w:rsidRDefault="00ED3BB7" w:rsidP="00ED3BB7">
      <w:pPr>
        <w:pStyle w:val="PlantUML"/>
      </w:pPr>
      <w:r>
        <w:t>}</w:t>
      </w:r>
    </w:p>
    <w:p w14:paraId="796AF13A" w14:textId="77777777" w:rsidR="00ED3BB7" w:rsidRDefault="00ED3BB7" w:rsidP="00ED3BB7">
      <w:pPr>
        <w:pStyle w:val="PlantUML"/>
      </w:pPr>
    </w:p>
    <w:p w14:paraId="16B53AAE" w14:textId="77777777" w:rsidR="00ED3BB7" w:rsidRDefault="00ED3BB7" w:rsidP="00ED3BB7">
      <w:pPr>
        <w:pStyle w:val="PlantUML"/>
      </w:pPr>
      <w:r>
        <w:t>Namespace ORAN.ManagementArtifacts {</w:t>
      </w:r>
    </w:p>
    <w:p w14:paraId="4198DB62" w14:textId="77777777" w:rsidR="00ED3BB7" w:rsidRDefault="00ED3BB7" w:rsidP="00ED3BB7">
      <w:pPr>
        <w:pStyle w:val="PlantUML"/>
      </w:pPr>
      <w:r>
        <w:t xml:space="preserve">   Class PerformanceMeasurementDefinition</w:t>
      </w:r>
    </w:p>
    <w:p w14:paraId="202524F5" w14:textId="77777777" w:rsidR="00ED3BB7" w:rsidRDefault="00ED3BB7" w:rsidP="00ED3BB7">
      <w:pPr>
        <w:pStyle w:val="PlantUML"/>
      </w:pPr>
      <w:r>
        <w:t>}</w:t>
      </w:r>
    </w:p>
    <w:p w14:paraId="4C078320" w14:textId="77777777" w:rsidR="00ED3BB7" w:rsidRDefault="00ED3BB7" w:rsidP="00ED3BB7">
      <w:pPr>
        <w:pStyle w:val="PlantUML"/>
      </w:pPr>
    </w:p>
    <w:p w14:paraId="573E3E56" w14:textId="77777777" w:rsidR="00ED3BB7" w:rsidRDefault="00ED3BB7" w:rsidP="00ED3BB7">
      <w:pPr>
        <w:pStyle w:val="PlantUML"/>
      </w:pPr>
      <w:r>
        <w:t>@enduml</w:t>
      </w:r>
    </w:p>
    <w:p w14:paraId="09EA4FAC" w14:textId="77777777" w:rsidR="00ED3BB7" w:rsidRDefault="00ED3BB7" w:rsidP="00ED3BB7">
      <w:pPr>
        <w:pStyle w:val="PlantUMLImg"/>
      </w:pPr>
      <w:r>
        <w:lastRenderedPageBreak/>
        <w:drawing>
          <wp:inline distT="0" distB="0" distL="0" distR="0" wp14:anchorId="3E2F3A5F" wp14:editId="34DF183E">
            <wp:extent cx="5772150" cy="3524250"/>
            <wp:effectExtent l="0" t="0" r="0" b="0"/>
            <wp:docPr id="768258540"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8258540" name="Picture 6" descr="Generated by PlantUML"/>
                    <pic:cNvPicPr/>
                  </pic:nvPicPr>
                  <pic:blipFill>
                    <a:blip r:embed="rId18">
                      <a:extLst>
                        <a:ext uri="{28A0092B-C50C-407E-A947-70E740481C1C}">
                          <a14:useLocalDpi xmlns:a14="http://schemas.microsoft.com/office/drawing/2010/main" val="0"/>
                        </a:ext>
                      </a:extLst>
                    </a:blip>
                    <a:stretch>
                      <a:fillRect/>
                    </a:stretch>
                  </pic:blipFill>
                  <pic:spPr>
                    <a:xfrm>
                      <a:off x="0" y="0"/>
                      <a:ext cx="5772150" cy="3524250"/>
                    </a:xfrm>
                    <a:prstGeom prst="rect">
                      <a:avLst/>
                    </a:prstGeom>
                  </pic:spPr>
                </pic:pic>
              </a:graphicData>
            </a:graphic>
          </wp:inline>
        </w:drawing>
      </w:r>
    </w:p>
    <w:p w14:paraId="7CFF3892" w14:textId="77777777" w:rsidR="00ED3BB7" w:rsidRDefault="00ED3BB7" w:rsidP="00ED3BB7">
      <w:pPr>
        <w:pStyle w:val="PlantUMLImg"/>
      </w:pPr>
    </w:p>
    <w:p w14:paraId="662A36FE" w14:textId="77777777" w:rsidR="00ED3BB7" w:rsidRDefault="00ED3BB7" w:rsidP="00ED3BB7">
      <w:pPr>
        <w:pStyle w:val="PlantUMLImg"/>
      </w:pPr>
    </w:p>
    <w:p w14:paraId="7C8C9526" w14:textId="77777777" w:rsidR="00ED3BB7" w:rsidRDefault="00ED3BB7" w:rsidP="00ED3BB7">
      <w:pPr>
        <w:pStyle w:val="TF"/>
      </w:pPr>
      <w:bookmarkStart w:id="109" w:name="_Toc140563726"/>
      <w:bookmarkStart w:id="110" w:name="_Toc193779714"/>
      <w:bookmarkStart w:id="111" w:name="_Toc202768299"/>
      <w:r>
        <w:t>Figure 4.2.1.3.1.3.2-2 O2ims</w:t>
      </w:r>
      <w:r w:rsidRPr="00C27F22">
        <w:t xml:space="preserve"> Performance </w:t>
      </w:r>
      <w:r>
        <w:t xml:space="preserve">Store </w:t>
      </w:r>
      <w:r w:rsidRPr="00C27F22">
        <w:t>Relationship</w:t>
      </w:r>
      <w:bookmarkEnd w:id="109"/>
      <w:r>
        <w:t xml:space="preserve"> View</w:t>
      </w:r>
      <w:bookmarkEnd w:id="110"/>
      <w:bookmarkEnd w:id="111"/>
    </w:p>
    <w:p w14:paraId="3842BBB5" w14:textId="77777777" w:rsidR="00ED3BB7" w:rsidRDefault="00ED3BB7" w:rsidP="00ED3BB7">
      <w:r>
        <w:t>Figure 4.2.1.3.</w:t>
      </w:r>
      <w:proofErr w:type="gramStart"/>
      <w:r>
        <w:t>1.3.2</w:t>
      </w:r>
      <w:proofErr w:type="gramEnd"/>
      <w:r>
        <w:t>-3 illustrates the relationships in between the</w:t>
      </w:r>
      <w:r w:rsidRPr="006E1975">
        <w:t xml:space="preserve"> </w:t>
      </w:r>
      <w:proofErr w:type="spellStart"/>
      <w:r>
        <w:t>PerformanceMeasurementJob</w:t>
      </w:r>
      <w:proofErr w:type="spellEnd"/>
      <w:r>
        <w:t xml:space="preserve">, </w:t>
      </w:r>
      <w:proofErr w:type="spellStart"/>
      <w:r>
        <w:t>MeasuredResource</w:t>
      </w:r>
      <w:proofErr w:type="spellEnd"/>
      <w:r>
        <w:t xml:space="preserve">, </w:t>
      </w:r>
      <w:proofErr w:type="spellStart"/>
      <w:r>
        <w:t>CollectedMeasurement</w:t>
      </w:r>
      <w:proofErr w:type="spellEnd"/>
      <w:r>
        <w:t xml:space="preserve">, </w:t>
      </w:r>
      <w:proofErr w:type="spellStart"/>
      <w:r>
        <w:t>PerformanceMeasurementJobChangeSubscription</w:t>
      </w:r>
      <w:proofErr w:type="spellEnd"/>
      <w:r>
        <w:t xml:space="preserve"> and other information entities.</w:t>
      </w:r>
    </w:p>
    <w:p w14:paraId="7327CD9E" w14:textId="77777777" w:rsidR="00ED3BB7" w:rsidRDefault="00ED3BB7" w:rsidP="00ED3BB7">
      <w:pPr>
        <w:pStyle w:val="PlantUML"/>
      </w:pPr>
      <w:r>
        <w:t>@startuml</w:t>
      </w:r>
    </w:p>
    <w:p w14:paraId="59080F72" w14:textId="77777777" w:rsidR="00ED3BB7" w:rsidRDefault="00ED3BB7" w:rsidP="00ED3BB7">
      <w:pPr>
        <w:pStyle w:val="PlantUML"/>
      </w:pPr>
      <w:r>
        <w:t>skin rose</w:t>
      </w:r>
    </w:p>
    <w:p w14:paraId="25457BBB" w14:textId="77777777" w:rsidR="00ED3BB7" w:rsidRDefault="00ED3BB7" w:rsidP="00ED3BB7">
      <w:pPr>
        <w:pStyle w:val="PlantUML"/>
      </w:pPr>
      <w:r>
        <w:t>skinparam ClassStereotypeFontStyle normal</w:t>
      </w:r>
    </w:p>
    <w:p w14:paraId="75A87D50" w14:textId="77777777" w:rsidR="00ED3BB7" w:rsidRDefault="00ED3BB7" w:rsidP="00ED3BB7">
      <w:pPr>
        <w:pStyle w:val="PlantUML"/>
      </w:pPr>
      <w:r>
        <w:t>skinparam style strictuml</w:t>
      </w:r>
    </w:p>
    <w:p w14:paraId="5BDC51BC" w14:textId="77777777" w:rsidR="00ED3BB7" w:rsidRDefault="00ED3BB7" w:rsidP="00ED3BB7">
      <w:pPr>
        <w:pStyle w:val="PlantUML"/>
      </w:pPr>
      <w:r>
        <w:t>hide members</w:t>
      </w:r>
    </w:p>
    <w:p w14:paraId="2E3873E3" w14:textId="77777777" w:rsidR="00ED3BB7" w:rsidRDefault="00ED3BB7" w:rsidP="00ED3BB7">
      <w:pPr>
        <w:pStyle w:val="PlantUML"/>
      </w:pPr>
    </w:p>
    <w:p w14:paraId="46C29618" w14:textId="77777777" w:rsidR="00ED3BB7" w:rsidRDefault="00ED3BB7" w:rsidP="00ED3BB7">
      <w:pPr>
        <w:pStyle w:val="PlantUML"/>
      </w:pPr>
      <w:r>
        <w:t>Namespace ORAN.O2ims.Inventory {</w:t>
      </w:r>
    </w:p>
    <w:p w14:paraId="3204ED43" w14:textId="77777777" w:rsidR="00ED3BB7" w:rsidRDefault="00ED3BB7" w:rsidP="00ED3BB7">
      <w:pPr>
        <w:pStyle w:val="PlantUML"/>
      </w:pPr>
    </w:p>
    <w:p w14:paraId="020EF551" w14:textId="77777777" w:rsidR="00ED3BB7" w:rsidRDefault="00ED3BB7" w:rsidP="00ED3BB7">
      <w:pPr>
        <w:pStyle w:val="PlantUML"/>
      </w:pPr>
      <w:r>
        <w:t>Enum PerformanceMeasurementJobChangeSubscriptionType &lt;&lt;enumeration&gt;&gt;</w:t>
      </w:r>
    </w:p>
    <w:p w14:paraId="12E5CCF7" w14:textId="77777777" w:rsidR="00ED3BB7" w:rsidRDefault="00ED3BB7" w:rsidP="00ED3BB7">
      <w:pPr>
        <w:pStyle w:val="PlantUML"/>
      </w:pPr>
      <w:r>
        <w:t>Enum PerformanceMeasurementJobChangeSubscriptionDetailType &lt;&lt;enumeration&gt;&gt;</w:t>
      </w:r>
    </w:p>
    <w:p w14:paraId="14F4DD7A" w14:textId="77777777" w:rsidR="00ED3BB7" w:rsidRDefault="00ED3BB7" w:rsidP="00ED3BB7">
      <w:pPr>
        <w:pStyle w:val="PlantUML"/>
      </w:pPr>
    </w:p>
    <w:p w14:paraId="10E14F37" w14:textId="77777777" w:rsidR="00ED3BB7" w:rsidRDefault="00ED3BB7" w:rsidP="00ED3BB7">
      <w:pPr>
        <w:pStyle w:val="PlantUML"/>
      </w:pPr>
      <w:r>
        <w:t xml:space="preserve">Class PerformanceMeasurementJobChangeSubscription &lt;&lt; InformationObjectClass &gt;&gt; </w:t>
      </w:r>
    </w:p>
    <w:p w14:paraId="2EA8A5CE" w14:textId="77777777" w:rsidR="00ED3BB7" w:rsidRDefault="00ED3BB7" w:rsidP="00ED3BB7">
      <w:pPr>
        <w:pStyle w:val="PlantUML"/>
      </w:pPr>
    </w:p>
    <w:p w14:paraId="16EDABDA" w14:textId="77777777" w:rsidR="00ED3BB7" w:rsidRDefault="00ED3BB7" w:rsidP="00ED3BB7">
      <w:pPr>
        <w:pStyle w:val="PlantUML"/>
      </w:pPr>
      <w:r>
        <w:t>PerformanceMeasurementJobChangeSubscription .. PerformanceMeasurementJobChangeSubscriptionType</w:t>
      </w:r>
    </w:p>
    <w:p w14:paraId="36E67FC5" w14:textId="77777777" w:rsidR="00ED3BB7" w:rsidRDefault="00ED3BB7" w:rsidP="00ED3BB7">
      <w:pPr>
        <w:pStyle w:val="PlantUML"/>
      </w:pPr>
      <w:r>
        <w:t>PerformanceMeasurementJobChangeSubscription .u. PerformanceMeasurementJobChangeSubscriptionDetailType</w:t>
      </w:r>
    </w:p>
    <w:p w14:paraId="43C07D89" w14:textId="77777777" w:rsidR="00ED3BB7" w:rsidRDefault="00ED3BB7" w:rsidP="00ED3BB7">
      <w:pPr>
        <w:pStyle w:val="PlantUML"/>
      </w:pPr>
    </w:p>
    <w:p w14:paraId="4A9CC9DC" w14:textId="77777777" w:rsidR="00ED3BB7" w:rsidRDefault="00ED3BB7" w:rsidP="00ED3BB7">
      <w:pPr>
        <w:pStyle w:val="PlantUML"/>
      </w:pPr>
      <w:r>
        <w:t xml:space="preserve">Class PerformanceMeasurementJobChangeNotification &lt;&lt; (N,orchid) Notification &gt;&gt; </w:t>
      </w:r>
    </w:p>
    <w:p w14:paraId="7BF8D5A2" w14:textId="77777777" w:rsidR="00ED3BB7" w:rsidRDefault="00ED3BB7" w:rsidP="00ED3BB7">
      <w:pPr>
        <w:pStyle w:val="PlantUML"/>
      </w:pPr>
    </w:p>
    <w:p w14:paraId="1428AA74" w14:textId="77777777" w:rsidR="00ED3BB7" w:rsidRDefault="00ED3BB7" w:rsidP="00ED3BB7">
      <w:pPr>
        <w:pStyle w:val="PlantUML"/>
      </w:pPr>
      <w:r>
        <w:t>PerformanceMeasurementJobChangeNotification .u. PerformanceMeasurementJobChangeSubscriptionType</w:t>
      </w:r>
    </w:p>
    <w:p w14:paraId="771FEEB1" w14:textId="77777777" w:rsidR="00ED3BB7" w:rsidRDefault="00ED3BB7" w:rsidP="00ED3BB7">
      <w:pPr>
        <w:pStyle w:val="PlantUML"/>
      </w:pPr>
      <w:r>
        <w:t>PerformanceMeasurementJobChangeNotification --&gt; MeasuredResource</w:t>
      </w:r>
    </w:p>
    <w:p w14:paraId="1F14F23E" w14:textId="77777777" w:rsidR="00ED3BB7" w:rsidRDefault="00ED3BB7" w:rsidP="00ED3BB7">
      <w:pPr>
        <w:pStyle w:val="PlantUML"/>
      </w:pPr>
      <w:r>
        <w:t>PerformanceMeasurementJobChangeNotification --&gt; CollectedMeasurement</w:t>
      </w:r>
    </w:p>
    <w:p w14:paraId="019DE468" w14:textId="77777777" w:rsidR="00ED3BB7" w:rsidRDefault="00ED3BB7" w:rsidP="00ED3BB7">
      <w:pPr>
        <w:pStyle w:val="PlantUML"/>
      </w:pPr>
    </w:p>
    <w:p w14:paraId="21501FE2" w14:textId="77777777" w:rsidR="00ED3BB7" w:rsidRDefault="00ED3BB7" w:rsidP="00ED3BB7">
      <w:pPr>
        <w:pStyle w:val="PlantUML"/>
      </w:pPr>
      <w:r>
        <w:t>PerformanceMeasurementJobChangeSubscription "1" --&gt; "*" PerformanceMeasurementJobChangeNotification : Subscription_Creates_Notification</w:t>
      </w:r>
    </w:p>
    <w:p w14:paraId="19E3DA20" w14:textId="77777777" w:rsidR="00ED3BB7" w:rsidRDefault="00ED3BB7" w:rsidP="00ED3BB7">
      <w:pPr>
        <w:pStyle w:val="PlantUML"/>
      </w:pPr>
    </w:p>
    <w:p w14:paraId="5533C55E" w14:textId="77777777" w:rsidR="00ED3BB7" w:rsidRDefault="00ED3BB7" w:rsidP="00ED3BB7">
      <w:pPr>
        <w:pStyle w:val="PlantUML"/>
      </w:pPr>
      <w:r>
        <w:t>Enum PerformanceMeasurementJobState &lt;&lt;enumeration&gt;&gt;</w:t>
      </w:r>
    </w:p>
    <w:p w14:paraId="3E279123" w14:textId="77777777" w:rsidR="00ED3BB7" w:rsidRDefault="00ED3BB7" w:rsidP="00ED3BB7">
      <w:pPr>
        <w:pStyle w:val="PlantUML"/>
      </w:pPr>
    </w:p>
    <w:p w14:paraId="0EF7AFC1" w14:textId="77777777" w:rsidR="00ED3BB7" w:rsidRDefault="00ED3BB7" w:rsidP="00ED3BB7">
      <w:pPr>
        <w:pStyle w:val="PlantUML"/>
      </w:pPr>
      <w:r>
        <w:t>Class MeasuredResource &lt;&lt;dataType&gt;&gt;</w:t>
      </w:r>
    </w:p>
    <w:p w14:paraId="4F1E2FE4" w14:textId="77777777" w:rsidR="00ED3BB7" w:rsidRDefault="00ED3BB7" w:rsidP="00ED3BB7">
      <w:pPr>
        <w:pStyle w:val="PlantUML"/>
      </w:pPr>
      <w:r>
        <w:t>MeasuredResource --&gt; Resource</w:t>
      </w:r>
    </w:p>
    <w:p w14:paraId="5420212F" w14:textId="77777777" w:rsidR="00ED3BB7" w:rsidRDefault="00ED3BB7" w:rsidP="00ED3BB7">
      <w:pPr>
        <w:pStyle w:val="PlantUML"/>
      </w:pPr>
      <w:r>
        <w:t>MeasuredResource --&gt; ResourceType</w:t>
      </w:r>
    </w:p>
    <w:p w14:paraId="6FA5DC5E" w14:textId="77777777" w:rsidR="00ED3BB7" w:rsidRDefault="00ED3BB7" w:rsidP="00ED3BB7">
      <w:pPr>
        <w:pStyle w:val="PlantUML"/>
      </w:pPr>
      <w:r>
        <w:t>Class CollectedMeasurement &lt;&lt;dataType&gt;&gt;</w:t>
      </w:r>
    </w:p>
    <w:p w14:paraId="4903E940" w14:textId="77777777" w:rsidR="00ED3BB7" w:rsidRDefault="00ED3BB7" w:rsidP="00ED3BB7">
      <w:pPr>
        <w:pStyle w:val="PlantUML"/>
      </w:pPr>
    </w:p>
    <w:p w14:paraId="361813B1" w14:textId="77777777" w:rsidR="00ED3BB7" w:rsidRDefault="00ED3BB7" w:rsidP="00ED3BB7">
      <w:pPr>
        <w:pStyle w:val="PlantUML"/>
      </w:pPr>
      <w:r>
        <w:t xml:space="preserve">Class PerformanceMeasurementJob &lt;&lt;InformationObjectClass&gt;&gt; </w:t>
      </w:r>
    </w:p>
    <w:p w14:paraId="54B8462A" w14:textId="77777777" w:rsidR="00ED3BB7" w:rsidRDefault="00ED3BB7" w:rsidP="00ED3BB7">
      <w:pPr>
        <w:pStyle w:val="PlantUML"/>
      </w:pPr>
    </w:p>
    <w:p w14:paraId="3C68A36F" w14:textId="77777777" w:rsidR="00ED3BB7" w:rsidRDefault="00ED3BB7" w:rsidP="00ED3BB7">
      <w:pPr>
        <w:pStyle w:val="PlantUML"/>
      </w:pPr>
      <w:r>
        <w:t>PerformanceMeasurementJob .. PerformanceMeasurementJobState</w:t>
      </w:r>
    </w:p>
    <w:p w14:paraId="15529B90" w14:textId="77777777" w:rsidR="00ED3BB7" w:rsidRDefault="00ED3BB7" w:rsidP="00ED3BB7">
      <w:pPr>
        <w:pStyle w:val="PlantUML"/>
      </w:pPr>
      <w:r>
        <w:t>PerformanceMeasurementJob "1" *-u-&gt; "*\nresource" MeasuredResource : Job_Measures_Resources</w:t>
      </w:r>
    </w:p>
    <w:p w14:paraId="1D26ACAB" w14:textId="77777777" w:rsidR="00ED3BB7" w:rsidRDefault="00ED3BB7" w:rsidP="00ED3BB7">
      <w:pPr>
        <w:pStyle w:val="PlantUML"/>
      </w:pPr>
      <w:r>
        <w:t>PerformanceMeasurementJob "1" *--&gt; "*\nresource" CollectedMeasurement : Job_Collects_Measurements</w:t>
      </w:r>
    </w:p>
    <w:p w14:paraId="6FBAEF4A" w14:textId="77777777" w:rsidR="00ED3BB7" w:rsidRDefault="00ED3BB7" w:rsidP="00ED3BB7">
      <w:pPr>
        <w:pStyle w:val="PlantUML"/>
      </w:pPr>
      <w:r>
        <w:t>PerformanceMeasurementJob "*" --&gt; "*" ORAN.O2ims.Inventory.ResourceType : Job_Measures_ResourceTypes</w:t>
      </w:r>
    </w:p>
    <w:p w14:paraId="717ADB8C" w14:textId="77777777" w:rsidR="00ED3BB7" w:rsidRDefault="00ED3BB7" w:rsidP="00ED3BB7">
      <w:pPr>
        <w:pStyle w:val="PlantUML"/>
      </w:pPr>
    </w:p>
    <w:p w14:paraId="114578D5" w14:textId="77777777" w:rsidR="00ED3BB7" w:rsidRDefault="00ED3BB7" w:rsidP="00ED3BB7">
      <w:pPr>
        <w:pStyle w:val="PlantUML"/>
      </w:pPr>
      <w:r>
        <w:t>CollectedMeasurement "*" --&gt; "1" ORAN.ManagementArtifacts.PerformanceMeasurementDefinition : Measure_DefinedBy_Dictionary</w:t>
      </w:r>
    </w:p>
    <w:p w14:paraId="3139374E" w14:textId="77777777" w:rsidR="00ED3BB7" w:rsidRDefault="00ED3BB7" w:rsidP="00ED3BB7">
      <w:pPr>
        <w:pStyle w:val="PlantUML"/>
      </w:pPr>
      <w:r>
        <w:t>CollectedMeasurement --&gt; ResourceType : identifiesDictionary</w:t>
      </w:r>
    </w:p>
    <w:p w14:paraId="7B0B8074" w14:textId="77777777" w:rsidR="00ED3BB7" w:rsidRDefault="00ED3BB7" w:rsidP="00ED3BB7">
      <w:pPr>
        <w:pStyle w:val="PlantUML"/>
      </w:pPr>
      <w:r>
        <w:t xml:space="preserve">Class PerformanceMeasurementRecord &lt;&lt;dataType&gt;&gt; </w:t>
      </w:r>
    </w:p>
    <w:p w14:paraId="034BC92C" w14:textId="77777777" w:rsidR="00ED3BB7" w:rsidRDefault="00ED3BB7" w:rsidP="00ED3BB7">
      <w:pPr>
        <w:pStyle w:val="PlantUML"/>
      </w:pPr>
    </w:p>
    <w:p w14:paraId="0D71472C" w14:textId="77777777" w:rsidR="00ED3BB7" w:rsidRDefault="00ED3BB7" w:rsidP="00ED3BB7">
      <w:pPr>
        <w:pStyle w:val="PlantUML"/>
      </w:pPr>
      <w:r>
        <w:t>PerformanceMeasurementRecord "*" --&gt; "1" PerformanceMeasurementJob : CollectedBy</w:t>
      </w:r>
    </w:p>
    <w:p w14:paraId="4DC42094" w14:textId="77777777" w:rsidR="00ED3BB7" w:rsidRDefault="00ED3BB7" w:rsidP="00ED3BB7">
      <w:pPr>
        <w:pStyle w:val="PlantUML"/>
      </w:pPr>
    </w:p>
    <w:p w14:paraId="7822A414" w14:textId="77777777" w:rsidR="00ED3BB7" w:rsidRDefault="00ED3BB7" w:rsidP="00ED3BB7">
      <w:pPr>
        <w:pStyle w:val="PlantUML"/>
      </w:pPr>
      <w:r>
        <w:t>}</w:t>
      </w:r>
    </w:p>
    <w:p w14:paraId="63FD9D0F" w14:textId="77777777" w:rsidR="00ED3BB7" w:rsidRDefault="00ED3BB7" w:rsidP="00ED3BB7">
      <w:pPr>
        <w:pStyle w:val="PlantUML"/>
      </w:pPr>
    </w:p>
    <w:p w14:paraId="137F23CA" w14:textId="77777777" w:rsidR="00ED3BB7" w:rsidRDefault="00ED3BB7" w:rsidP="00ED3BB7">
      <w:pPr>
        <w:pStyle w:val="PlantUML"/>
      </w:pPr>
      <w:r>
        <w:t>Namespace ORAN.ManagementArtifacts {</w:t>
      </w:r>
    </w:p>
    <w:p w14:paraId="0F8CBFF9" w14:textId="77777777" w:rsidR="00ED3BB7" w:rsidRDefault="00ED3BB7" w:rsidP="00ED3BB7">
      <w:pPr>
        <w:pStyle w:val="PlantUML"/>
      </w:pPr>
      <w:r>
        <w:t xml:space="preserve">   Class PerformanceMeasurementDefinition</w:t>
      </w:r>
    </w:p>
    <w:p w14:paraId="25AD60CA" w14:textId="77777777" w:rsidR="00ED3BB7" w:rsidRDefault="00ED3BB7" w:rsidP="00ED3BB7">
      <w:pPr>
        <w:pStyle w:val="PlantUML"/>
      </w:pPr>
      <w:r>
        <w:t>}</w:t>
      </w:r>
    </w:p>
    <w:p w14:paraId="0766FB1B" w14:textId="77777777" w:rsidR="00ED3BB7" w:rsidRDefault="00ED3BB7" w:rsidP="00ED3BB7">
      <w:pPr>
        <w:pStyle w:val="PlantUML"/>
      </w:pPr>
    </w:p>
    <w:p w14:paraId="14BBE67F" w14:textId="77777777" w:rsidR="00ED3BB7" w:rsidRDefault="00ED3BB7" w:rsidP="00ED3BB7">
      <w:pPr>
        <w:pStyle w:val="PlantUML"/>
      </w:pPr>
      <w:r>
        <w:t>@enduml</w:t>
      </w:r>
    </w:p>
    <w:p w14:paraId="078645A5" w14:textId="77777777" w:rsidR="00ED3BB7" w:rsidRDefault="00ED3BB7" w:rsidP="00ED3BB7">
      <w:pPr>
        <w:pStyle w:val="PlantUMLImg"/>
      </w:pPr>
      <w:r>
        <w:drawing>
          <wp:inline distT="0" distB="0" distL="0" distR="0" wp14:anchorId="6DB1D22B" wp14:editId="59D8BF0B">
            <wp:extent cx="6122034" cy="5471798"/>
            <wp:effectExtent l="0" t="0" r="0" b="0"/>
            <wp:docPr id="1900479760" name="Picture 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0479760" name="Picture 7" descr="Generated by PlantUML"/>
                    <pic:cNvPicPr/>
                  </pic:nvPicPr>
                  <pic:blipFill>
                    <a:blip r:embed="rId19">
                      <a:extLst>
                        <a:ext uri="{28A0092B-C50C-407E-A947-70E740481C1C}">
                          <a14:useLocalDpi xmlns:a14="http://schemas.microsoft.com/office/drawing/2010/main" val="0"/>
                        </a:ext>
                      </a:extLst>
                    </a:blip>
                    <a:stretch>
                      <a:fillRect/>
                    </a:stretch>
                  </pic:blipFill>
                  <pic:spPr>
                    <a:xfrm>
                      <a:off x="0" y="0"/>
                      <a:ext cx="6122034" cy="5471798"/>
                    </a:xfrm>
                    <a:prstGeom prst="rect">
                      <a:avLst/>
                    </a:prstGeom>
                  </pic:spPr>
                </pic:pic>
              </a:graphicData>
            </a:graphic>
          </wp:inline>
        </w:drawing>
      </w:r>
    </w:p>
    <w:p w14:paraId="452A8490" w14:textId="77777777" w:rsidR="00ED3BB7" w:rsidRPr="00B60B17" w:rsidRDefault="00ED3BB7" w:rsidP="00ED3BB7">
      <w:pPr>
        <w:pStyle w:val="TF"/>
      </w:pPr>
      <w:bookmarkStart w:id="112" w:name="_Toc193779715"/>
      <w:bookmarkStart w:id="113" w:name="_Toc202768300"/>
      <w:r>
        <w:t>Figure 4.2.1.3.</w:t>
      </w:r>
      <w:proofErr w:type="gramStart"/>
      <w:r>
        <w:t>1.3.2</w:t>
      </w:r>
      <w:proofErr w:type="gramEnd"/>
      <w:r>
        <w:t>-3 O2ims</w:t>
      </w:r>
      <w:r w:rsidRPr="00C27F22">
        <w:t xml:space="preserve"> </w:t>
      </w:r>
      <w:r>
        <w:t>Performance Measurement Job</w:t>
      </w:r>
      <w:r w:rsidRPr="00C27F22">
        <w:t xml:space="preserve"> Relationship</w:t>
      </w:r>
      <w:r>
        <w:t xml:space="preserve"> View</w:t>
      </w:r>
      <w:bookmarkEnd w:id="112"/>
      <w:bookmarkEnd w:id="113"/>
    </w:p>
    <w:p w14:paraId="0B2C55F1" w14:textId="77777777" w:rsidR="00ED3BB7" w:rsidRDefault="00ED3BB7" w:rsidP="00ED3BB7">
      <w:r>
        <w:lastRenderedPageBreak/>
        <w:t>Figure 4.2.1.3.1.3.2-4 illustrates the relationships in between the</w:t>
      </w:r>
      <w:r w:rsidRPr="002634C6">
        <w:t xml:space="preserve"> </w:t>
      </w:r>
      <w:proofErr w:type="spellStart"/>
      <w:r>
        <w:t>PerformanceSubscription</w:t>
      </w:r>
      <w:proofErr w:type="spellEnd"/>
      <w:r>
        <w:t xml:space="preserve">, </w:t>
      </w:r>
      <w:proofErr w:type="spellStart"/>
      <w:r>
        <w:t>PerformanceReportingFrequency</w:t>
      </w:r>
      <w:proofErr w:type="spellEnd"/>
      <w:r>
        <w:t xml:space="preserve">, </w:t>
      </w:r>
      <w:proofErr w:type="spellStart"/>
      <w:r>
        <w:t>PerformanceSubscriptionCriteria</w:t>
      </w:r>
      <w:proofErr w:type="spellEnd"/>
      <w:r w:rsidRPr="006E1975">
        <w:t xml:space="preserve"> </w:t>
      </w:r>
      <w:r>
        <w:t>and other information entities.</w:t>
      </w:r>
    </w:p>
    <w:p w14:paraId="3EE9B8EC" w14:textId="77777777" w:rsidR="00ED3BB7" w:rsidRDefault="00ED3BB7" w:rsidP="00EE1417">
      <w:pPr>
        <w:pStyle w:val="PlantUML"/>
      </w:pPr>
      <w:r>
        <w:t>@startuml</w:t>
      </w:r>
    </w:p>
    <w:p w14:paraId="2767FC52" w14:textId="77777777" w:rsidR="00ED3BB7" w:rsidRDefault="00ED3BB7" w:rsidP="00EE1417">
      <w:pPr>
        <w:pStyle w:val="PlantUML"/>
      </w:pPr>
      <w:r>
        <w:t>skin rose</w:t>
      </w:r>
    </w:p>
    <w:p w14:paraId="5B478D4F" w14:textId="77777777" w:rsidR="00ED3BB7" w:rsidRDefault="00ED3BB7" w:rsidP="00EE1417">
      <w:pPr>
        <w:pStyle w:val="PlantUML"/>
      </w:pPr>
      <w:r>
        <w:t>skinparam ClassStereotypeFontStyle normal</w:t>
      </w:r>
    </w:p>
    <w:p w14:paraId="63050064" w14:textId="77777777" w:rsidR="00ED3BB7" w:rsidRDefault="00ED3BB7" w:rsidP="00EE1417">
      <w:pPr>
        <w:pStyle w:val="PlantUML"/>
      </w:pPr>
      <w:r>
        <w:t>skinparam style strictuml</w:t>
      </w:r>
    </w:p>
    <w:p w14:paraId="51ECDD5C" w14:textId="77777777" w:rsidR="00ED3BB7" w:rsidRDefault="00ED3BB7" w:rsidP="00EE1417">
      <w:pPr>
        <w:pStyle w:val="PlantUML"/>
        <w:rPr>
          <w:ins w:id="114" w:author="Author"/>
        </w:rPr>
      </w:pPr>
      <w:r>
        <w:t>hide members</w:t>
      </w:r>
    </w:p>
    <w:p w14:paraId="262FA42A" w14:textId="528C844F" w:rsidR="00677E9A" w:rsidDel="00760E18" w:rsidRDefault="00677E9A">
      <w:pPr>
        <w:pStyle w:val="PlantUML"/>
        <w:rPr>
          <w:del w:id="115" w:author="Author"/>
        </w:rPr>
      </w:pPr>
      <w:ins w:id="116" w:author="Author">
        <w:del w:id="117" w:author="Author">
          <w:r w:rsidDel="00760E18">
            <w:delText>set separator none</w:delText>
          </w:r>
        </w:del>
      </w:ins>
    </w:p>
    <w:p w14:paraId="06F4F4E2" w14:textId="77777777" w:rsidR="00ED3BB7" w:rsidRDefault="00ED3BB7" w:rsidP="00EE1417">
      <w:pPr>
        <w:pStyle w:val="PlantUML"/>
      </w:pPr>
    </w:p>
    <w:p w14:paraId="7E632923" w14:textId="77777777" w:rsidR="00ED3BB7" w:rsidRDefault="00ED3BB7" w:rsidP="00EE1417">
      <w:pPr>
        <w:pStyle w:val="PlantUML"/>
      </w:pPr>
      <w:r>
        <w:t>Namespace ORAN.O2ims.Inventory {</w:t>
      </w:r>
    </w:p>
    <w:p w14:paraId="3D2E15E8" w14:textId="77777777" w:rsidR="00ED3BB7" w:rsidRDefault="00ED3BB7" w:rsidP="00EE1417">
      <w:pPr>
        <w:pStyle w:val="PlantUML"/>
      </w:pPr>
    </w:p>
    <w:p w14:paraId="2C0B383A" w14:textId="77777777" w:rsidR="00ED3BB7" w:rsidRDefault="00ED3BB7" w:rsidP="00EE1417">
      <w:pPr>
        <w:pStyle w:val="PlantUML"/>
      </w:pPr>
      <w:r>
        <w:t>Class PerformanceMeasurementStore &lt;&lt; InformationObjectClass &gt;&gt;</w:t>
      </w:r>
    </w:p>
    <w:p w14:paraId="4578E5D5" w14:textId="77777777" w:rsidR="00ED3BB7" w:rsidRDefault="00ED3BB7" w:rsidP="00EE1417">
      <w:pPr>
        <w:pStyle w:val="PlantUML"/>
      </w:pPr>
    </w:p>
    <w:p w14:paraId="4A15F146" w14:textId="77777777" w:rsidR="00ED3BB7" w:rsidRDefault="00ED3BB7" w:rsidP="00EE1417">
      <w:pPr>
        <w:pStyle w:val="PlantUML"/>
      </w:pPr>
      <w:r>
        <w:t>Class PerformanceSubscriptionCriteria &lt;&lt;dataType&gt;&gt;</w:t>
      </w:r>
    </w:p>
    <w:p w14:paraId="46D5DC8D" w14:textId="77777777" w:rsidR="00ED3BB7" w:rsidRDefault="00ED3BB7" w:rsidP="00EE1417">
      <w:pPr>
        <w:pStyle w:val="PlantUML"/>
      </w:pPr>
    </w:p>
    <w:p w14:paraId="157AEA10" w14:textId="5221E78D" w:rsidR="00ED3BB7" w:rsidRDefault="00ED3BB7" w:rsidP="00EE1417">
      <w:pPr>
        <w:pStyle w:val="PlantUML"/>
      </w:pPr>
      <w:r>
        <w:t xml:space="preserve">enum </w:t>
      </w:r>
      <w:del w:id="118" w:author="Author">
        <w:r w:rsidDel="00457026">
          <w:delText>ReportFormat</w:delText>
        </w:r>
      </w:del>
      <w:ins w:id="119" w:author="Author">
        <w:r w:rsidR="00457026">
          <w:t>ReportDeliveryMechanism</w:t>
        </w:r>
      </w:ins>
    </w:p>
    <w:p w14:paraId="27721D50" w14:textId="77777777" w:rsidR="00ED3BB7" w:rsidRDefault="00ED3BB7" w:rsidP="00EE1417">
      <w:pPr>
        <w:pStyle w:val="PlantUML"/>
      </w:pPr>
      <w:r>
        <w:t>enum SubscriptionMode</w:t>
      </w:r>
    </w:p>
    <w:p w14:paraId="5FDB5410" w14:textId="77777777" w:rsidR="00ED3BB7" w:rsidRDefault="00ED3BB7" w:rsidP="00EE1417">
      <w:pPr>
        <w:pStyle w:val="PlantUML"/>
      </w:pPr>
    </w:p>
    <w:p w14:paraId="7C34C705" w14:textId="77777777" w:rsidR="00ED3BB7" w:rsidRDefault="00ED3BB7" w:rsidP="00EE1417">
      <w:pPr>
        <w:pStyle w:val="PlantUML"/>
      </w:pPr>
      <w:r>
        <w:t>Class PerformanceReportingFrequency &lt;&lt;dataType&gt;&gt;</w:t>
      </w:r>
    </w:p>
    <w:p w14:paraId="0FC40986" w14:textId="77777777" w:rsidR="00ED3BB7" w:rsidRDefault="00ED3BB7" w:rsidP="00EE1417">
      <w:pPr>
        <w:pStyle w:val="PlantUML"/>
      </w:pPr>
    </w:p>
    <w:p w14:paraId="6EAE1326" w14:textId="170B99F5" w:rsidR="00ED3BB7" w:rsidDel="00457026" w:rsidRDefault="00ED3BB7">
      <w:pPr>
        <w:pStyle w:val="PlantUML"/>
        <w:rPr>
          <w:del w:id="120" w:author="Author"/>
        </w:rPr>
      </w:pPr>
      <w:del w:id="121" w:author="Author">
        <w:r w:rsidDel="00457026">
          <w:delText>PerformanceReportingFrequency *--&gt; PerformanceSubscriptionCriteria</w:delText>
        </w:r>
      </w:del>
    </w:p>
    <w:p w14:paraId="27217EDC" w14:textId="77777777" w:rsidR="00ED3BB7" w:rsidRDefault="00ED3BB7" w:rsidP="00EE1417">
      <w:pPr>
        <w:pStyle w:val="PlantUML"/>
      </w:pPr>
      <w:r>
        <w:t>PerformanceReportingFrequency .r. SubscriptionMode</w:t>
      </w:r>
    </w:p>
    <w:p w14:paraId="4B0C80AF" w14:textId="77777777" w:rsidR="00ED3BB7" w:rsidRDefault="00ED3BB7" w:rsidP="00EE1417">
      <w:pPr>
        <w:pStyle w:val="PlantUML"/>
      </w:pPr>
    </w:p>
    <w:p w14:paraId="39B18D58" w14:textId="77777777" w:rsidR="00ED3BB7" w:rsidRDefault="00ED3BB7" w:rsidP="00EE1417">
      <w:pPr>
        <w:pStyle w:val="PlantUML"/>
      </w:pPr>
      <w:r>
        <w:t>Class PerformanceSubscription &lt;&lt;InformationObjectClass&gt;&gt;</w:t>
      </w:r>
    </w:p>
    <w:p w14:paraId="6B8845A7" w14:textId="77777777" w:rsidR="00ED3BB7" w:rsidRDefault="00ED3BB7" w:rsidP="00EE1417">
      <w:pPr>
        <w:pStyle w:val="PlantUML"/>
      </w:pPr>
    </w:p>
    <w:p w14:paraId="65E50BF4" w14:textId="01F50C7D" w:rsidR="00ED3BB7" w:rsidRDefault="00ED3BB7" w:rsidP="00EE1417">
      <w:pPr>
        <w:pStyle w:val="PlantUML"/>
      </w:pPr>
      <w:r>
        <w:t xml:space="preserve">PerformanceSubscription .. </w:t>
      </w:r>
      <w:del w:id="122" w:author="Author">
        <w:r w:rsidDel="00457026">
          <w:delText>ReportFormat</w:delText>
        </w:r>
      </w:del>
      <w:ins w:id="123" w:author="Author">
        <w:r w:rsidR="00457026">
          <w:t>ReportDeliveryMechanism</w:t>
        </w:r>
      </w:ins>
    </w:p>
    <w:p w14:paraId="1F088C40" w14:textId="206C7264" w:rsidR="00ED3BB7" w:rsidRDefault="00ED3BB7" w:rsidP="00EE1417">
      <w:pPr>
        <w:pStyle w:val="PlantUML"/>
      </w:pPr>
      <w:r>
        <w:t>PerformanceSubscription *</w:t>
      </w:r>
      <w:del w:id="124" w:author="Author">
        <w:r w:rsidDel="007073C0">
          <w:delText>-</w:delText>
        </w:r>
      </w:del>
      <w:r>
        <w:t>-&gt; PerformanceReportingFrequency</w:t>
      </w:r>
    </w:p>
    <w:p w14:paraId="25F9295A" w14:textId="45A5BD33" w:rsidR="00ED3BB7" w:rsidRDefault="00ED3BB7" w:rsidP="00EE1417">
      <w:pPr>
        <w:pStyle w:val="PlantUML"/>
      </w:pPr>
      <w:r>
        <w:t xml:space="preserve">PerformanceSubscription </w:t>
      </w:r>
      <w:del w:id="125" w:author="Author">
        <w:r w:rsidDel="007073C0">
          <w:delText xml:space="preserve">"1" </w:delText>
        </w:r>
      </w:del>
      <w:r>
        <w:t>*-</w:t>
      </w:r>
      <w:del w:id="126" w:author="Author">
        <w:r w:rsidDel="00E756A5">
          <w:delText>u</w:delText>
        </w:r>
      </w:del>
      <w:r>
        <w:t xml:space="preserve">-&gt; </w:t>
      </w:r>
      <w:del w:id="127" w:author="Author">
        <w:r w:rsidDel="00E756A5">
          <w:delText xml:space="preserve">"0..1" </w:delText>
        </w:r>
      </w:del>
      <w:r>
        <w:t>PerformanceSubscriptionCriteria</w:t>
      </w:r>
      <w:del w:id="128" w:author="Author">
        <w:r w:rsidDel="00E756A5">
          <w:delText xml:space="preserve"> : MayHave</w:delText>
        </w:r>
      </w:del>
    </w:p>
    <w:p w14:paraId="62B41AB7" w14:textId="77777777" w:rsidR="00ED3BB7" w:rsidRDefault="00ED3BB7" w:rsidP="00EE1417">
      <w:pPr>
        <w:pStyle w:val="PlantUML"/>
      </w:pPr>
    </w:p>
    <w:p w14:paraId="3271C116" w14:textId="77777777" w:rsidR="00ED3BB7" w:rsidRDefault="00ED3BB7" w:rsidP="00EE1417">
      <w:pPr>
        <w:pStyle w:val="PlantUML"/>
      </w:pPr>
      <w:r>
        <w:t>PerformanceSubscription ..&gt; PerformanceMeasurementStore : SelectsFrom</w:t>
      </w:r>
    </w:p>
    <w:p w14:paraId="51094454" w14:textId="77777777" w:rsidR="00ED3BB7" w:rsidRDefault="00ED3BB7" w:rsidP="00EE1417">
      <w:pPr>
        <w:pStyle w:val="PlantUML"/>
      </w:pPr>
    </w:p>
    <w:p w14:paraId="6B8F3476" w14:textId="77777777" w:rsidR="00ED3BB7" w:rsidRDefault="00ED3BB7" w:rsidP="00EE1417">
      <w:pPr>
        <w:pStyle w:val="PlantUML"/>
      </w:pPr>
      <w:r>
        <w:t>}</w:t>
      </w:r>
    </w:p>
    <w:p w14:paraId="6FDC8CEC" w14:textId="77777777" w:rsidR="00ED3BB7" w:rsidRDefault="00ED3BB7" w:rsidP="00EE1417">
      <w:pPr>
        <w:pStyle w:val="PlantUML"/>
      </w:pPr>
    </w:p>
    <w:p w14:paraId="7B1735E3" w14:textId="77777777" w:rsidR="00ED3BB7" w:rsidRDefault="00ED3BB7" w:rsidP="00EE1417">
      <w:pPr>
        <w:pStyle w:val="PlantUML"/>
      </w:pPr>
    </w:p>
    <w:p w14:paraId="447B44EB" w14:textId="77777777" w:rsidR="00ED3BB7" w:rsidRDefault="00ED3BB7" w:rsidP="00EE1417">
      <w:pPr>
        <w:pStyle w:val="PlantUML"/>
      </w:pPr>
      <w:r>
        <w:t>@enduml</w:t>
      </w:r>
    </w:p>
    <w:p w14:paraId="480FC429" w14:textId="08CEACFA" w:rsidR="00ED3BB7" w:rsidDel="00EE1417" w:rsidRDefault="00EE1417">
      <w:pPr>
        <w:pStyle w:val="PlantUMLImg"/>
        <w:rPr>
          <w:del w:id="129" w:author="Author"/>
        </w:rPr>
        <w:pPrChange w:id="130" w:author="Author">
          <w:pPr>
            <w:pStyle w:val="TF"/>
          </w:pPr>
        </w:pPrChange>
      </w:pPr>
      <w:ins w:id="131" w:author="Author">
        <w:r>
          <w:drawing>
            <wp:inline distT="0" distB="0" distL="0" distR="0" wp14:anchorId="7BCEA8FD" wp14:editId="2D963A83">
              <wp:extent cx="6315075" cy="2333625"/>
              <wp:effectExtent l="0" t="0" r="9525" b="9525"/>
              <wp:docPr id="291649688"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649688" name="Picture 2" descr="Generated by PlantUML"/>
                      <pic:cNvPicPr/>
                    </pic:nvPicPr>
                    <pic:blipFill>
                      <a:blip r:embed="rId20">
                        <a:extLst>
                          <a:ext uri="{28A0092B-C50C-407E-A947-70E740481C1C}">
                            <a14:useLocalDpi xmlns:a14="http://schemas.microsoft.com/office/drawing/2010/main" val="0"/>
                          </a:ext>
                        </a:extLst>
                      </a:blip>
                      <a:stretch>
                        <a:fillRect/>
                      </a:stretch>
                    </pic:blipFill>
                    <pic:spPr>
                      <a:xfrm>
                        <a:off x="0" y="0"/>
                        <a:ext cx="6315075" cy="2333625"/>
                      </a:xfrm>
                      <a:prstGeom prst="rect">
                        <a:avLst/>
                      </a:prstGeom>
                    </pic:spPr>
                  </pic:pic>
                </a:graphicData>
              </a:graphic>
            </wp:inline>
          </w:drawing>
        </w:r>
        <w:del w:id="132" w:author="Author">
          <w:r w:rsidR="00B16927" w:rsidDel="00EE1417">
            <w:drawing>
              <wp:inline distT="0" distB="0" distL="0" distR="0" wp14:anchorId="015BA496" wp14:editId="47AE277D">
                <wp:extent cx="4886325" cy="1590675"/>
                <wp:effectExtent l="0" t="0" r="9525" b="9525"/>
                <wp:docPr id="836171341" name="Picture 1" descr="(Error)&#1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171341" name="Picture 1" descr="(Error)&#10;&#10;"/>
                        <pic:cNvPicPr/>
                      </pic:nvPicPr>
                      <pic:blipFill>
                        <a:blip r:embed="rId21">
                          <a:extLst>
                            <a:ext uri="{28A0092B-C50C-407E-A947-70E740481C1C}">
                              <a14:useLocalDpi xmlns:a14="http://schemas.microsoft.com/office/drawing/2010/main" val="0"/>
                            </a:ext>
                          </a:extLst>
                        </a:blip>
                        <a:stretch>
                          <a:fillRect/>
                        </a:stretch>
                      </pic:blipFill>
                      <pic:spPr>
                        <a:xfrm>
                          <a:off x="0" y="0"/>
                          <a:ext cx="4886325" cy="1590675"/>
                        </a:xfrm>
                        <a:prstGeom prst="rect">
                          <a:avLst/>
                        </a:prstGeom>
                      </pic:spPr>
                    </pic:pic>
                  </a:graphicData>
                </a:graphic>
              </wp:inline>
            </w:drawing>
          </w:r>
        </w:del>
      </w:ins>
      <w:del w:id="133" w:author="Author">
        <w:r w:rsidR="00ED3BB7" w:rsidDel="00EE1417">
          <w:drawing>
            <wp:inline distT="0" distB="0" distL="0" distR="0" wp14:anchorId="6B25F9E9" wp14:editId="2AF15595">
              <wp:extent cx="3848100" cy="4419600"/>
              <wp:effectExtent l="0" t="0" r="0" b="0"/>
              <wp:docPr id="424755693" name="Picture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755693" name="Picture 8" descr="Generated by PlantUML"/>
                      <pic:cNvPicPr/>
                    </pic:nvPicPr>
                    <pic:blipFill>
                      <a:blip r:embed="rId22">
                        <a:extLst>
                          <a:ext uri="{28A0092B-C50C-407E-A947-70E740481C1C}">
                            <a14:useLocalDpi xmlns:a14="http://schemas.microsoft.com/office/drawing/2010/main" val="0"/>
                          </a:ext>
                        </a:extLst>
                      </a:blip>
                      <a:stretch>
                        <a:fillRect/>
                      </a:stretch>
                    </pic:blipFill>
                    <pic:spPr>
                      <a:xfrm>
                        <a:off x="0" y="0"/>
                        <a:ext cx="3848100" cy="4419600"/>
                      </a:xfrm>
                      <a:prstGeom prst="rect">
                        <a:avLst/>
                      </a:prstGeom>
                    </pic:spPr>
                  </pic:pic>
                </a:graphicData>
              </a:graphic>
            </wp:inline>
          </w:drawing>
        </w:r>
      </w:del>
    </w:p>
    <w:p w14:paraId="4301CF42" w14:textId="77777777" w:rsidR="00EE1417" w:rsidRDefault="00EE1417">
      <w:pPr>
        <w:pStyle w:val="PlantUMLImg"/>
        <w:rPr>
          <w:ins w:id="134" w:author="Author"/>
        </w:rPr>
        <w:pPrChange w:id="135" w:author="Author">
          <w:pPr>
            <w:pStyle w:val="TF"/>
          </w:pPr>
        </w:pPrChange>
      </w:pPr>
    </w:p>
    <w:p w14:paraId="5CA280EC" w14:textId="73B979D1" w:rsidR="00B16927" w:rsidDel="00EE1417" w:rsidRDefault="00B16927" w:rsidP="00B16927">
      <w:pPr>
        <w:pStyle w:val="PlantUMLImg"/>
        <w:rPr>
          <w:ins w:id="136" w:author="Author"/>
          <w:del w:id="137" w:author="Author"/>
        </w:rPr>
      </w:pPr>
    </w:p>
    <w:p w14:paraId="1FE53C1A" w14:textId="77777777" w:rsidR="00ED3BB7" w:rsidRPr="00B60B17" w:rsidRDefault="00ED3BB7" w:rsidP="00ED3BB7">
      <w:pPr>
        <w:pStyle w:val="TF"/>
      </w:pPr>
      <w:bookmarkStart w:id="138" w:name="_Toc193779716"/>
      <w:bookmarkStart w:id="139" w:name="_Toc202768301"/>
      <w:r>
        <w:t>Figure 4.2.1.3.1.3.2-4 O2ims</w:t>
      </w:r>
      <w:r w:rsidRPr="00C27F22">
        <w:t xml:space="preserve"> </w:t>
      </w:r>
      <w:r>
        <w:t xml:space="preserve">Performance Subscription </w:t>
      </w:r>
      <w:r w:rsidRPr="00C27F22">
        <w:t>Relationship</w:t>
      </w:r>
      <w:r>
        <w:t xml:space="preserve"> View</w:t>
      </w:r>
      <w:bookmarkEnd w:id="138"/>
      <w:bookmarkEnd w:id="139"/>
    </w:p>
    <w:p w14:paraId="383F77CE" w14:textId="77777777" w:rsidR="00ED3BB7" w:rsidRDefault="00ED3BB7" w:rsidP="00ED3BB7">
      <w:r>
        <w:t>Figure 4.2.1.3.</w:t>
      </w:r>
      <w:proofErr w:type="gramStart"/>
      <w:r>
        <w:t>1.3.2</w:t>
      </w:r>
      <w:proofErr w:type="gramEnd"/>
      <w:r>
        <w:t>-5 illustrates the relationships in between the</w:t>
      </w:r>
      <w:r w:rsidRPr="002634C6">
        <w:t xml:space="preserve"> </w:t>
      </w:r>
      <w:proofErr w:type="spellStart"/>
      <w:r>
        <w:t>PerformanceMeasurementReport</w:t>
      </w:r>
      <w:proofErr w:type="spellEnd"/>
      <w:r>
        <w:t xml:space="preserve">, </w:t>
      </w:r>
      <w:proofErr w:type="spellStart"/>
      <w:r>
        <w:t>JobReport</w:t>
      </w:r>
      <w:proofErr w:type="spellEnd"/>
      <w:r>
        <w:t xml:space="preserve">, </w:t>
      </w:r>
      <w:proofErr w:type="spellStart"/>
      <w:r>
        <w:t>ResourceReport</w:t>
      </w:r>
      <w:proofErr w:type="spellEnd"/>
      <w:r>
        <w:t xml:space="preserve">, </w:t>
      </w:r>
      <w:proofErr w:type="spellStart"/>
      <w:r>
        <w:t>MeasurementValue</w:t>
      </w:r>
      <w:proofErr w:type="spellEnd"/>
      <w:r>
        <w:t xml:space="preserve">, </w:t>
      </w:r>
      <w:proofErr w:type="spellStart"/>
      <w:r>
        <w:t>NotifyFileReady</w:t>
      </w:r>
      <w:proofErr w:type="spellEnd"/>
      <w:r>
        <w:t xml:space="preserve">, </w:t>
      </w:r>
      <w:proofErr w:type="spellStart"/>
      <w:r>
        <w:t>FileInfo</w:t>
      </w:r>
      <w:proofErr w:type="spellEnd"/>
      <w:r w:rsidRPr="006E1975">
        <w:t xml:space="preserve"> </w:t>
      </w:r>
      <w:r>
        <w:t>and other information entities.</w:t>
      </w:r>
    </w:p>
    <w:p w14:paraId="75E3E2D0" w14:textId="77777777" w:rsidR="00ED3BB7" w:rsidRDefault="00ED3BB7" w:rsidP="00ED3BB7">
      <w:pPr>
        <w:pStyle w:val="PlantUML"/>
      </w:pPr>
      <w:r>
        <w:t>@startuml</w:t>
      </w:r>
    </w:p>
    <w:p w14:paraId="4281429E" w14:textId="77777777" w:rsidR="00ED3BB7" w:rsidRDefault="00ED3BB7" w:rsidP="00ED3BB7">
      <w:pPr>
        <w:pStyle w:val="PlantUML"/>
      </w:pPr>
      <w:r>
        <w:t>skin rose</w:t>
      </w:r>
    </w:p>
    <w:p w14:paraId="73E58761" w14:textId="77777777" w:rsidR="00ED3BB7" w:rsidRDefault="00ED3BB7" w:rsidP="00ED3BB7">
      <w:pPr>
        <w:pStyle w:val="PlantUML"/>
      </w:pPr>
      <w:r>
        <w:t>skinparam ClassStereotypeFontStyle normal</w:t>
      </w:r>
    </w:p>
    <w:p w14:paraId="4787883A" w14:textId="77777777" w:rsidR="00ED3BB7" w:rsidRDefault="00ED3BB7" w:rsidP="00ED3BB7">
      <w:pPr>
        <w:pStyle w:val="PlantUML"/>
      </w:pPr>
      <w:r>
        <w:t>skinparam style strictuml</w:t>
      </w:r>
    </w:p>
    <w:p w14:paraId="3581F9CE" w14:textId="77777777" w:rsidR="00ED3BB7" w:rsidRDefault="00ED3BB7" w:rsidP="00ED3BB7">
      <w:pPr>
        <w:pStyle w:val="PlantUML"/>
      </w:pPr>
      <w:r>
        <w:t>hide members</w:t>
      </w:r>
    </w:p>
    <w:p w14:paraId="56591A6B" w14:textId="77777777" w:rsidR="00ED3BB7" w:rsidRDefault="00ED3BB7" w:rsidP="00ED3BB7">
      <w:pPr>
        <w:pStyle w:val="PlantUML"/>
      </w:pPr>
    </w:p>
    <w:p w14:paraId="335758C2" w14:textId="77777777" w:rsidR="00ED3BB7" w:rsidRDefault="00ED3BB7" w:rsidP="00ED3BB7">
      <w:pPr>
        <w:pStyle w:val="PlantUML"/>
      </w:pPr>
      <w:r>
        <w:t>Namespace ORAN.O2ims.Inventory {</w:t>
      </w:r>
    </w:p>
    <w:p w14:paraId="38F4D4CE" w14:textId="77777777" w:rsidR="00ED3BB7" w:rsidRDefault="00ED3BB7" w:rsidP="00ED3BB7">
      <w:pPr>
        <w:pStyle w:val="PlantUML"/>
      </w:pPr>
    </w:p>
    <w:p w14:paraId="2394C3DF" w14:textId="77777777" w:rsidR="00ED3BB7" w:rsidRDefault="00ED3BB7" w:rsidP="00ED3BB7">
      <w:pPr>
        <w:pStyle w:val="PlantUML"/>
      </w:pPr>
      <w:r>
        <w:t>Class PerformanceSubscription &lt;&lt; InformationObjectClass &gt;&gt;</w:t>
      </w:r>
    </w:p>
    <w:p w14:paraId="1D2AFE1B" w14:textId="77777777" w:rsidR="00ED3BB7" w:rsidRDefault="00ED3BB7" w:rsidP="00ED3BB7">
      <w:pPr>
        <w:pStyle w:val="PlantUML"/>
      </w:pPr>
    </w:p>
    <w:p w14:paraId="15631F36" w14:textId="77777777" w:rsidR="00ED3BB7" w:rsidRDefault="00ED3BB7" w:rsidP="00ED3BB7">
      <w:pPr>
        <w:pStyle w:val="PlantUML"/>
      </w:pPr>
      <w:r>
        <w:t>Class MeasurementValue &lt;&lt;dataType&gt;&gt;</w:t>
      </w:r>
    </w:p>
    <w:p w14:paraId="16B12673" w14:textId="77777777" w:rsidR="00ED3BB7" w:rsidRDefault="00ED3BB7" w:rsidP="00ED3BB7">
      <w:pPr>
        <w:pStyle w:val="PlantUML"/>
      </w:pPr>
    </w:p>
    <w:p w14:paraId="251CB65D" w14:textId="77777777" w:rsidR="00ED3BB7" w:rsidRDefault="00ED3BB7" w:rsidP="00ED3BB7">
      <w:pPr>
        <w:pStyle w:val="PlantUML"/>
      </w:pPr>
      <w:r>
        <w:t>MeasurementValue "measureId" -d- ORAN.ManagementArtifacts.PerformanceMeasurementDefinition : identifies</w:t>
      </w:r>
    </w:p>
    <w:p w14:paraId="598CC42F" w14:textId="77777777" w:rsidR="00ED3BB7" w:rsidRDefault="00ED3BB7" w:rsidP="00ED3BB7">
      <w:pPr>
        <w:pStyle w:val="PlantUML"/>
      </w:pPr>
    </w:p>
    <w:p w14:paraId="084F13F9" w14:textId="77777777" w:rsidR="00ED3BB7" w:rsidRDefault="00ED3BB7" w:rsidP="00ED3BB7">
      <w:pPr>
        <w:pStyle w:val="PlantUML"/>
      </w:pPr>
      <w:r>
        <w:t>Note left on link : measureId can be either:\n\t- performanceMeasurementName\n\t- performanceMeasureId.</w:t>
      </w:r>
    </w:p>
    <w:p w14:paraId="5CBDE337" w14:textId="77777777" w:rsidR="00ED3BB7" w:rsidRDefault="00ED3BB7" w:rsidP="00ED3BB7">
      <w:pPr>
        <w:pStyle w:val="PlantUML"/>
      </w:pPr>
    </w:p>
    <w:p w14:paraId="7BC291D0" w14:textId="77777777" w:rsidR="00ED3BB7" w:rsidRDefault="00ED3BB7" w:rsidP="00ED3BB7">
      <w:pPr>
        <w:pStyle w:val="PlantUML"/>
      </w:pPr>
      <w:r>
        <w:t>Class ResourceReport &lt;&lt;dataType&gt;&gt;</w:t>
      </w:r>
    </w:p>
    <w:p w14:paraId="7260DAC9" w14:textId="77777777" w:rsidR="00ED3BB7" w:rsidRDefault="00ED3BB7" w:rsidP="00ED3BB7">
      <w:pPr>
        <w:pStyle w:val="PlantUML"/>
      </w:pPr>
    </w:p>
    <w:p w14:paraId="08B64589" w14:textId="77777777" w:rsidR="00ED3BB7" w:rsidRDefault="00ED3BB7" w:rsidP="00ED3BB7">
      <w:pPr>
        <w:pStyle w:val="PlantUML"/>
      </w:pPr>
      <w:r>
        <w:t>ResourceReport "1" *--&gt; "*" MeasurementValue : hasMany</w:t>
      </w:r>
    </w:p>
    <w:p w14:paraId="53965DA1" w14:textId="77777777" w:rsidR="00ED3BB7" w:rsidRDefault="00ED3BB7" w:rsidP="00ED3BB7">
      <w:pPr>
        <w:pStyle w:val="PlantUML"/>
      </w:pPr>
      <w:r>
        <w:t>ResourceReport "1" *--&gt; "1" ORAN.O2ims.Inventory.Resource : MeasuredObject</w:t>
      </w:r>
    </w:p>
    <w:p w14:paraId="4A92C08E" w14:textId="77777777" w:rsidR="00ED3BB7" w:rsidRDefault="00ED3BB7" w:rsidP="00ED3BB7">
      <w:pPr>
        <w:pStyle w:val="PlantUML"/>
      </w:pPr>
    </w:p>
    <w:p w14:paraId="7AF1E3F8" w14:textId="77777777" w:rsidR="00ED3BB7" w:rsidRDefault="00ED3BB7" w:rsidP="00ED3BB7">
      <w:pPr>
        <w:pStyle w:val="PlantUML"/>
      </w:pPr>
      <w:r>
        <w:t>Class JobReport &lt;&lt;dataType&gt;&gt;</w:t>
      </w:r>
    </w:p>
    <w:p w14:paraId="2CC39FE0" w14:textId="77777777" w:rsidR="00ED3BB7" w:rsidRDefault="00ED3BB7" w:rsidP="00ED3BB7">
      <w:pPr>
        <w:pStyle w:val="PlantUML"/>
      </w:pPr>
    </w:p>
    <w:p w14:paraId="67D914BC" w14:textId="77777777" w:rsidR="00ED3BB7" w:rsidRDefault="00ED3BB7" w:rsidP="00ED3BB7">
      <w:pPr>
        <w:pStyle w:val="PlantUML"/>
      </w:pPr>
      <w:r>
        <w:t>JobReport "1" .. "1" PerformanceMeasurementJob : IsFor</w:t>
      </w:r>
    </w:p>
    <w:p w14:paraId="0DFD71A0" w14:textId="77777777" w:rsidR="00ED3BB7" w:rsidRDefault="00ED3BB7" w:rsidP="00ED3BB7">
      <w:pPr>
        <w:pStyle w:val="PlantUML"/>
      </w:pPr>
      <w:r>
        <w:t>JobReport "1" *--&gt; "1..*" ResourceReport : hasMany</w:t>
      </w:r>
    </w:p>
    <w:p w14:paraId="4EFCCE3B" w14:textId="77777777" w:rsidR="00ED3BB7" w:rsidRDefault="00ED3BB7" w:rsidP="00ED3BB7">
      <w:pPr>
        <w:pStyle w:val="PlantUML"/>
      </w:pPr>
    </w:p>
    <w:p w14:paraId="538095BC" w14:textId="77777777" w:rsidR="00ED3BB7" w:rsidRDefault="00ED3BB7" w:rsidP="00ED3BB7">
      <w:pPr>
        <w:pStyle w:val="PlantUML"/>
      </w:pPr>
      <w:r>
        <w:t>Class PerformanceMeasurementReport &lt;&lt;notification&gt;&gt;</w:t>
      </w:r>
    </w:p>
    <w:p w14:paraId="06FD2125" w14:textId="77777777" w:rsidR="00ED3BB7" w:rsidRDefault="00ED3BB7" w:rsidP="00ED3BB7">
      <w:pPr>
        <w:pStyle w:val="PlantUML"/>
      </w:pPr>
    </w:p>
    <w:p w14:paraId="37ED45BC" w14:textId="77777777" w:rsidR="00ED3BB7" w:rsidRDefault="00ED3BB7" w:rsidP="00ED3BB7">
      <w:pPr>
        <w:pStyle w:val="PlantUML"/>
      </w:pPr>
      <w:r>
        <w:t>PerformanceMeasurementReport .u. PerformanceSubscription: Subscription_Creates_Notification</w:t>
      </w:r>
    </w:p>
    <w:p w14:paraId="2499071A" w14:textId="77777777" w:rsidR="00ED3BB7" w:rsidRDefault="00ED3BB7" w:rsidP="00ED3BB7">
      <w:pPr>
        <w:pStyle w:val="PlantUML"/>
      </w:pPr>
      <w:r>
        <w:t>PerformanceMeasurementReport  "1" *--&gt; "1..*" JobReport  : hasMany</w:t>
      </w:r>
    </w:p>
    <w:p w14:paraId="1DB24711" w14:textId="77777777" w:rsidR="00ED3BB7" w:rsidRDefault="00ED3BB7" w:rsidP="00ED3BB7">
      <w:pPr>
        <w:pStyle w:val="PlantUML"/>
      </w:pPr>
    </w:p>
    <w:p w14:paraId="5B5D09C0" w14:textId="77777777" w:rsidR="00ED3BB7" w:rsidRDefault="00ED3BB7" w:rsidP="00ED3BB7">
      <w:pPr>
        <w:pStyle w:val="PlantUML"/>
      </w:pPr>
      <w:r>
        <w:t>Enum FileDataType  &lt;&lt;enumeration&gt;&gt;</w:t>
      </w:r>
    </w:p>
    <w:p w14:paraId="1B4BFBE5" w14:textId="77777777" w:rsidR="00ED3BB7" w:rsidRDefault="00ED3BB7" w:rsidP="00ED3BB7">
      <w:pPr>
        <w:pStyle w:val="PlantUML"/>
      </w:pPr>
    </w:p>
    <w:p w14:paraId="4D0B3E4E" w14:textId="77777777" w:rsidR="00ED3BB7" w:rsidRDefault="00ED3BB7" w:rsidP="00ED3BB7">
      <w:pPr>
        <w:pStyle w:val="PlantUML"/>
        <w:rPr>
          <w:lang w:val="fr-FR"/>
        </w:rPr>
      </w:pPr>
      <w:r>
        <w:rPr>
          <w:lang w:val="fr-FR"/>
        </w:rPr>
        <w:t xml:space="preserve">Class FileInfo </w:t>
      </w:r>
      <w:r>
        <w:t xml:space="preserve">&lt;&lt;dataType&gt;&gt; </w:t>
      </w:r>
    </w:p>
    <w:p w14:paraId="4362266E" w14:textId="77777777" w:rsidR="00ED3BB7" w:rsidRDefault="00ED3BB7" w:rsidP="00ED3BB7">
      <w:pPr>
        <w:pStyle w:val="PlantUML"/>
      </w:pPr>
    </w:p>
    <w:p w14:paraId="2769199D" w14:textId="77777777" w:rsidR="00ED3BB7" w:rsidRDefault="00ED3BB7" w:rsidP="00ED3BB7">
      <w:pPr>
        <w:pStyle w:val="PlantUML"/>
      </w:pPr>
      <w:r>
        <w:t>FileInfo .. FileDataType</w:t>
      </w:r>
    </w:p>
    <w:p w14:paraId="060852BD" w14:textId="77777777" w:rsidR="00ED3BB7" w:rsidRDefault="00ED3BB7" w:rsidP="00ED3BB7">
      <w:pPr>
        <w:pStyle w:val="PlantUML"/>
      </w:pPr>
    </w:p>
    <w:p w14:paraId="085AC0B4" w14:textId="77777777" w:rsidR="00ED3BB7" w:rsidRDefault="00ED3BB7" w:rsidP="00ED3BB7">
      <w:pPr>
        <w:pStyle w:val="PlantUML"/>
        <w:rPr>
          <w:lang w:val="fr-FR"/>
        </w:rPr>
      </w:pPr>
      <w:r>
        <w:rPr>
          <w:lang w:val="fr-FR"/>
        </w:rPr>
        <w:t xml:space="preserve">Class NotifyFileReady </w:t>
      </w:r>
      <w:r>
        <w:t>&lt;&lt;notification&gt;&gt;</w:t>
      </w:r>
    </w:p>
    <w:p w14:paraId="1C9F7B08" w14:textId="77777777" w:rsidR="00ED3BB7" w:rsidRDefault="00ED3BB7" w:rsidP="00ED3BB7">
      <w:pPr>
        <w:pStyle w:val="PlantUML"/>
      </w:pPr>
    </w:p>
    <w:p w14:paraId="2D3F99E1" w14:textId="77777777" w:rsidR="00ED3BB7" w:rsidRDefault="00ED3BB7" w:rsidP="00ED3BB7">
      <w:pPr>
        <w:pStyle w:val="PlantUML"/>
      </w:pPr>
      <w:r>
        <w:t>NotifyFileReady *--&gt; FileInfo</w:t>
      </w:r>
    </w:p>
    <w:p w14:paraId="7BFF1A83" w14:textId="77777777" w:rsidR="00ED3BB7" w:rsidRDefault="00ED3BB7" w:rsidP="00ED3BB7">
      <w:pPr>
        <w:pStyle w:val="PlantUML"/>
      </w:pPr>
      <w:r>
        <w:t>NotifyFileReady .u. PerformanceSubscription: Subscription_Creates_Notification</w:t>
      </w:r>
    </w:p>
    <w:p w14:paraId="04A90243" w14:textId="77777777" w:rsidR="00ED3BB7" w:rsidRDefault="00ED3BB7" w:rsidP="00ED3BB7">
      <w:pPr>
        <w:pStyle w:val="PlantUML"/>
      </w:pPr>
    </w:p>
    <w:p w14:paraId="62C882C1" w14:textId="77777777" w:rsidR="00ED3BB7" w:rsidRDefault="00ED3BB7" w:rsidP="00ED3BB7">
      <w:pPr>
        <w:pStyle w:val="PlantUML"/>
      </w:pPr>
      <w:r>
        <w:t>}</w:t>
      </w:r>
    </w:p>
    <w:p w14:paraId="414D0BB7" w14:textId="77777777" w:rsidR="00ED3BB7" w:rsidRDefault="00ED3BB7" w:rsidP="00ED3BB7">
      <w:pPr>
        <w:pStyle w:val="PlantUML"/>
      </w:pPr>
    </w:p>
    <w:p w14:paraId="43C75102" w14:textId="77777777" w:rsidR="00ED3BB7" w:rsidRDefault="00ED3BB7" w:rsidP="00ED3BB7">
      <w:pPr>
        <w:pStyle w:val="PlantUML"/>
      </w:pPr>
    </w:p>
    <w:p w14:paraId="507B9849" w14:textId="77777777" w:rsidR="00ED3BB7" w:rsidRDefault="00ED3BB7" w:rsidP="00ED3BB7">
      <w:pPr>
        <w:pStyle w:val="PlantUML"/>
      </w:pPr>
      <w:r>
        <w:t>@enduml</w:t>
      </w:r>
    </w:p>
    <w:p w14:paraId="308E0B34" w14:textId="77777777" w:rsidR="00ED3BB7" w:rsidRDefault="00ED3BB7" w:rsidP="00ED3BB7">
      <w:pPr>
        <w:pStyle w:val="PlantUMLImg"/>
      </w:pPr>
      <w:r>
        <w:lastRenderedPageBreak/>
        <w:drawing>
          <wp:inline distT="0" distB="0" distL="0" distR="0" wp14:anchorId="076D0B60" wp14:editId="7D5A17F8">
            <wp:extent cx="5619750" cy="7400925"/>
            <wp:effectExtent l="0" t="0" r="0" b="9525"/>
            <wp:docPr id="1161509400"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1509400" name="Picture 2" descr="Generated by PlantUML"/>
                    <pic:cNvPicPr/>
                  </pic:nvPicPr>
                  <pic:blipFill>
                    <a:blip r:embed="rId23">
                      <a:extLst>
                        <a:ext uri="{28A0092B-C50C-407E-A947-70E740481C1C}">
                          <a14:useLocalDpi xmlns:a14="http://schemas.microsoft.com/office/drawing/2010/main" val="0"/>
                        </a:ext>
                      </a:extLst>
                    </a:blip>
                    <a:stretch>
                      <a:fillRect/>
                    </a:stretch>
                  </pic:blipFill>
                  <pic:spPr>
                    <a:xfrm>
                      <a:off x="0" y="0"/>
                      <a:ext cx="5619750" cy="7400925"/>
                    </a:xfrm>
                    <a:prstGeom prst="rect">
                      <a:avLst/>
                    </a:prstGeom>
                  </pic:spPr>
                </pic:pic>
              </a:graphicData>
            </a:graphic>
          </wp:inline>
        </w:drawing>
      </w:r>
    </w:p>
    <w:p w14:paraId="545085D5" w14:textId="77777777" w:rsidR="00ED3BB7" w:rsidRPr="00B60B17" w:rsidRDefault="00ED3BB7" w:rsidP="00ED3BB7">
      <w:pPr>
        <w:pStyle w:val="TF"/>
      </w:pPr>
      <w:bookmarkStart w:id="140" w:name="_Toc193779717"/>
      <w:bookmarkStart w:id="141" w:name="_Toc202768302"/>
      <w:r>
        <w:t>Figure 4.2.1.3.</w:t>
      </w:r>
      <w:proofErr w:type="gramStart"/>
      <w:r>
        <w:t>1.3.2</w:t>
      </w:r>
      <w:proofErr w:type="gramEnd"/>
      <w:r>
        <w:t>-5 O2ims</w:t>
      </w:r>
      <w:r w:rsidRPr="00C27F22">
        <w:t xml:space="preserve"> Performance </w:t>
      </w:r>
      <w:r>
        <w:t xml:space="preserve">Report </w:t>
      </w:r>
      <w:r w:rsidRPr="00C27F22">
        <w:t>Relationship</w:t>
      </w:r>
      <w:r>
        <w:t xml:space="preserve"> View</w:t>
      </w:r>
      <w:bookmarkEnd w:id="140"/>
      <w:bookmarkEnd w:id="141"/>
    </w:p>
    <w:p w14:paraId="302B2235" w14:textId="77777777" w:rsidR="00ED3BB7" w:rsidRDefault="00ED3BB7" w:rsidP="00ED3BB7">
      <w:pPr>
        <w:pStyle w:val="Heading6"/>
      </w:pPr>
      <w:r>
        <w:t>4.2.1.3.1.4 O-Cloud Networking Relationships</w:t>
      </w:r>
    </w:p>
    <w:p w14:paraId="01CC1F54" w14:textId="77777777" w:rsidR="00ED3BB7" w:rsidRDefault="00ED3BB7" w:rsidP="00ED3BB7">
      <w:pPr>
        <w:pStyle w:val="Heading7"/>
        <w:rPr>
          <w:rFonts w:eastAsia="Yu Mincho"/>
        </w:rPr>
      </w:pPr>
      <w:r>
        <w:rPr>
          <w:rFonts w:eastAsia="Yu Mincho"/>
        </w:rPr>
        <w:t>4.2.1.3.1.4.1 O-Cloud Networking Relationships Overview</w:t>
      </w:r>
    </w:p>
    <w:p w14:paraId="0EDA855A" w14:textId="77777777" w:rsidR="00ED3BB7" w:rsidRDefault="00ED3BB7" w:rsidP="00ED3BB7">
      <w:pPr>
        <w:jc w:val="both"/>
      </w:pPr>
      <w:r>
        <w:t xml:space="preserve">The O-Cloud Network provides seamless connectivity within an O-Cloud Site and facilitates external connectivity, such as transport network access, to various O-Cloud Resources. Clause 3.4.3 of the O-RAN.WG6.O2-GA&amp;P [i.2] </w:t>
      </w:r>
      <w:proofErr w:type="gramStart"/>
      <w:r>
        <w:t>specification,</w:t>
      </w:r>
      <w:proofErr w:type="gramEnd"/>
      <w:r>
        <w:t xml:space="preserve"> outlines the fundamental concepts of the O-Cloud provisioning and defines these concepts at different layers. For instance, networking-related concepts such as O-Cloud Site Network Fabric (aka. </w:t>
      </w:r>
      <w:proofErr w:type="spellStart"/>
      <w:r>
        <w:t>SiteNWFabric</w:t>
      </w:r>
      <w:proofErr w:type="spellEnd"/>
      <w:r>
        <w:t xml:space="preserve">) and O-Cloud Site Gateway (aka. </w:t>
      </w:r>
      <w:proofErr w:type="spellStart"/>
      <w:r>
        <w:t>SiteGW</w:t>
      </w:r>
      <w:proofErr w:type="spellEnd"/>
      <w:r>
        <w:t xml:space="preserve">) can be </w:t>
      </w:r>
      <w:r>
        <w:lastRenderedPageBreak/>
        <w:t xml:space="preserve">defined at the hardware layer, which is related to that layers’ consumable constructs, and the networking-related concepts such as O-Cloud Site Network (aka. </w:t>
      </w:r>
      <w:proofErr w:type="spellStart"/>
      <w:r>
        <w:t>SiteNW</w:t>
      </w:r>
      <w:proofErr w:type="spellEnd"/>
      <w:r>
        <w:t xml:space="preserve">), O-Cloud Gateway, and O-Cloud </w:t>
      </w:r>
      <w:proofErr w:type="spellStart"/>
      <w:r>
        <w:t>AttachmentCircuit</w:t>
      </w:r>
      <w:proofErr w:type="spellEnd"/>
      <w:r>
        <w:t xml:space="preserve"> can be defined at the execution environment layer as described in the O-RAN.WG6.O2-GA&amp;P [i.2] spec. Also, there can be inter-namespace relationships for instance, Networking concept related to an O-Cloud Node Cluster such </w:t>
      </w:r>
      <w:proofErr w:type="gramStart"/>
      <w:r>
        <w:t>as,</w:t>
      </w:r>
      <w:proofErr w:type="gramEnd"/>
      <w:r>
        <w:t xml:space="preserve"> O-Cloud Node Cluster Site Network (aka. </w:t>
      </w:r>
      <w:proofErr w:type="spellStart"/>
      <w:r>
        <w:t>NodeClusterSiteNW</w:t>
      </w:r>
      <w:proofErr w:type="spellEnd"/>
      <w:r>
        <w:t xml:space="preserve">) defined in ORAN.O2ims.Clusters namespace mapped to a </w:t>
      </w:r>
      <w:proofErr w:type="spellStart"/>
      <w:r>
        <w:t>SiteNW</w:t>
      </w:r>
      <w:proofErr w:type="spellEnd"/>
      <w:r>
        <w:t xml:space="preserve"> object and terminated by an O-Cloud Gateway object defined in ORAN.O2ims.Inventory namespace.</w:t>
      </w:r>
    </w:p>
    <w:p w14:paraId="703A8B23" w14:textId="77777777" w:rsidR="00ED3BB7" w:rsidRDefault="00ED3BB7" w:rsidP="00ED3BB7">
      <w:r>
        <w:t xml:space="preserve">An O-Cloud </w:t>
      </w:r>
      <w:proofErr w:type="spellStart"/>
      <w:r>
        <w:t>AttachmentCircuit</w:t>
      </w:r>
      <w:proofErr w:type="spellEnd"/>
      <w:r>
        <w:t xml:space="preserve"> as defined in O-RAN.WG6.O2-GA&amp;P [i.2], clause 3.4.3.5.10 has two possible associations — one with an O-Cloud Gateway and another with the </w:t>
      </w:r>
      <w:proofErr w:type="spellStart"/>
      <w:r>
        <w:t>SiteNW</w:t>
      </w:r>
      <w:proofErr w:type="spellEnd"/>
      <w:r>
        <w:t xml:space="preserve">. This accommodates the two scenarios where </w:t>
      </w:r>
      <w:proofErr w:type="gramStart"/>
      <w:r>
        <w:t xml:space="preserve">a </w:t>
      </w:r>
      <w:proofErr w:type="spellStart"/>
      <w:r>
        <w:t>SiteNW</w:t>
      </w:r>
      <w:proofErr w:type="spellEnd"/>
      <w:proofErr w:type="gramEnd"/>
      <w:r>
        <w:t xml:space="preserve"> connects to the transport network through an O-Cloud Gateway or where </w:t>
      </w:r>
      <w:proofErr w:type="gramStart"/>
      <w:r>
        <w:t xml:space="preserve">a </w:t>
      </w:r>
      <w:proofErr w:type="spellStart"/>
      <w:r>
        <w:t>SiteNW</w:t>
      </w:r>
      <w:proofErr w:type="spellEnd"/>
      <w:proofErr w:type="gramEnd"/>
      <w:r>
        <w:t xml:space="preserve"> connects directly to the transport network. There can also be the case that </w:t>
      </w:r>
      <w:proofErr w:type="spellStart"/>
      <w:r>
        <w:t>SiteNWs</w:t>
      </w:r>
      <w:proofErr w:type="spellEnd"/>
      <w:r>
        <w:t xml:space="preserve"> are only used for internal connectivity within an O-Cloud Site, in which case, there is no need to associate (neither directly, nor via an O-Cloud Gateway) a </w:t>
      </w:r>
      <w:proofErr w:type="spellStart"/>
      <w:r>
        <w:t>SiteNW</w:t>
      </w:r>
      <w:proofErr w:type="spellEnd"/>
      <w:r>
        <w:t xml:space="preserve"> to an O-Cloud </w:t>
      </w:r>
      <w:proofErr w:type="spellStart"/>
      <w:r>
        <w:t>AttachmentCircuit</w:t>
      </w:r>
      <w:proofErr w:type="spellEnd"/>
      <w:r>
        <w:t>.</w:t>
      </w:r>
    </w:p>
    <w:p w14:paraId="10F8AC76" w14:textId="77777777" w:rsidR="00ED3BB7" w:rsidRDefault="00ED3BB7" w:rsidP="00ED3BB7">
      <w:bookmarkStart w:id="142" w:name="_Hlk142901006"/>
      <w:r>
        <w:t xml:space="preserve">Figure 4.2.1.3.1.4-1 illustrates the O-Cloud networking-related Resource relationships between the Information </w:t>
      </w:r>
      <w:bookmarkEnd w:id="142"/>
      <w:r>
        <w:t>Objects Classes.</w:t>
      </w:r>
    </w:p>
    <w:p w14:paraId="2EFCF054" w14:textId="77777777" w:rsidR="00ED3BB7" w:rsidRDefault="00ED3BB7" w:rsidP="00ED3BB7">
      <w:pPr>
        <w:pStyle w:val="PlantUML"/>
      </w:pPr>
      <w:r>
        <w:t>@startuml</w:t>
      </w:r>
    </w:p>
    <w:p w14:paraId="389C889A" w14:textId="77777777" w:rsidR="00ED3BB7" w:rsidRDefault="00ED3BB7" w:rsidP="00ED3BB7">
      <w:pPr>
        <w:pStyle w:val="PlantUML"/>
      </w:pPr>
      <w:r>
        <w:t>skin rose</w:t>
      </w:r>
    </w:p>
    <w:p w14:paraId="68315DB9" w14:textId="77777777" w:rsidR="00ED3BB7" w:rsidRDefault="00ED3BB7" w:rsidP="00ED3BB7">
      <w:pPr>
        <w:pStyle w:val="PlantUML"/>
      </w:pPr>
      <w:r>
        <w:t>skinparam ClassStereotypeFontStyle normal</w:t>
      </w:r>
    </w:p>
    <w:p w14:paraId="48E583FC" w14:textId="77777777" w:rsidR="00ED3BB7" w:rsidRDefault="00ED3BB7" w:rsidP="00ED3BB7">
      <w:pPr>
        <w:pStyle w:val="PlantUML"/>
      </w:pPr>
      <w:r>
        <w:t>skinparam style strictuml</w:t>
      </w:r>
    </w:p>
    <w:p w14:paraId="2805251A" w14:textId="77777777" w:rsidR="00ED3BB7" w:rsidRDefault="00ED3BB7" w:rsidP="00ED3BB7">
      <w:pPr>
        <w:pStyle w:val="PlantUML"/>
      </w:pPr>
      <w:r>
        <w:t>hide members</w:t>
      </w:r>
    </w:p>
    <w:p w14:paraId="686D2604" w14:textId="77777777" w:rsidR="00ED3BB7" w:rsidRDefault="00ED3BB7" w:rsidP="00ED3BB7">
      <w:pPr>
        <w:pStyle w:val="PlantUML"/>
      </w:pPr>
    </w:p>
    <w:p w14:paraId="3E5863E9" w14:textId="77777777" w:rsidR="00ED3BB7" w:rsidRDefault="00ED3BB7" w:rsidP="00ED3BB7">
      <w:pPr>
        <w:pStyle w:val="PlantUML"/>
      </w:pPr>
      <w:r>
        <w:t>namespace ORAN.O2ims.Clusters {</w:t>
      </w:r>
    </w:p>
    <w:p w14:paraId="5FFDB02B" w14:textId="77777777" w:rsidR="00ED3BB7" w:rsidRDefault="00ED3BB7" w:rsidP="00ED3BB7">
      <w:pPr>
        <w:pStyle w:val="PlantUML"/>
      </w:pPr>
      <w:r>
        <w:t>Class NodeClusterSiteNW &lt;&lt;InformationObjectClass&gt;&gt;</w:t>
      </w:r>
    </w:p>
    <w:p w14:paraId="225C4940" w14:textId="77777777" w:rsidR="00ED3BB7" w:rsidRDefault="00ED3BB7" w:rsidP="00ED3BB7">
      <w:pPr>
        <w:pStyle w:val="PlantUML"/>
      </w:pPr>
      <w:r>
        <w:t>}</w:t>
      </w:r>
    </w:p>
    <w:p w14:paraId="4972D7BE" w14:textId="77777777" w:rsidR="00ED3BB7" w:rsidRDefault="00ED3BB7" w:rsidP="00ED3BB7">
      <w:pPr>
        <w:pStyle w:val="PlantUML"/>
      </w:pPr>
    </w:p>
    <w:p w14:paraId="55CB7667" w14:textId="77777777" w:rsidR="00ED3BB7" w:rsidRDefault="00ED3BB7" w:rsidP="00ED3BB7">
      <w:pPr>
        <w:pStyle w:val="PlantUML"/>
      </w:pPr>
      <w:r>
        <w:t>namespace ORAN.O2ims.Inventory {</w:t>
      </w:r>
    </w:p>
    <w:p w14:paraId="798A3A36" w14:textId="77777777" w:rsidR="00ED3BB7" w:rsidRDefault="00ED3BB7" w:rsidP="00ED3BB7">
      <w:pPr>
        <w:pStyle w:val="PlantUML"/>
      </w:pPr>
      <w:r>
        <w:t>Class Gateway &lt;&lt;InformationObjectClass&gt;&gt;</w:t>
      </w:r>
    </w:p>
    <w:p w14:paraId="46E81FEE" w14:textId="77777777" w:rsidR="00ED3BB7" w:rsidRDefault="00ED3BB7" w:rsidP="00ED3BB7">
      <w:pPr>
        <w:pStyle w:val="PlantUML"/>
      </w:pPr>
      <w:r>
        <w:t>Class SiteGW &lt;&lt;InformationObjectClass&gt;&gt;</w:t>
      </w:r>
    </w:p>
    <w:p w14:paraId="521DC01B" w14:textId="77777777" w:rsidR="00ED3BB7" w:rsidRDefault="00ED3BB7" w:rsidP="00ED3BB7">
      <w:pPr>
        <w:pStyle w:val="PlantUML"/>
      </w:pPr>
      <w:r>
        <w:t>Class SiteNW &lt;&lt;InformationObjectClass&gt;&gt;</w:t>
      </w:r>
    </w:p>
    <w:p w14:paraId="5A5FB30F" w14:textId="77777777" w:rsidR="00ED3BB7" w:rsidRDefault="00ED3BB7" w:rsidP="00ED3BB7">
      <w:pPr>
        <w:pStyle w:val="PlantUML"/>
      </w:pPr>
      <w:r>
        <w:t>Class SiteNWFabric &lt;&lt;InformationObjectClass&gt;&gt;</w:t>
      </w:r>
    </w:p>
    <w:p w14:paraId="24652BD4" w14:textId="77777777" w:rsidR="00ED3BB7" w:rsidRDefault="00ED3BB7" w:rsidP="00ED3BB7">
      <w:pPr>
        <w:pStyle w:val="PlantUML"/>
      </w:pPr>
      <w:r>
        <w:t>Class AttachmentCircuit &lt;&lt;InformationObjectClass&gt;&gt;</w:t>
      </w:r>
    </w:p>
    <w:p w14:paraId="584F34A3" w14:textId="77777777" w:rsidR="00ED3BB7" w:rsidRDefault="00ED3BB7" w:rsidP="00ED3BB7">
      <w:pPr>
        <w:pStyle w:val="PlantUML"/>
      </w:pPr>
      <w:r>
        <w:t>Class Compute &lt;&lt;InformationObjectClass&gt;&gt;</w:t>
      </w:r>
    </w:p>
    <w:p w14:paraId="71A33C23" w14:textId="77777777" w:rsidR="00ED3BB7" w:rsidRDefault="00ED3BB7" w:rsidP="00ED3BB7">
      <w:pPr>
        <w:pStyle w:val="PlantUML"/>
      </w:pPr>
    </w:p>
    <w:p w14:paraId="1E46EC46" w14:textId="77777777" w:rsidR="00ED3BB7" w:rsidRDefault="00ED3BB7" w:rsidP="00ED3BB7">
      <w:pPr>
        <w:pStyle w:val="PlantUML"/>
      </w:pPr>
      <w:r>
        <w:t>Gateway "*" --&gt; "1" SiteGW : "RealizedBy"</w:t>
      </w:r>
    </w:p>
    <w:p w14:paraId="21E30017" w14:textId="77777777" w:rsidR="00ED3BB7" w:rsidRDefault="00ED3BB7" w:rsidP="00ED3BB7">
      <w:pPr>
        <w:pStyle w:val="PlantUML"/>
      </w:pPr>
      <w:r>
        <w:t>Gateway "1" --&gt; "*" AttachmentCircuit : "AttachTo"</w:t>
      </w:r>
    </w:p>
    <w:p w14:paraId="1C8730D9" w14:textId="77777777" w:rsidR="00ED3BB7" w:rsidRDefault="00ED3BB7" w:rsidP="00ED3BB7">
      <w:pPr>
        <w:pStyle w:val="PlantUML"/>
      </w:pPr>
      <w:r>
        <w:t>SiteNW "1" --&gt; "*" AttachmentCircuit : "AttachTo"</w:t>
      </w:r>
    </w:p>
    <w:p w14:paraId="0969BB0B" w14:textId="77777777" w:rsidR="00ED3BB7" w:rsidRDefault="00ED3BB7" w:rsidP="00ED3BB7">
      <w:pPr>
        <w:pStyle w:val="PlantUML"/>
      </w:pPr>
      <w:r>
        <w:t>SiteNW "*" --&gt; "*" Gateway : "TerminatedBy"</w:t>
      </w:r>
    </w:p>
    <w:p w14:paraId="3839500A" w14:textId="77777777" w:rsidR="00ED3BB7" w:rsidRDefault="00ED3BB7" w:rsidP="00ED3BB7">
      <w:pPr>
        <w:pStyle w:val="PlantUML"/>
      </w:pPr>
      <w:r>
        <w:t>SiteNW “*” --&gt; “1” SiteNWFabric : "RealizedBy"</w:t>
      </w:r>
    </w:p>
    <w:p w14:paraId="09C06E92" w14:textId="77777777" w:rsidR="00ED3BB7" w:rsidRDefault="00ED3BB7" w:rsidP="00ED3BB7">
      <w:pPr>
        <w:pStyle w:val="PlantUML"/>
      </w:pPr>
      <w:r>
        <w:t>SiteNW "*" --&gt; "*" Compute : "TerminatedBy"</w:t>
      </w:r>
    </w:p>
    <w:p w14:paraId="365E8FD6" w14:textId="77777777" w:rsidR="00ED3BB7" w:rsidRDefault="00ED3BB7" w:rsidP="00ED3BB7">
      <w:pPr>
        <w:pStyle w:val="PlantUML"/>
      </w:pPr>
      <w:r>
        <w:t>SiteGW "*" --&gt; "*" SiteNWFabric : "ConnectedTo"</w:t>
      </w:r>
    </w:p>
    <w:p w14:paraId="64C0D271" w14:textId="77777777" w:rsidR="00ED3BB7" w:rsidRDefault="00ED3BB7" w:rsidP="00ED3BB7">
      <w:pPr>
        <w:pStyle w:val="PlantUML"/>
      </w:pPr>
      <w:r>
        <w:t>ORAN.O2ims.Clusters.NodeClusterSiteNW "*" --&gt; "*" Gateway : "TerminatedBy"</w:t>
      </w:r>
    </w:p>
    <w:p w14:paraId="545620C0" w14:textId="77777777" w:rsidR="00ED3BB7" w:rsidRDefault="00ED3BB7" w:rsidP="00ED3BB7">
      <w:pPr>
        <w:pStyle w:val="PlantUML"/>
      </w:pPr>
      <w:r>
        <w:t>ORAN.O2ims.Clusters.NodeClusterSiteNW "1" --&gt; "1" SiteNW : "MappedTo"</w:t>
      </w:r>
    </w:p>
    <w:p w14:paraId="07334E94" w14:textId="77777777" w:rsidR="00ED3BB7" w:rsidRDefault="00ED3BB7" w:rsidP="00ED3BB7">
      <w:pPr>
        <w:pStyle w:val="PlantUML"/>
      </w:pPr>
      <w:r>
        <w:t>Compute “*” --&gt; “  *” SiteNWFabric : "ConnectedTo"</w:t>
      </w:r>
    </w:p>
    <w:p w14:paraId="565A3BA9" w14:textId="77777777" w:rsidR="00ED3BB7" w:rsidRDefault="00ED3BB7" w:rsidP="00ED3BB7">
      <w:pPr>
        <w:pStyle w:val="PlantUML"/>
      </w:pPr>
      <w:r>
        <w:t>}</w:t>
      </w:r>
    </w:p>
    <w:p w14:paraId="5EAFAF90" w14:textId="77777777" w:rsidR="00ED3BB7" w:rsidRDefault="00ED3BB7" w:rsidP="00ED3BB7">
      <w:pPr>
        <w:pStyle w:val="PlantUML"/>
      </w:pPr>
    </w:p>
    <w:p w14:paraId="14EF1A1B" w14:textId="77777777" w:rsidR="00ED3BB7" w:rsidRDefault="00ED3BB7" w:rsidP="00ED3BB7">
      <w:pPr>
        <w:pStyle w:val="PlantUML"/>
      </w:pPr>
      <w:r>
        <w:t>@enduml</w:t>
      </w:r>
    </w:p>
    <w:p w14:paraId="33C93BC6" w14:textId="77777777" w:rsidR="00ED3BB7" w:rsidRDefault="00ED3BB7" w:rsidP="00ED3BB7">
      <w:pPr>
        <w:pStyle w:val="PlantUMLImg"/>
      </w:pPr>
      <w:r>
        <w:lastRenderedPageBreak/>
        <w:drawing>
          <wp:inline distT="0" distB="0" distL="0" distR="0" wp14:anchorId="04568AD8" wp14:editId="07193CCA">
            <wp:extent cx="5591175" cy="6143625"/>
            <wp:effectExtent l="0" t="0" r="9525" b="9525"/>
            <wp:docPr id="426078108"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078108" name="Picture 3" descr="Generated by PlantUML"/>
                    <pic:cNvPicPr/>
                  </pic:nvPicPr>
                  <pic:blipFill>
                    <a:blip r:embed="rId24">
                      <a:extLst>
                        <a:ext uri="{28A0092B-C50C-407E-A947-70E740481C1C}">
                          <a14:useLocalDpi xmlns:a14="http://schemas.microsoft.com/office/drawing/2010/main" val="0"/>
                        </a:ext>
                      </a:extLst>
                    </a:blip>
                    <a:stretch>
                      <a:fillRect/>
                    </a:stretch>
                  </pic:blipFill>
                  <pic:spPr>
                    <a:xfrm>
                      <a:off x="0" y="0"/>
                      <a:ext cx="5591175" cy="6143625"/>
                    </a:xfrm>
                    <a:prstGeom prst="rect">
                      <a:avLst/>
                    </a:prstGeom>
                  </pic:spPr>
                </pic:pic>
              </a:graphicData>
            </a:graphic>
          </wp:inline>
        </w:drawing>
      </w:r>
    </w:p>
    <w:p w14:paraId="4A06FD16" w14:textId="24CC2F34" w:rsidR="00ED3BB7" w:rsidRDefault="00ED3BB7" w:rsidP="00ED3BB7">
      <w:pPr>
        <w:pStyle w:val="TF"/>
      </w:pPr>
      <w:bookmarkStart w:id="143" w:name="_Toc193779718"/>
      <w:bookmarkStart w:id="144" w:name="_Toc202768303"/>
      <w:r>
        <w:t>Figure 4.2.1.3.</w:t>
      </w:r>
      <w:proofErr w:type="gramStart"/>
      <w:r>
        <w:t>1.4.1</w:t>
      </w:r>
      <w:proofErr w:type="gramEnd"/>
      <w:r>
        <w:t>-1 O-Cloud networking-related Resource relationships between the Information Object Classes.</w:t>
      </w:r>
      <w:bookmarkEnd w:id="143"/>
      <w:bookmarkEnd w:id="144"/>
    </w:p>
    <w:p w14:paraId="09280CE3" w14:textId="77777777" w:rsidR="00ED3BB7" w:rsidRDefault="00ED3BB7" w:rsidP="00ED3BB7">
      <w:pPr>
        <w:pStyle w:val="Heading7"/>
        <w:rPr>
          <w:rFonts w:eastAsia="Yu Mincho"/>
        </w:rPr>
      </w:pPr>
      <w:r>
        <w:rPr>
          <w:rFonts w:eastAsia="Yu Mincho"/>
        </w:rPr>
        <w:t>4.2.1.3.1.4.2 O-</w:t>
      </w:r>
      <w:r w:rsidRPr="002317A0">
        <w:rPr>
          <w:rFonts w:eastAsia="Yu Mincho"/>
        </w:rPr>
        <w:t>Cloud</w:t>
      </w:r>
      <w:r>
        <w:rPr>
          <w:rFonts w:eastAsia="Yu Mincho"/>
        </w:rPr>
        <w:t xml:space="preserve"> Networking Relationships View</w:t>
      </w:r>
    </w:p>
    <w:p w14:paraId="60831669" w14:textId="41F901E0" w:rsidR="00ED3BB7" w:rsidRPr="00810877" w:rsidRDefault="00ED3BB7" w:rsidP="00761289">
      <w:pPr>
        <w:pStyle w:val="Heading7"/>
        <w:rPr>
          <w:rFonts w:eastAsia="Yu Mincho"/>
        </w:rPr>
      </w:pPr>
      <w:r w:rsidRPr="00810877">
        <w:rPr>
          <w:rFonts w:eastAsia="Yu Mincho"/>
        </w:rPr>
        <w:t>4.2.1.3.1.4.2.1</w:t>
      </w:r>
      <w:r w:rsidR="00761289">
        <w:rPr>
          <w:rFonts w:eastAsia="Yu Mincho"/>
        </w:rPr>
        <w:tab/>
      </w:r>
      <w:r w:rsidRPr="00810877">
        <w:rPr>
          <w:rFonts w:eastAsia="Yu Mincho"/>
        </w:rPr>
        <w:t>Overview</w:t>
      </w:r>
    </w:p>
    <w:p w14:paraId="1FFFB1F5" w14:textId="77777777" w:rsidR="00ED3BB7" w:rsidRDefault="00ED3BB7" w:rsidP="00ED3BB7">
      <w:pPr>
        <w:jc w:val="both"/>
      </w:pPr>
      <w:r>
        <w:t xml:space="preserve">The O-RAN.WG6.O2-GA&amp;P [i.2], clause 3.4.3.3 outlines fundamental concepts of the Resource View. For enabling separation of authority and operations, O-Cloud offers various types of resource views, in the form of different </w:t>
      </w:r>
      <w:proofErr w:type="gramStart"/>
      <w:r>
        <w:t>group</w:t>
      </w:r>
      <w:proofErr w:type="gramEnd"/>
      <w:r>
        <w:t xml:space="preserve"> of actors, some of them </w:t>
      </w:r>
      <w:proofErr w:type="gramStart"/>
      <w:r>
        <w:t>deals</w:t>
      </w:r>
      <w:proofErr w:type="gramEnd"/>
      <w:r>
        <w:t xml:space="preserve"> with hardware or more physical types of O-Cloud Resources whereas, others consume logical set of O-Cloud Resources.</w:t>
      </w:r>
    </w:p>
    <w:p w14:paraId="2F5AC87D" w14:textId="6299F187" w:rsidR="00ED3BB7" w:rsidRPr="00810877" w:rsidRDefault="00ED3BB7" w:rsidP="00761289">
      <w:pPr>
        <w:pStyle w:val="Heading7"/>
        <w:rPr>
          <w:rFonts w:eastAsia="Yu Mincho"/>
        </w:rPr>
      </w:pPr>
      <w:r w:rsidRPr="00810877">
        <w:rPr>
          <w:rFonts w:eastAsia="Yu Mincho"/>
        </w:rPr>
        <w:t>4.2.1.3.1.4.2.2</w:t>
      </w:r>
      <w:r w:rsidR="00761289">
        <w:rPr>
          <w:rFonts w:eastAsia="Yu Mincho"/>
        </w:rPr>
        <w:tab/>
      </w:r>
      <w:r w:rsidRPr="00810877">
        <w:rPr>
          <w:rFonts w:eastAsia="Yu Mincho"/>
        </w:rPr>
        <w:t>Hardware Layer View</w:t>
      </w:r>
    </w:p>
    <w:p w14:paraId="48CA3E00" w14:textId="77777777" w:rsidR="00ED3BB7" w:rsidRDefault="00ED3BB7" w:rsidP="00ED3BB7">
      <w:pPr>
        <w:jc w:val="both"/>
      </w:pPr>
      <w:r>
        <w:t xml:space="preserve">The O-RAN.WG6.O2-GA&amp;P [i.2], clause 3.4.3.4 explains the Hardware Layer concept, which forms the foundation of a cloud, comprising physical computes that are inter-connected through network fabric and routers for external connectivity. According to O-RAN.WG6.CADS [i.3], a Cloud Site hosts Cloud Infrastructure equipment, abstracting O-Cloud Resources for leasing </w:t>
      </w:r>
      <w:r>
        <w:lastRenderedPageBreak/>
        <w:t>through the IMS. From the SMO perspective, understanding hardware concepts focuses on O-Cloud Resource locations, capabilities, capacity, availability, and potential disturbances, rather than physical realization.</w:t>
      </w:r>
    </w:p>
    <w:p w14:paraId="11B950A2" w14:textId="77777777" w:rsidR="00ED3BB7" w:rsidRDefault="00ED3BB7" w:rsidP="00ED3BB7">
      <w:pPr>
        <w:pStyle w:val="PlantUML"/>
      </w:pPr>
      <w:r>
        <w:t>@startuml</w:t>
      </w:r>
    </w:p>
    <w:p w14:paraId="0D570709" w14:textId="77777777" w:rsidR="00ED3BB7" w:rsidRDefault="00ED3BB7" w:rsidP="00ED3BB7">
      <w:pPr>
        <w:pStyle w:val="PlantUML"/>
      </w:pPr>
      <w:r>
        <w:t>skin rose</w:t>
      </w:r>
    </w:p>
    <w:p w14:paraId="5EB58FE0" w14:textId="77777777" w:rsidR="00ED3BB7" w:rsidRDefault="00ED3BB7" w:rsidP="00ED3BB7">
      <w:pPr>
        <w:pStyle w:val="PlantUML"/>
      </w:pPr>
      <w:r>
        <w:t>skinparam ClassStereotypeFontStyle normal</w:t>
      </w:r>
    </w:p>
    <w:p w14:paraId="765D79A3" w14:textId="77777777" w:rsidR="00ED3BB7" w:rsidRDefault="00ED3BB7" w:rsidP="00ED3BB7">
      <w:pPr>
        <w:pStyle w:val="PlantUML"/>
      </w:pPr>
      <w:r>
        <w:t>skinparam style strictuml</w:t>
      </w:r>
    </w:p>
    <w:p w14:paraId="7B104651" w14:textId="77777777" w:rsidR="00ED3BB7" w:rsidRDefault="00ED3BB7" w:rsidP="00ED3BB7">
      <w:pPr>
        <w:pStyle w:val="PlantUML"/>
      </w:pPr>
      <w:r>
        <w:t>hide members</w:t>
      </w:r>
    </w:p>
    <w:p w14:paraId="3A66850A" w14:textId="77777777" w:rsidR="00ED3BB7" w:rsidRDefault="00ED3BB7" w:rsidP="00ED3BB7">
      <w:pPr>
        <w:pStyle w:val="PlantUML"/>
      </w:pPr>
    </w:p>
    <w:p w14:paraId="0A0AB4F7" w14:textId="77777777" w:rsidR="00ED3BB7" w:rsidRDefault="00ED3BB7" w:rsidP="00ED3BB7">
      <w:pPr>
        <w:pStyle w:val="PlantUML"/>
      </w:pPr>
      <w:r>
        <w:t>namespace ORAN.O2ims.Inventory {</w:t>
      </w:r>
    </w:p>
    <w:p w14:paraId="57CD2386" w14:textId="77777777" w:rsidR="00ED3BB7" w:rsidRDefault="00ED3BB7" w:rsidP="00ED3BB7">
      <w:pPr>
        <w:pStyle w:val="PlantUML"/>
      </w:pPr>
    </w:p>
    <w:p w14:paraId="73D8A391" w14:textId="77777777" w:rsidR="00ED3BB7" w:rsidRDefault="00ED3BB7" w:rsidP="00ED3BB7">
      <w:pPr>
        <w:pStyle w:val="PlantUML"/>
      </w:pPr>
      <w:r>
        <w:t>package "Hardware Layer" as HWL &lt;&lt;rectangle&gt;&gt; {</w:t>
      </w:r>
    </w:p>
    <w:p w14:paraId="5907F459" w14:textId="77777777" w:rsidR="00ED3BB7" w:rsidRDefault="00ED3BB7" w:rsidP="00ED3BB7">
      <w:pPr>
        <w:pStyle w:val="PlantUML"/>
      </w:pPr>
      <w:r>
        <w:t xml:space="preserve">    Class SiteNWFabric &lt;&lt;InformationObjectClass&gt;&gt;</w:t>
      </w:r>
    </w:p>
    <w:p w14:paraId="2135F225" w14:textId="77777777" w:rsidR="00ED3BB7" w:rsidRDefault="00ED3BB7" w:rsidP="00ED3BB7">
      <w:pPr>
        <w:pStyle w:val="PlantUML"/>
      </w:pPr>
      <w:r>
        <w:t xml:space="preserve">    Class SiteGW &lt;&lt;InformationObjectClass&gt;&gt;</w:t>
      </w:r>
    </w:p>
    <w:p w14:paraId="2D9739ED" w14:textId="77777777" w:rsidR="00ED3BB7" w:rsidRDefault="00ED3BB7" w:rsidP="00ED3BB7">
      <w:pPr>
        <w:pStyle w:val="PlantUML"/>
      </w:pPr>
      <w:r>
        <w:t xml:space="preserve">    Class Compute &lt;&lt;InformationObjectClass&gt;&gt;</w:t>
      </w:r>
    </w:p>
    <w:p w14:paraId="1D9613B0" w14:textId="77777777" w:rsidR="00ED3BB7" w:rsidRDefault="00ED3BB7" w:rsidP="00ED3BB7">
      <w:pPr>
        <w:pStyle w:val="PlantUML"/>
      </w:pPr>
    </w:p>
    <w:p w14:paraId="217E1191" w14:textId="77777777" w:rsidR="00ED3BB7" w:rsidRDefault="00ED3BB7" w:rsidP="00ED3BB7">
      <w:pPr>
        <w:pStyle w:val="PlantUML"/>
      </w:pPr>
      <w:r>
        <w:t>SiteGW "*" --&gt; "*" SiteNWFabric : "ConnectedTo"</w:t>
      </w:r>
    </w:p>
    <w:p w14:paraId="7C74BE37" w14:textId="77777777" w:rsidR="00ED3BB7" w:rsidRDefault="00ED3BB7" w:rsidP="00ED3BB7">
      <w:pPr>
        <w:pStyle w:val="PlantUML"/>
      </w:pPr>
      <w:r>
        <w:t>Compute "*" --&gt; "*" SiteNWFabric : "ConnectedTo"</w:t>
      </w:r>
    </w:p>
    <w:p w14:paraId="25B23C51" w14:textId="77777777" w:rsidR="00ED3BB7" w:rsidRDefault="00ED3BB7" w:rsidP="00ED3BB7">
      <w:pPr>
        <w:pStyle w:val="PlantUML"/>
      </w:pPr>
    </w:p>
    <w:p w14:paraId="41C0BE7A" w14:textId="77777777" w:rsidR="00ED3BB7" w:rsidRDefault="00ED3BB7" w:rsidP="00ED3BB7">
      <w:pPr>
        <w:pStyle w:val="PlantUML"/>
      </w:pPr>
      <w:r>
        <w:t>}</w:t>
      </w:r>
    </w:p>
    <w:p w14:paraId="1A581A00" w14:textId="77777777" w:rsidR="00ED3BB7" w:rsidRDefault="00ED3BB7" w:rsidP="00ED3BB7">
      <w:pPr>
        <w:pStyle w:val="PlantUML"/>
      </w:pPr>
    </w:p>
    <w:p w14:paraId="40EA3702" w14:textId="77777777" w:rsidR="00ED3BB7" w:rsidRDefault="00ED3BB7" w:rsidP="00ED3BB7">
      <w:pPr>
        <w:pStyle w:val="PlantUML"/>
      </w:pPr>
      <w:r>
        <w:t>}</w:t>
      </w:r>
    </w:p>
    <w:p w14:paraId="744D2CBA" w14:textId="77777777" w:rsidR="00ED3BB7" w:rsidRDefault="00ED3BB7" w:rsidP="00ED3BB7">
      <w:pPr>
        <w:pStyle w:val="PlantUML"/>
      </w:pPr>
    </w:p>
    <w:p w14:paraId="4FB9D614" w14:textId="77777777" w:rsidR="00ED3BB7" w:rsidRDefault="00ED3BB7" w:rsidP="00ED3BB7">
      <w:pPr>
        <w:pStyle w:val="PlantUML"/>
      </w:pPr>
      <w:r>
        <w:t>@enduml</w:t>
      </w:r>
    </w:p>
    <w:p w14:paraId="27569682" w14:textId="77777777" w:rsidR="00ED3BB7" w:rsidRDefault="00ED3BB7" w:rsidP="00ED3BB7">
      <w:pPr>
        <w:pStyle w:val="PlantUMLImg"/>
      </w:pPr>
      <w:r>
        <w:drawing>
          <wp:inline distT="0" distB="0" distL="0" distR="0" wp14:anchorId="6E3DCD53" wp14:editId="53FACEFB">
            <wp:extent cx="4286250" cy="2981325"/>
            <wp:effectExtent l="0" t="0" r="0" b="9525"/>
            <wp:docPr id="118195862" name="Picture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195862" name="Picture 8" descr="Generated by PlantUML"/>
                    <pic:cNvPicPr/>
                  </pic:nvPicPr>
                  <pic:blipFill>
                    <a:blip r:embed="rId25">
                      <a:extLst>
                        <a:ext uri="{28A0092B-C50C-407E-A947-70E740481C1C}">
                          <a14:useLocalDpi xmlns:a14="http://schemas.microsoft.com/office/drawing/2010/main" val="0"/>
                        </a:ext>
                      </a:extLst>
                    </a:blip>
                    <a:stretch>
                      <a:fillRect/>
                    </a:stretch>
                  </pic:blipFill>
                  <pic:spPr>
                    <a:xfrm>
                      <a:off x="0" y="0"/>
                      <a:ext cx="4286250" cy="2981325"/>
                    </a:xfrm>
                    <a:prstGeom prst="rect">
                      <a:avLst/>
                    </a:prstGeom>
                  </pic:spPr>
                </pic:pic>
              </a:graphicData>
            </a:graphic>
          </wp:inline>
        </w:drawing>
      </w:r>
    </w:p>
    <w:p w14:paraId="3FD8B984" w14:textId="4D58D6DF" w:rsidR="00ED3BB7" w:rsidRDefault="00ED3BB7" w:rsidP="00ED3BB7">
      <w:pPr>
        <w:pStyle w:val="TF"/>
      </w:pPr>
      <w:bookmarkStart w:id="145" w:name="_Toc193779719"/>
      <w:bookmarkStart w:id="146" w:name="_Toc202768304"/>
      <w:r>
        <w:t>Figure 4.2.1.3.1.4.2.2-1 Hardware Layer View and networking related Information Object Classes</w:t>
      </w:r>
      <w:bookmarkEnd w:id="145"/>
      <w:bookmarkEnd w:id="146"/>
    </w:p>
    <w:p w14:paraId="7851D0F2" w14:textId="3CF4C562" w:rsidR="00ED3BB7" w:rsidRDefault="00ED3BB7" w:rsidP="00761289">
      <w:pPr>
        <w:pStyle w:val="Heading7"/>
        <w:rPr>
          <w:rFonts w:eastAsia="Yu Mincho"/>
        </w:rPr>
      </w:pPr>
      <w:r>
        <w:rPr>
          <w:rFonts w:eastAsia="Yu Mincho"/>
        </w:rPr>
        <w:t>4.2.1.3.1.4.2.3</w:t>
      </w:r>
      <w:r w:rsidR="00761289">
        <w:rPr>
          <w:rFonts w:eastAsia="Yu Mincho"/>
        </w:rPr>
        <w:tab/>
      </w:r>
      <w:r>
        <w:rPr>
          <w:rFonts w:eastAsia="Yu Mincho"/>
        </w:rPr>
        <w:t>Execution Environment Layer View</w:t>
      </w:r>
    </w:p>
    <w:p w14:paraId="75C9C581" w14:textId="77777777" w:rsidR="00ED3BB7" w:rsidRDefault="00ED3BB7" w:rsidP="00ED3BB7">
      <w:pPr>
        <w:jc w:val="both"/>
      </w:pPr>
      <w:r>
        <w:t>The O-RAN.WG6.O2-GA&amp;P [i.2], clause 3.4.3.5 explains the Execution Environment Layer concept, which transforms hardware layer constructs into consumable O-Cloud Node(s), Site Network(s), Gateway(s), and many more, as abstract O-Cloud Resources available for leasing through the IMS.</w:t>
      </w:r>
    </w:p>
    <w:p w14:paraId="58AACDCA" w14:textId="77777777" w:rsidR="00ED3BB7" w:rsidRDefault="00ED3BB7" w:rsidP="00ED3BB7">
      <w:pPr>
        <w:pStyle w:val="PlantUML"/>
      </w:pPr>
      <w:bookmarkStart w:id="147" w:name="_Hlk172634767"/>
      <w:r>
        <w:t>@startuml</w:t>
      </w:r>
    </w:p>
    <w:p w14:paraId="2BA595D3" w14:textId="77777777" w:rsidR="00ED3BB7" w:rsidRDefault="00ED3BB7" w:rsidP="00ED3BB7">
      <w:pPr>
        <w:pStyle w:val="PlantUML"/>
      </w:pPr>
      <w:r>
        <w:t>skin rose</w:t>
      </w:r>
    </w:p>
    <w:p w14:paraId="0A719885" w14:textId="77777777" w:rsidR="00ED3BB7" w:rsidRDefault="00ED3BB7" w:rsidP="00ED3BB7">
      <w:pPr>
        <w:pStyle w:val="PlantUML"/>
      </w:pPr>
      <w:r>
        <w:t>skinparam ClassStereotypeFontStyle normal</w:t>
      </w:r>
    </w:p>
    <w:p w14:paraId="42F4EA20" w14:textId="77777777" w:rsidR="00ED3BB7" w:rsidRDefault="00ED3BB7" w:rsidP="00ED3BB7">
      <w:pPr>
        <w:pStyle w:val="PlantUML"/>
      </w:pPr>
      <w:r>
        <w:t>skinparam style strictuml</w:t>
      </w:r>
    </w:p>
    <w:p w14:paraId="48C6B63A" w14:textId="77777777" w:rsidR="00ED3BB7" w:rsidRDefault="00ED3BB7" w:rsidP="00ED3BB7">
      <w:pPr>
        <w:pStyle w:val="PlantUML"/>
      </w:pPr>
      <w:r>
        <w:t>hide members</w:t>
      </w:r>
    </w:p>
    <w:p w14:paraId="0A49986E" w14:textId="77777777" w:rsidR="00ED3BB7" w:rsidRDefault="00ED3BB7" w:rsidP="00ED3BB7">
      <w:pPr>
        <w:pStyle w:val="PlantUML"/>
      </w:pPr>
    </w:p>
    <w:p w14:paraId="446960C5" w14:textId="77777777" w:rsidR="00ED3BB7" w:rsidRDefault="00ED3BB7" w:rsidP="00ED3BB7">
      <w:pPr>
        <w:pStyle w:val="PlantUML"/>
      </w:pPr>
      <w:r>
        <w:t>namespace ORAN.O2ims.Inventory {</w:t>
      </w:r>
    </w:p>
    <w:p w14:paraId="19B230DF" w14:textId="77777777" w:rsidR="00ED3BB7" w:rsidRDefault="00ED3BB7" w:rsidP="00ED3BB7">
      <w:pPr>
        <w:pStyle w:val="PlantUML"/>
      </w:pPr>
    </w:p>
    <w:p w14:paraId="6409A38A" w14:textId="77777777" w:rsidR="00ED3BB7" w:rsidRDefault="00ED3BB7" w:rsidP="00ED3BB7">
      <w:pPr>
        <w:pStyle w:val="PlantUML"/>
      </w:pPr>
      <w:r>
        <w:t>package "Execution Environment Layer" as EEL&lt;&lt;rectangle&gt;&gt; {</w:t>
      </w:r>
    </w:p>
    <w:p w14:paraId="60D3DEBD" w14:textId="77777777" w:rsidR="00ED3BB7" w:rsidRDefault="00ED3BB7" w:rsidP="00ED3BB7">
      <w:pPr>
        <w:pStyle w:val="PlantUML"/>
      </w:pPr>
      <w:r>
        <w:t xml:space="preserve">    Class Gateway &lt;&lt;InformationObjectClass&gt;&gt;</w:t>
      </w:r>
    </w:p>
    <w:p w14:paraId="3B14F14C" w14:textId="77777777" w:rsidR="00ED3BB7" w:rsidRDefault="00ED3BB7" w:rsidP="00ED3BB7">
      <w:pPr>
        <w:pStyle w:val="PlantUML"/>
      </w:pPr>
      <w:r>
        <w:t xml:space="preserve">    Class SiteNW &lt;&lt;InformationObjectClass&gt;&gt;</w:t>
      </w:r>
    </w:p>
    <w:p w14:paraId="2D79B505" w14:textId="77777777" w:rsidR="00ED3BB7" w:rsidRDefault="00ED3BB7" w:rsidP="00ED3BB7">
      <w:pPr>
        <w:pStyle w:val="PlantUML"/>
      </w:pPr>
      <w:r>
        <w:t xml:space="preserve">    Class AttachmentCircuit &lt;&lt;InformationObjectClass&gt;&gt;</w:t>
      </w:r>
    </w:p>
    <w:p w14:paraId="31225470" w14:textId="77777777" w:rsidR="00ED3BB7" w:rsidRDefault="00ED3BB7" w:rsidP="00ED3BB7">
      <w:pPr>
        <w:pStyle w:val="PlantUML"/>
      </w:pPr>
    </w:p>
    <w:p w14:paraId="0D0E1B71" w14:textId="77777777" w:rsidR="00ED3BB7" w:rsidRDefault="00ED3BB7" w:rsidP="00ED3BB7">
      <w:pPr>
        <w:pStyle w:val="PlantUML"/>
      </w:pPr>
      <w:r>
        <w:t>Gateway "1" --&gt; "*" AttachmentCircuit : "AttachTo"</w:t>
      </w:r>
    </w:p>
    <w:p w14:paraId="713F6DDA" w14:textId="77777777" w:rsidR="00ED3BB7" w:rsidRDefault="00ED3BB7" w:rsidP="00ED3BB7">
      <w:pPr>
        <w:pStyle w:val="PlantUML"/>
      </w:pPr>
      <w:r>
        <w:t>SiteNW "1" --&gt; "*" AttachmentCircuit : "AttachTo"</w:t>
      </w:r>
    </w:p>
    <w:p w14:paraId="2966400E" w14:textId="77777777" w:rsidR="00ED3BB7" w:rsidRDefault="00ED3BB7" w:rsidP="00ED3BB7">
      <w:pPr>
        <w:pStyle w:val="PlantUML"/>
      </w:pPr>
      <w:r>
        <w:t>SiteNW "*" --&gt; "*" Gateway : "TerminatedBy"</w:t>
      </w:r>
    </w:p>
    <w:p w14:paraId="52B4164D" w14:textId="77777777" w:rsidR="00ED3BB7" w:rsidRDefault="00ED3BB7" w:rsidP="00ED3BB7">
      <w:pPr>
        <w:pStyle w:val="PlantUML"/>
      </w:pPr>
    </w:p>
    <w:p w14:paraId="61C8712C" w14:textId="77777777" w:rsidR="00ED3BB7" w:rsidRDefault="00ED3BB7" w:rsidP="00ED3BB7">
      <w:pPr>
        <w:pStyle w:val="PlantUML"/>
      </w:pPr>
      <w:r>
        <w:t>}</w:t>
      </w:r>
    </w:p>
    <w:p w14:paraId="61AA7FB9" w14:textId="77777777" w:rsidR="00ED3BB7" w:rsidRDefault="00ED3BB7" w:rsidP="00ED3BB7">
      <w:pPr>
        <w:pStyle w:val="PlantUML"/>
      </w:pPr>
    </w:p>
    <w:p w14:paraId="64F2B4C5" w14:textId="77777777" w:rsidR="00ED3BB7" w:rsidRDefault="00ED3BB7" w:rsidP="00ED3BB7">
      <w:pPr>
        <w:pStyle w:val="PlantUML"/>
      </w:pPr>
      <w:r>
        <w:t>}</w:t>
      </w:r>
    </w:p>
    <w:p w14:paraId="4E0DDE3B" w14:textId="77777777" w:rsidR="00ED3BB7" w:rsidRDefault="00ED3BB7" w:rsidP="00ED3BB7">
      <w:pPr>
        <w:pStyle w:val="PlantUML"/>
      </w:pPr>
    </w:p>
    <w:p w14:paraId="05135029" w14:textId="77777777" w:rsidR="00ED3BB7" w:rsidRDefault="00ED3BB7" w:rsidP="00ED3BB7">
      <w:pPr>
        <w:pStyle w:val="PlantUML"/>
        <w:rPr>
          <w:b/>
          <w:bCs/>
        </w:rPr>
      </w:pPr>
      <w:r>
        <w:t>@enduml</w:t>
      </w:r>
    </w:p>
    <w:bookmarkEnd w:id="147"/>
    <w:p w14:paraId="50F6D663" w14:textId="77777777" w:rsidR="00ED3BB7" w:rsidRDefault="00ED3BB7" w:rsidP="00ED3BB7">
      <w:pPr>
        <w:pStyle w:val="PlantUMLImg"/>
      </w:pPr>
      <w:r>
        <w:drawing>
          <wp:inline distT="0" distB="0" distL="0" distR="0" wp14:anchorId="57E34754" wp14:editId="45343AAE">
            <wp:extent cx="3743325" cy="4105275"/>
            <wp:effectExtent l="0" t="0" r="9525" b="9525"/>
            <wp:docPr id="1985035904" name="Picture 1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5035904" name="Picture 14" descr="Generated by PlantUML"/>
                    <pic:cNvPicPr/>
                  </pic:nvPicPr>
                  <pic:blipFill>
                    <a:blip r:embed="rId26">
                      <a:extLst>
                        <a:ext uri="{28A0092B-C50C-407E-A947-70E740481C1C}">
                          <a14:useLocalDpi xmlns:a14="http://schemas.microsoft.com/office/drawing/2010/main" val="0"/>
                        </a:ext>
                      </a:extLst>
                    </a:blip>
                    <a:stretch>
                      <a:fillRect/>
                    </a:stretch>
                  </pic:blipFill>
                  <pic:spPr>
                    <a:xfrm>
                      <a:off x="0" y="0"/>
                      <a:ext cx="3743325" cy="4105275"/>
                    </a:xfrm>
                    <a:prstGeom prst="rect">
                      <a:avLst/>
                    </a:prstGeom>
                  </pic:spPr>
                </pic:pic>
              </a:graphicData>
            </a:graphic>
          </wp:inline>
        </w:drawing>
      </w:r>
    </w:p>
    <w:p w14:paraId="288B7539" w14:textId="11BBFEA4" w:rsidR="00ED3BB7" w:rsidRDefault="00ED3BB7" w:rsidP="00ED3BB7">
      <w:pPr>
        <w:pStyle w:val="TF"/>
      </w:pPr>
      <w:bookmarkStart w:id="148" w:name="_Toc193779720"/>
      <w:bookmarkStart w:id="149" w:name="_Toc202768305"/>
      <w:r>
        <w:t>Figure 4.2.1.3.1.4.2.3-1 Execution Environment Layer View and networking related Information Object Classes</w:t>
      </w:r>
      <w:bookmarkEnd w:id="148"/>
      <w:bookmarkEnd w:id="149"/>
    </w:p>
    <w:p w14:paraId="091CDCB5" w14:textId="77777777" w:rsidR="00ED3BB7" w:rsidRPr="0091507A" w:rsidRDefault="00ED3BB7" w:rsidP="00ED3BB7"/>
    <w:p w14:paraId="334BCCCB" w14:textId="77777777" w:rsidR="00ED3BB7" w:rsidRDefault="00ED3BB7" w:rsidP="00ED3BB7">
      <w:pPr>
        <w:pStyle w:val="Heading5"/>
      </w:pPr>
      <w:r>
        <w:t>4.2.1.3.2</w:t>
      </w:r>
      <w:r>
        <w:tab/>
        <w:t>Inheritance</w:t>
      </w:r>
    </w:p>
    <w:p w14:paraId="7DFC54B2" w14:textId="77777777" w:rsidR="00ED3BB7" w:rsidRDefault="00ED3BB7" w:rsidP="00ED3BB7">
      <w:pPr>
        <w:pStyle w:val="Heading6"/>
      </w:pPr>
      <w:r>
        <w:t>4.2.1.3.2.1 O2ims Inventory Inheritance</w:t>
      </w:r>
    </w:p>
    <w:p w14:paraId="544A1F68" w14:textId="77777777" w:rsidR="00ED3BB7" w:rsidRDefault="00ED3BB7" w:rsidP="00ED3BB7">
      <w:r>
        <w:t>This subclause depicts the inheritance relationships of inventory object classes.</w:t>
      </w:r>
    </w:p>
    <w:p w14:paraId="3AA3C49B" w14:textId="77777777" w:rsidR="00ED3BB7" w:rsidRPr="003E7A79" w:rsidRDefault="00ED3BB7" w:rsidP="00ED3BB7"/>
    <w:p w14:paraId="37BA3065" w14:textId="77777777" w:rsidR="00ED3BB7" w:rsidRPr="00CE0E6F" w:rsidRDefault="00ED3BB7" w:rsidP="00ED3BB7">
      <w:r w:rsidRPr="00105777">
        <w:t>This subclause depicts the inheritance relationships.</w:t>
      </w:r>
    </w:p>
    <w:p w14:paraId="7CDF7478" w14:textId="77777777" w:rsidR="00ED3BB7" w:rsidRDefault="00ED3BB7" w:rsidP="00ED3BB7">
      <w:pPr>
        <w:pStyle w:val="PlantUML"/>
      </w:pPr>
      <w:bookmarkStart w:id="150" w:name="_Toc140563727"/>
      <w:r>
        <w:t>@startuml</w:t>
      </w:r>
    </w:p>
    <w:p w14:paraId="2384215F" w14:textId="77777777" w:rsidR="00ED3BB7" w:rsidRDefault="00ED3BB7" w:rsidP="00ED3BB7">
      <w:pPr>
        <w:pStyle w:val="PlantUML"/>
      </w:pPr>
      <w:r>
        <w:t>skinparam ClassStereotypeFontStyle normal</w:t>
      </w:r>
    </w:p>
    <w:p w14:paraId="1F010411" w14:textId="77777777" w:rsidR="00ED3BB7" w:rsidRDefault="00ED3BB7" w:rsidP="00ED3BB7">
      <w:pPr>
        <w:pStyle w:val="PlantUML"/>
      </w:pPr>
      <w:r>
        <w:t>skinparam style strictuml</w:t>
      </w:r>
    </w:p>
    <w:p w14:paraId="0505CFC1" w14:textId="77777777" w:rsidR="00ED3BB7" w:rsidRDefault="00ED3BB7" w:rsidP="00ED3BB7">
      <w:pPr>
        <w:pStyle w:val="PlantUML"/>
      </w:pPr>
      <w:r>
        <w:t xml:space="preserve">hide members </w:t>
      </w:r>
    </w:p>
    <w:p w14:paraId="4AFFCED8" w14:textId="77777777" w:rsidR="00ED3BB7" w:rsidRDefault="00ED3BB7" w:rsidP="00ED3BB7">
      <w:pPr>
        <w:pStyle w:val="PlantUML"/>
      </w:pPr>
    </w:p>
    <w:p w14:paraId="52AF02FE" w14:textId="77777777" w:rsidR="00ED3BB7" w:rsidRDefault="00ED3BB7" w:rsidP="00ED3BB7">
      <w:pPr>
        <w:pStyle w:val="PlantUML"/>
        <w:rPr>
          <w:kern w:val="0"/>
          <w14:ligatures w14:val="none"/>
        </w:rPr>
      </w:pPr>
      <w:r>
        <w:t>Abstract Class Top &lt;&lt;InformationObjectClass&gt;&gt;</w:t>
      </w:r>
    </w:p>
    <w:p w14:paraId="1F12B1E7" w14:textId="77777777" w:rsidR="00ED3BB7" w:rsidRDefault="00ED3BB7" w:rsidP="00ED3BB7">
      <w:pPr>
        <w:pStyle w:val="PlantUML"/>
      </w:pPr>
      <w:r>
        <w:t>Abstract Class InfrastructureInventoryObject_ &lt;&lt;InformationObjectClass&gt;&gt;</w:t>
      </w:r>
    </w:p>
    <w:p w14:paraId="2B3FA66A" w14:textId="77777777" w:rsidR="00ED3BB7" w:rsidRDefault="00ED3BB7" w:rsidP="00ED3BB7">
      <w:pPr>
        <w:pStyle w:val="PlantUML"/>
        <w:rPr>
          <w:kern w:val="0"/>
          <w14:ligatures w14:val="none"/>
        </w:rPr>
      </w:pPr>
      <w:r>
        <w:t>Top &lt;|-- InfrastructureInventoryObject_</w:t>
      </w:r>
    </w:p>
    <w:p w14:paraId="43DFEC87" w14:textId="77777777" w:rsidR="00ED3BB7" w:rsidRDefault="00ED3BB7" w:rsidP="00ED3BB7">
      <w:pPr>
        <w:pStyle w:val="PlantUML"/>
        <w:rPr>
          <w:kern w:val="0"/>
          <w14:ligatures w14:val="none"/>
        </w:rPr>
      </w:pPr>
      <w:r>
        <w:t xml:space="preserve">Top &lt;|-r- InventorySubscription </w:t>
      </w:r>
    </w:p>
    <w:p w14:paraId="0081BD7B" w14:textId="77777777" w:rsidR="00ED3BB7" w:rsidRDefault="00ED3BB7" w:rsidP="00ED3BB7">
      <w:pPr>
        <w:pStyle w:val="PlantUML"/>
      </w:pPr>
    </w:p>
    <w:p w14:paraId="0C4EC146" w14:textId="77777777" w:rsidR="00ED3BB7" w:rsidRDefault="00ED3BB7" w:rsidP="00ED3BB7">
      <w:pPr>
        <w:pStyle w:val="PlantUML"/>
        <w:rPr>
          <w:kern w:val="0"/>
          <w14:ligatures w14:val="none"/>
        </w:rPr>
      </w:pPr>
      <w:r>
        <w:lastRenderedPageBreak/>
        <w:t>Class InventorySubscription &lt;&lt;InformationObjectClass&gt;&gt;</w:t>
      </w:r>
    </w:p>
    <w:p w14:paraId="445946A3" w14:textId="77777777" w:rsidR="00ED3BB7" w:rsidRDefault="00ED3BB7" w:rsidP="00ED3BB7">
      <w:pPr>
        <w:pStyle w:val="PlantUML"/>
      </w:pPr>
    </w:p>
    <w:p w14:paraId="2FF7C700" w14:textId="77777777" w:rsidR="00ED3BB7" w:rsidRDefault="00ED3BB7" w:rsidP="00ED3BB7">
      <w:pPr>
        <w:pStyle w:val="PlantUML"/>
      </w:pPr>
      <w:r>
        <w:t>Class Resource &lt;&lt;InformationObjectClass&gt;&gt;</w:t>
      </w:r>
    </w:p>
    <w:p w14:paraId="4F9A1CD2" w14:textId="77777777" w:rsidR="00ED3BB7" w:rsidRDefault="00ED3BB7" w:rsidP="00ED3BB7">
      <w:pPr>
        <w:pStyle w:val="PlantUML"/>
      </w:pPr>
      <w:r>
        <w:t>Class ResourceType &lt;&lt;InformationObjectClass&gt;&gt;</w:t>
      </w:r>
    </w:p>
    <w:p w14:paraId="66508B9D" w14:textId="77777777" w:rsidR="00ED3BB7" w:rsidRDefault="00ED3BB7" w:rsidP="00ED3BB7">
      <w:pPr>
        <w:pStyle w:val="PlantUML"/>
      </w:pPr>
      <w:r>
        <w:t>Class ResourcePool &lt;&lt;InformationObjectClass&gt;&gt;</w:t>
      </w:r>
    </w:p>
    <w:p w14:paraId="3B08F262" w14:textId="77777777" w:rsidR="00ED3BB7" w:rsidRDefault="00ED3BB7" w:rsidP="00ED3BB7">
      <w:pPr>
        <w:pStyle w:val="PlantUML"/>
      </w:pPr>
      <w:r>
        <w:t>Class DeploymentManager &lt;&lt;InformationObjectClass&gt;&gt;</w:t>
      </w:r>
    </w:p>
    <w:p w14:paraId="6147661A" w14:textId="77777777" w:rsidR="00ED3BB7" w:rsidRDefault="00ED3BB7" w:rsidP="00ED3BB7">
      <w:pPr>
        <w:pStyle w:val="PlantUML"/>
      </w:pPr>
      <w:r>
        <w:t>Class Location &lt;&lt;InformationObjectClass&gt;&gt;</w:t>
      </w:r>
    </w:p>
    <w:p w14:paraId="0B24DEBF" w14:textId="77777777" w:rsidR="00ED3BB7" w:rsidRDefault="00ED3BB7" w:rsidP="00ED3BB7">
      <w:pPr>
        <w:pStyle w:val="PlantUML"/>
      </w:pPr>
      <w:r>
        <w:t>Class “O-Cloud” &lt;&lt;InformationObjectClass&gt;&gt;</w:t>
      </w:r>
    </w:p>
    <w:p w14:paraId="2081FD10" w14:textId="77777777" w:rsidR="00ED3BB7" w:rsidRDefault="00ED3BB7" w:rsidP="00ED3BB7">
      <w:pPr>
        <w:pStyle w:val="PlantUML"/>
      </w:pPr>
      <w:r>
        <w:t>Class “O-CloudSite” &lt;&lt;InformationObjectClass&gt;&gt;</w:t>
      </w:r>
    </w:p>
    <w:p w14:paraId="35D600B7" w14:textId="77777777" w:rsidR="00ED3BB7" w:rsidRDefault="00ED3BB7" w:rsidP="00ED3BB7">
      <w:pPr>
        <w:pStyle w:val="PlantUML"/>
      </w:pPr>
    </w:p>
    <w:p w14:paraId="6DE64545" w14:textId="77777777" w:rsidR="00ED3BB7" w:rsidRDefault="00ED3BB7" w:rsidP="00ED3BB7">
      <w:pPr>
        <w:pStyle w:val="PlantUML"/>
      </w:pPr>
      <w:r>
        <w:t xml:space="preserve">InfrastructureInventoryObject_ &lt;|-- Resource </w:t>
      </w:r>
    </w:p>
    <w:p w14:paraId="35FC4B46" w14:textId="77777777" w:rsidR="00ED3BB7" w:rsidRDefault="00ED3BB7" w:rsidP="00ED3BB7">
      <w:pPr>
        <w:pStyle w:val="PlantUML"/>
      </w:pPr>
      <w:r>
        <w:t xml:space="preserve">InfrastructureInventoryObject_ &lt;|-l- ResourceType </w:t>
      </w:r>
    </w:p>
    <w:p w14:paraId="2AE082CA" w14:textId="77777777" w:rsidR="00ED3BB7" w:rsidRDefault="00ED3BB7" w:rsidP="00ED3BB7">
      <w:pPr>
        <w:pStyle w:val="PlantUML"/>
      </w:pPr>
      <w:r>
        <w:t xml:space="preserve">InfrastructureInventoryObject_ &lt;|-- ResourcePool </w:t>
      </w:r>
    </w:p>
    <w:p w14:paraId="0206485E" w14:textId="77777777" w:rsidR="00ED3BB7" w:rsidRDefault="00ED3BB7" w:rsidP="00ED3BB7">
      <w:pPr>
        <w:pStyle w:val="PlantUML"/>
      </w:pPr>
      <w:r>
        <w:t xml:space="preserve">InfrastructureInventoryObject_ &lt;|-r- DeploymentManager </w:t>
      </w:r>
    </w:p>
    <w:p w14:paraId="4612EE7A" w14:textId="77777777" w:rsidR="00ED3BB7" w:rsidRPr="00F30B52" w:rsidRDefault="00ED3BB7" w:rsidP="00ED3BB7">
      <w:pPr>
        <w:pStyle w:val="PlantUML"/>
      </w:pPr>
      <w:r>
        <w:t xml:space="preserve">InfrastructureInventoryObject_ &lt;|-- “O-Cloud” </w:t>
      </w:r>
    </w:p>
    <w:p w14:paraId="5F539E3B" w14:textId="77777777" w:rsidR="00ED3BB7" w:rsidRDefault="00ED3BB7" w:rsidP="00ED3BB7">
      <w:pPr>
        <w:pStyle w:val="PlantUML"/>
        <w:rPr>
          <w:kern w:val="0"/>
          <w14:ligatures w14:val="none"/>
        </w:rPr>
      </w:pPr>
      <w:r>
        <w:t xml:space="preserve">InfrastructureInventoryObject_ &lt;|-- Location </w:t>
      </w:r>
    </w:p>
    <w:p w14:paraId="25EA1B19" w14:textId="77777777" w:rsidR="00ED3BB7" w:rsidRDefault="00ED3BB7" w:rsidP="00ED3BB7">
      <w:pPr>
        <w:pStyle w:val="PlantUML"/>
      </w:pPr>
      <w:r>
        <w:t xml:space="preserve">InfrastructureInventoryObject_ &lt;|-- “O-CloudSite” </w:t>
      </w:r>
    </w:p>
    <w:p w14:paraId="211E4382" w14:textId="77777777" w:rsidR="00ED3BB7" w:rsidRDefault="00ED3BB7" w:rsidP="00ED3BB7">
      <w:pPr>
        <w:pStyle w:val="PlantUML"/>
      </w:pPr>
    </w:p>
    <w:p w14:paraId="21109943" w14:textId="77777777" w:rsidR="00ED3BB7" w:rsidRDefault="00ED3BB7" w:rsidP="00ED3BB7">
      <w:pPr>
        <w:pStyle w:val="PlantUML"/>
      </w:pPr>
      <w:r>
        <w:t>@enduml</w:t>
      </w:r>
    </w:p>
    <w:p w14:paraId="14D45A50" w14:textId="77777777" w:rsidR="00ED3BB7" w:rsidRDefault="00ED3BB7" w:rsidP="00ED3BB7">
      <w:pPr>
        <w:pStyle w:val="PlantUMLImg"/>
      </w:pPr>
      <w:r>
        <w:drawing>
          <wp:inline distT="0" distB="0" distL="0" distR="0" wp14:anchorId="7FBC04E4" wp14:editId="6B149D4E">
            <wp:extent cx="6122035" cy="1782714"/>
            <wp:effectExtent l="0" t="0" r="0" b="8255"/>
            <wp:docPr id="1453153685"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3153685" name="Picture 6" descr="Generated by PlantUML"/>
                    <pic:cNvPicPr/>
                  </pic:nvPicPr>
                  <pic:blipFill>
                    <a:blip r:embed="rId27">
                      <a:extLst>
                        <a:ext uri="{28A0092B-C50C-407E-A947-70E740481C1C}">
                          <a14:useLocalDpi xmlns:a14="http://schemas.microsoft.com/office/drawing/2010/main" val="0"/>
                        </a:ext>
                      </a:extLst>
                    </a:blip>
                    <a:stretch>
                      <a:fillRect/>
                    </a:stretch>
                  </pic:blipFill>
                  <pic:spPr>
                    <a:xfrm>
                      <a:off x="0" y="0"/>
                      <a:ext cx="6122035" cy="1782714"/>
                    </a:xfrm>
                    <a:prstGeom prst="rect">
                      <a:avLst/>
                    </a:prstGeom>
                  </pic:spPr>
                </pic:pic>
              </a:graphicData>
            </a:graphic>
          </wp:inline>
        </w:drawing>
      </w:r>
    </w:p>
    <w:p w14:paraId="319960AB" w14:textId="77777777" w:rsidR="00ED3BB7" w:rsidRDefault="00ED3BB7" w:rsidP="00ED3BB7">
      <w:pPr>
        <w:pStyle w:val="TF"/>
      </w:pPr>
      <w:bookmarkStart w:id="151" w:name="_Toc193779721"/>
      <w:bookmarkStart w:id="152" w:name="_Toc202768306"/>
      <w:r>
        <w:t>Figure 4.2.1.3.2.1</w:t>
      </w:r>
      <w:r w:rsidRPr="00CE2F09">
        <w:t xml:space="preserve">-1 </w:t>
      </w:r>
      <w:r>
        <w:t xml:space="preserve">O2ims </w:t>
      </w:r>
      <w:r w:rsidRPr="00CE2F09">
        <w:t xml:space="preserve">Inventory </w:t>
      </w:r>
      <w:r>
        <w:t xml:space="preserve">Intra-Namespace </w:t>
      </w:r>
      <w:r w:rsidRPr="00CE2F09">
        <w:t>Inheritance</w:t>
      </w:r>
      <w:bookmarkEnd w:id="150"/>
      <w:bookmarkEnd w:id="151"/>
      <w:bookmarkEnd w:id="152"/>
    </w:p>
    <w:p w14:paraId="641E3D09" w14:textId="77777777" w:rsidR="00ED3BB7" w:rsidRDefault="00ED3BB7" w:rsidP="00ED3BB7">
      <w:pPr>
        <w:pStyle w:val="PlantUML"/>
      </w:pPr>
      <w:r>
        <w:t>@startuml</w:t>
      </w:r>
    </w:p>
    <w:p w14:paraId="771875F5" w14:textId="77777777" w:rsidR="00ED3BB7" w:rsidRDefault="00ED3BB7" w:rsidP="00ED3BB7">
      <w:pPr>
        <w:pStyle w:val="PlantUML"/>
      </w:pPr>
      <w:r>
        <w:t>skinparam ClassStereotypeFontStyle normal</w:t>
      </w:r>
    </w:p>
    <w:p w14:paraId="0072233B" w14:textId="77777777" w:rsidR="00ED3BB7" w:rsidRDefault="00ED3BB7" w:rsidP="00ED3BB7">
      <w:pPr>
        <w:pStyle w:val="PlantUML"/>
      </w:pPr>
      <w:r>
        <w:t>skinparam style strictuml</w:t>
      </w:r>
    </w:p>
    <w:p w14:paraId="35BE3F36" w14:textId="77777777" w:rsidR="00ED3BB7" w:rsidRDefault="00ED3BB7" w:rsidP="00ED3BB7">
      <w:pPr>
        <w:pStyle w:val="PlantUML"/>
      </w:pPr>
      <w:r>
        <w:t xml:space="preserve">hide members </w:t>
      </w:r>
    </w:p>
    <w:p w14:paraId="5E8BDDF9" w14:textId="77777777" w:rsidR="00ED3BB7" w:rsidRDefault="00ED3BB7" w:rsidP="00ED3BB7">
      <w:pPr>
        <w:pStyle w:val="PlantUML"/>
      </w:pPr>
    </w:p>
    <w:p w14:paraId="36CF7937" w14:textId="77777777" w:rsidR="00ED3BB7" w:rsidRDefault="00ED3BB7" w:rsidP="00ED3BB7">
      <w:pPr>
        <w:pStyle w:val="PlantUML"/>
      </w:pPr>
      <w:r>
        <w:t>Namespace ORAN.O2ims.Inventory {</w:t>
      </w:r>
    </w:p>
    <w:p w14:paraId="506A1210" w14:textId="77777777" w:rsidR="00ED3BB7" w:rsidRDefault="00ED3BB7" w:rsidP="00ED3BB7">
      <w:pPr>
        <w:pStyle w:val="PlantUML"/>
      </w:pPr>
      <w:r>
        <w:t xml:space="preserve">   Abstract Class InfrastructureInventoryObject_ &lt;&lt;InformationObjectClass&gt;&gt;</w:t>
      </w:r>
    </w:p>
    <w:p w14:paraId="1043DCE9" w14:textId="77777777" w:rsidR="00ED3BB7" w:rsidRDefault="00ED3BB7" w:rsidP="00ED3BB7">
      <w:pPr>
        <w:pStyle w:val="PlantUML"/>
      </w:pPr>
      <w:r>
        <w:t>}</w:t>
      </w:r>
    </w:p>
    <w:p w14:paraId="167E9C1B" w14:textId="77777777" w:rsidR="00ED3BB7" w:rsidRDefault="00ED3BB7" w:rsidP="00ED3BB7">
      <w:pPr>
        <w:pStyle w:val="PlantUML"/>
      </w:pPr>
    </w:p>
    <w:p w14:paraId="123779E6" w14:textId="77777777" w:rsidR="00ED3BB7" w:rsidRDefault="00ED3BB7" w:rsidP="00ED3BB7">
      <w:pPr>
        <w:pStyle w:val="PlantUML"/>
      </w:pPr>
      <w:r>
        <w:t>Namespace ORAN.O2ims.Artifacts {</w:t>
      </w:r>
    </w:p>
    <w:p w14:paraId="754C27F8" w14:textId="77777777" w:rsidR="00ED3BB7" w:rsidRDefault="00ED3BB7" w:rsidP="00ED3BB7">
      <w:pPr>
        <w:pStyle w:val="PlantUML"/>
      </w:pPr>
      <w:r>
        <w:t xml:space="preserve">   Class ArtifactResourceType &lt;&lt;InformationObjectClass&gt;&gt;</w:t>
      </w:r>
    </w:p>
    <w:p w14:paraId="05A656E0" w14:textId="77777777" w:rsidR="00ED3BB7" w:rsidRDefault="00ED3BB7" w:rsidP="00ED3BB7">
      <w:pPr>
        <w:pStyle w:val="PlantUML"/>
      </w:pPr>
      <w:r>
        <w:t xml:space="preserve">   Class ArtifactResource &lt;&lt;InformationObjectClass&gt;&gt;</w:t>
      </w:r>
    </w:p>
    <w:p w14:paraId="595F7390" w14:textId="77777777" w:rsidR="00ED3BB7" w:rsidRDefault="00ED3BB7" w:rsidP="00ED3BB7">
      <w:pPr>
        <w:pStyle w:val="PlantUML"/>
      </w:pPr>
    </w:p>
    <w:p w14:paraId="3DE15140" w14:textId="77777777" w:rsidR="00ED3BB7" w:rsidRDefault="00ED3BB7" w:rsidP="00ED3BB7">
      <w:pPr>
        <w:pStyle w:val="PlantUML"/>
      </w:pPr>
      <w:r>
        <w:t>ArtifactResourceType –d[hidden]- ArtifactResource</w:t>
      </w:r>
    </w:p>
    <w:p w14:paraId="07F6DA59" w14:textId="77777777" w:rsidR="00ED3BB7" w:rsidRDefault="00ED3BB7" w:rsidP="00ED3BB7">
      <w:pPr>
        <w:pStyle w:val="PlantUML"/>
      </w:pPr>
      <w:r>
        <w:t>}</w:t>
      </w:r>
    </w:p>
    <w:p w14:paraId="2423307F" w14:textId="77777777" w:rsidR="00ED3BB7" w:rsidRDefault="00ED3BB7" w:rsidP="00ED3BB7">
      <w:pPr>
        <w:pStyle w:val="PlantUML"/>
      </w:pPr>
      <w:r>
        <w:br w:type="page"/>
      </w:r>
    </w:p>
    <w:p w14:paraId="75083965" w14:textId="77777777" w:rsidR="00ED3BB7" w:rsidRDefault="00ED3BB7" w:rsidP="00ED3BB7">
      <w:pPr>
        <w:pStyle w:val="PlantUML"/>
      </w:pPr>
      <w:r>
        <w:lastRenderedPageBreak/>
        <w:t>Namespace ORAN.O2ims.Cluster {</w:t>
      </w:r>
    </w:p>
    <w:p w14:paraId="578EDFE9" w14:textId="77777777" w:rsidR="00ED3BB7" w:rsidRDefault="00ED3BB7" w:rsidP="00ED3BB7">
      <w:pPr>
        <w:pStyle w:val="PlantUML"/>
      </w:pPr>
      <w:r>
        <w:t xml:space="preserve">   Class ClusterResourceType &lt;&lt;InformationObjectClass&gt;&gt;</w:t>
      </w:r>
    </w:p>
    <w:p w14:paraId="1F30D02D" w14:textId="77777777" w:rsidR="00ED3BB7" w:rsidRDefault="00ED3BB7" w:rsidP="00ED3BB7">
      <w:pPr>
        <w:pStyle w:val="PlantUML"/>
      </w:pPr>
      <w:r>
        <w:t xml:space="preserve">   Class ClusterResource &lt;&lt;InformationObjectClass&gt;&gt;</w:t>
      </w:r>
    </w:p>
    <w:p w14:paraId="2EAF22B8" w14:textId="77777777" w:rsidR="00ED3BB7" w:rsidRDefault="00ED3BB7" w:rsidP="00ED3BB7">
      <w:pPr>
        <w:pStyle w:val="PlantUML"/>
      </w:pPr>
      <w:r>
        <w:t xml:space="preserve">   Class NodeCluster &lt;&lt;InformationObjectClass&gt;&gt;</w:t>
      </w:r>
    </w:p>
    <w:p w14:paraId="0FD3B48E" w14:textId="77777777" w:rsidR="00ED3BB7" w:rsidRDefault="00ED3BB7" w:rsidP="00ED3BB7">
      <w:pPr>
        <w:pStyle w:val="PlantUML"/>
      </w:pPr>
      <w:r>
        <w:t xml:space="preserve">   Class NodeClusterType &lt;&lt;InformationObjectClass&gt;&gt;</w:t>
      </w:r>
    </w:p>
    <w:p w14:paraId="47C2588B" w14:textId="77777777" w:rsidR="00ED3BB7" w:rsidRDefault="00ED3BB7" w:rsidP="00ED3BB7">
      <w:pPr>
        <w:pStyle w:val="PlantUML"/>
      </w:pPr>
      <w:r>
        <w:t>}</w:t>
      </w:r>
    </w:p>
    <w:p w14:paraId="05CBA5BD" w14:textId="77777777" w:rsidR="00ED3BB7" w:rsidRDefault="00ED3BB7" w:rsidP="00ED3BB7">
      <w:pPr>
        <w:pStyle w:val="PlantUML"/>
      </w:pPr>
    </w:p>
    <w:p w14:paraId="70A203F2" w14:textId="77777777" w:rsidR="00ED3BB7" w:rsidRDefault="00ED3BB7" w:rsidP="00ED3BB7">
      <w:pPr>
        <w:pStyle w:val="PlantUML"/>
      </w:pPr>
      <w:r>
        <w:t>Namespace ORAN.O2ims.Infrastructure {</w:t>
      </w:r>
    </w:p>
    <w:p w14:paraId="127E5546" w14:textId="77777777" w:rsidR="00ED3BB7" w:rsidRDefault="00ED3BB7" w:rsidP="00ED3BB7">
      <w:pPr>
        <w:pStyle w:val="PlantUML"/>
      </w:pPr>
      <w:r>
        <w:t xml:space="preserve">   Class InfrastructureResourceType &lt;&lt;InformationObjectClass&gt;&gt;</w:t>
      </w:r>
    </w:p>
    <w:p w14:paraId="139A29BC" w14:textId="77777777" w:rsidR="00ED3BB7" w:rsidRDefault="00ED3BB7" w:rsidP="00ED3BB7">
      <w:pPr>
        <w:pStyle w:val="PlantUML"/>
      </w:pPr>
      <w:r>
        <w:t xml:space="preserve">   Class InfrastructureResource &lt;&lt;InformationObjectClass&gt;&gt;</w:t>
      </w:r>
    </w:p>
    <w:p w14:paraId="1C3FD9D4" w14:textId="77777777" w:rsidR="00ED3BB7" w:rsidRDefault="00ED3BB7" w:rsidP="00ED3BB7">
      <w:pPr>
        <w:pStyle w:val="PlantUML"/>
      </w:pPr>
    </w:p>
    <w:p w14:paraId="58946D43" w14:textId="77777777" w:rsidR="00ED3BB7" w:rsidRDefault="00ED3BB7" w:rsidP="00ED3BB7">
      <w:pPr>
        <w:pStyle w:val="PlantUML"/>
      </w:pPr>
      <w:r>
        <w:t>InfrastructureResourceType –d[hidden]- InfrastructureResource</w:t>
      </w:r>
    </w:p>
    <w:p w14:paraId="5130759C" w14:textId="77777777" w:rsidR="00ED3BB7" w:rsidRDefault="00ED3BB7" w:rsidP="00ED3BB7">
      <w:pPr>
        <w:pStyle w:val="PlantUML"/>
      </w:pPr>
    </w:p>
    <w:p w14:paraId="4B1CCC72" w14:textId="77777777" w:rsidR="00ED3BB7" w:rsidRDefault="00ED3BB7" w:rsidP="00ED3BB7">
      <w:pPr>
        <w:pStyle w:val="PlantUML"/>
      </w:pPr>
      <w:r>
        <w:t>}</w:t>
      </w:r>
    </w:p>
    <w:p w14:paraId="2ADC0509" w14:textId="77777777" w:rsidR="00ED3BB7" w:rsidRDefault="00ED3BB7" w:rsidP="00ED3BB7">
      <w:pPr>
        <w:pStyle w:val="PlantUML"/>
      </w:pPr>
    </w:p>
    <w:p w14:paraId="55B9F905" w14:textId="77777777" w:rsidR="00ED3BB7" w:rsidRDefault="00ED3BB7" w:rsidP="00ED3BB7">
      <w:pPr>
        <w:pStyle w:val="PlantUML"/>
      </w:pPr>
      <w:r>
        <w:t>ORAN.O2ims.Inventory.InfrastructureInventoryObject_ &lt;|-u- ORAN.O2ims.Artifacts.ArtifactResourceType</w:t>
      </w:r>
    </w:p>
    <w:p w14:paraId="5A930AFC" w14:textId="77777777" w:rsidR="00ED3BB7" w:rsidRDefault="00ED3BB7" w:rsidP="00ED3BB7">
      <w:pPr>
        <w:pStyle w:val="PlantUML"/>
      </w:pPr>
    </w:p>
    <w:p w14:paraId="56193B0A" w14:textId="77777777" w:rsidR="00ED3BB7" w:rsidRDefault="00ED3BB7" w:rsidP="00ED3BB7">
      <w:pPr>
        <w:pStyle w:val="PlantUML"/>
      </w:pPr>
      <w:r>
        <w:t>ORAN.O2ims.Inventory.InfrastructureInventoryObject_ &lt;|-r- ORAN.O2ims.Artifacts.ArtifactResource</w:t>
      </w:r>
    </w:p>
    <w:p w14:paraId="20FAD224" w14:textId="77777777" w:rsidR="00ED3BB7" w:rsidRDefault="00ED3BB7" w:rsidP="00ED3BB7">
      <w:pPr>
        <w:pStyle w:val="PlantUML"/>
      </w:pPr>
    </w:p>
    <w:p w14:paraId="515C6AF2" w14:textId="77777777" w:rsidR="00ED3BB7" w:rsidRDefault="00ED3BB7" w:rsidP="00ED3BB7">
      <w:pPr>
        <w:pStyle w:val="PlantUML"/>
      </w:pPr>
      <w:r>
        <w:t>ORAN.O2ims.Inventory.InfrastructureInventoryObject_ &lt;|-- ORAN.O2ims.Cluster.ClusterResourceType</w:t>
      </w:r>
    </w:p>
    <w:p w14:paraId="617FA4C6" w14:textId="77777777" w:rsidR="00ED3BB7" w:rsidRDefault="00ED3BB7" w:rsidP="00ED3BB7">
      <w:pPr>
        <w:pStyle w:val="PlantUML"/>
      </w:pPr>
    </w:p>
    <w:p w14:paraId="78E1181E" w14:textId="77777777" w:rsidR="00ED3BB7" w:rsidRDefault="00ED3BB7" w:rsidP="00ED3BB7">
      <w:pPr>
        <w:pStyle w:val="PlantUML"/>
      </w:pPr>
      <w:r>
        <w:t>ORAN.O2ims.Inventory.InfrastructureInventoryObject_ &lt;|-- ORAN.O2ims.Cluster.ClusterResource</w:t>
      </w:r>
    </w:p>
    <w:p w14:paraId="6E672F15" w14:textId="77777777" w:rsidR="00ED3BB7" w:rsidRDefault="00ED3BB7" w:rsidP="00ED3BB7">
      <w:pPr>
        <w:pStyle w:val="PlantUML"/>
      </w:pPr>
    </w:p>
    <w:p w14:paraId="07861FF5" w14:textId="77777777" w:rsidR="00ED3BB7" w:rsidRDefault="00ED3BB7" w:rsidP="00ED3BB7">
      <w:pPr>
        <w:pStyle w:val="PlantUML"/>
      </w:pPr>
      <w:r>
        <w:t>ORAN.O2ims.Inventory.InfrastructureInventoryObject_ &lt;|-- ORAN.O2ims.Cluster.NodeClusterType</w:t>
      </w:r>
    </w:p>
    <w:p w14:paraId="3F84C010" w14:textId="77777777" w:rsidR="00ED3BB7" w:rsidRDefault="00ED3BB7" w:rsidP="00ED3BB7">
      <w:pPr>
        <w:pStyle w:val="PlantUML"/>
      </w:pPr>
    </w:p>
    <w:p w14:paraId="62C8F948" w14:textId="77777777" w:rsidR="00ED3BB7" w:rsidRDefault="00ED3BB7" w:rsidP="00ED3BB7">
      <w:pPr>
        <w:pStyle w:val="PlantUML"/>
      </w:pPr>
      <w:r>
        <w:t>ORAN.O2ims.Inventory.InfrastructureInventoryObject_ &lt;|-- ORAN.O2ims.Cluster.NodeCluster</w:t>
      </w:r>
    </w:p>
    <w:p w14:paraId="53102655" w14:textId="77777777" w:rsidR="00ED3BB7" w:rsidRDefault="00ED3BB7" w:rsidP="00ED3BB7">
      <w:pPr>
        <w:pStyle w:val="PlantUML"/>
      </w:pPr>
    </w:p>
    <w:p w14:paraId="2D9B694A" w14:textId="77777777" w:rsidR="00ED3BB7" w:rsidRDefault="00ED3BB7" w:rsidP="00ED3BB7">
      <w:pPr>
        <w:pStyle w:val="PlantUML"/>
      </w:pPr>
      <w:r>
        <w:t>ORAN.O2ims.Inventory.InfrastructureInventoryObject_ &lt;|-u- ORAN.O2ims.Infrastructure.InfrastructureResourceType</w:t>
      </w:r>
    </w:p>
    <w:p w14:paraId="3E2310A1" w14:textId="77777777" w:rsidR="00ED3BB7" w:rsidRDefault="00ED3BB7" w:rsidP="00ED3BB7">
      <w:pPr>
        <w:pStyle w:val="PlantUML"/>
      </w:pPr>
    </w:p>
    <w:p w14:paraId="6241B4AC" w14:textId="77777777" w:rsidR="00ED3BB7" w:rsidRDefault="00ED3BB7" w:rsidP="00ED3BB7">
      <w:pPr>
        <w:pStyle w:val="PlantUML"/>
      </w:pPr>
      <w:r>
        <w:t>ORAN.O2ims.Inventory.InfrastructureInventoryObject_ &lt;|-l- ORAN.O2ims.Infrastructure.InfrastructureResource</w:t>
      </w:r>
    </w:p>
    <w:p w14:paraId="0DBD0F91" w14:textId="77777777" w:rsidR="00ED3BB7" w:rsidRDefault="00ED3BB7" w:rsidP="00ED3BB7">
      <w:pPr>
        <w:pStyle w:val="PlantUML"/>
      </w:pPr>
    </w:p>
    <w:p w14:paraId="290AE26D" w14:textId="77777777" w:rsidR="00ED3BB7" w:rsidRDefault="00ED3BB7" w:rsidP="00ED3BB7">
      <w:pPr>
        <w:pStyle w:val="PlantUML"/>
      </w:pPr>
    </w:p>
    <w:p w14:paraId="219D44A5" w14:textId="77777777" w:rsidR="00ED3BB7" w:rsidRDefault="00ED3BB7" w:rsidP="00ED3BB7">
      <w:pPr>
        <w:pStyle w:val="PlantUML"/>
      </w:pPr>
      <w:r>
        <w:t>@enduml</w:t>
      </w:r>
    </w:p>
    <w:p w14:paraId="295F27A3" w14:textId="77777777" w:rsidR="00ED3BB7" w:rsidRDefault="00ED3BB7" w:rsidP="00ED3BB7">
      <w:pPr>
        <w:pStyle w:val="PlantUMLImg"/>
      </w:pPr>
      <w:r>
        <w:drawing>
          <wp:inline distT="0" distB="0" distL="0" distR="0" wp14:anchorId="10E3AA8E" wp14:editId="0912CEC0">
            <wp:extent cx="6122035" cy="2748505"/>
            <wp:effectExtent l="0" t="0" r="0" b="0"/>
            <wp:docPr id="2054121490" name="Picture 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4121490" name="Picture 7" descr="Generated by PlantUML"/>
                    <pic:cNvPicPr/>
                  </pic:nvPicPr>
                  <pic:blipFill>
                    <a:blip r:embed="rId28">
                      <a:extLst>
                        <a:ext uri="{28A0092B-C50C-407E-A947-70E740481C1C}">
                          <a14:useLocalDpi xmlns:a14="http://schemas.microsoft.com/office/drawing/2010/main" val="0"/>
                        </a:ext>
                      </a:extLst>
                    </a:blip>
                    <a:stretch>
                      <a:fillRect/>
                    </a:stretch>
                  </pic:blipFill>
                  <pic:spPr>
                    <a:xfrm>
                      <a:off x="0" y="0"/>
                      <a:ext cx="6122035" cy="2748505"/>
                    </a:xfrm>
                    <a:prstGeom prst="rect">
                      <a:avLst/>
                    </a:prstGeom>
                  </pic:spPr>
                </pic:pic>
              </a:graphicData>
            </a:graphic>
          </wp:inline>
        </w:drawing>
      </w:r>
    </w:p>
    <w:p w14:paraId="42806CCF" w14:textId="77777777" w:rsidR="00ED3BB7" w:rsidRDefault="00ED3BB7" w:rsidP="00ED3BB7">
      <w:pPr>
        <w:pStyle w:val="TF"/>
      </w:pPr>
      <w:bookmarkStart w:id="153" w:name="_Toc193779722"/>
      <w:bookmarkStart w:id="154" w:name="_Toc202768307"/>
      <w:r>
        <w:t>Figure 4.2.1.3.2.1</w:t>
      </w:r>
      <w:r w:rsidRPr="00CE2F09">
        <w:t>-</w:t>
      </w:r>
      <w:r>
        <w:t>2</w:t>
      </w:r>
      <w:r w:rsidRPr="00CE2F09">
        <w:t xml:space="preserve"> </w:t>
      </w:r>
      <w:r>
        <w:t xml:space="preserve">O2ims </w:t>
      </w:r>
      <w:r w:rsidRPr="00CE2F09">
        <w:t xml:space="preserve">Inventory </w:t>
      </w:r>
      <w:r>
        <w:t xml:space="preserve">Inter-Namespace </w:t>
      </w:r>
      <w:r w:rsidRPr="00CE2F09">
        <w:t>Inheritance</w:t>
      </w:r>
      <w:bookmarkEnd w:id="153"/>
      <w:bookmarkEnd w:id="154"/>
    </w:p>
    <w:p w14:paraId="53DB1DCF" w14:textId="77777777" w:rsidR="00ED3BB7" w:rsidRDefault="00ED3BB7" w:rsidP="00ED3BB7">
      <w:pPr>
        <w:pStyle w:val="Heading6"/>
      </w:pPr>
      <w:r>
        <w:t>4.2.1.3.2.2</w:t>
      </w:r>
      <w:r>
        <w:tab/>
        <w:t>Infrastructure Monitoring Inheritance</w:t>
      </w:r>
    </w:p>
    <w:p w14:paraId="18137B86" w14:textId="77777777" w:rsidR="00ED3BB7" w:rsidRDefault="00ED3BB7" w:rsidP="00ED3BB7">
      <w:r>
        <w:t>This subclause depicts the inheritance relationships of alarm and performance.</w:t>
      </w:r>
    </w:p>
    <w:p w14:paraId="3E7677AE" w14:textId="77777777" w:rsidR="00ED3BB7" w:rsidRDefault="00ED3BB7" w:rsidP="00ED3BB7">
      <w:pPr>
        <w:pStyle w:val="PlantUML"/>
      </w:pPr>
      <w:r>
        <w:t>@startuml</w:t>
      </w:r>
    </w:p>
    <w:p w14:paraId="61DA2A4C" w14:textId="77777777" w:rsidR="00ED3BB7" w:rsidRDefault="00ED3BB7" w:rsidP="00ED3BB7">
      <w:pPr>
        <w:pStyle w:val="PlantUML"/>
      </w:pPr>
      <w:r>
        <w:t>skin rose</w:t>
      </w:r>
    </w:p>
    <w:p w14:paraId="09958885" w14:textId="77777777" w:rsidR="00ED3BB7" w:rsidRDefault="00ED3BB7" w:rsidP="00ED3BB7">
      <w:pPr>
        <w:pStyle w:val="PlantUML"/>
      </w:pPr>
      <w:r>
        <w:t>skinparam ClassStereotypeFontStyle normal</w:t>
      </w:r>
    </w:p>
    <w:p w14:paraId="48A300CD" w14:textId="77777777" w:rsidR="00ED3BB7" w:rsidRDefault="00ED3BB7" w:rsidP="00ED3BB7">
      <w:pPr>
        <w:pStyle w:val="PlantUML"/>
      </w:pPr>
      <w:r>
        <w:lastRenderedPageBreak/>
        <w:t>skinparam style strictuml</w:t>
      </w:r>
    </w:p>
    <w:p w14:paraId="306291F0" w14:textId="77777777" w:rsidR="00ED3BB7" w:rsidRDefault="00ED3BB7" w:rsidP="00ED3BB7">
      <w:pPr>
        <w:pStyle w:val="PlantUML"/>
      </w:pPr>
      <w:r>
        <w:t xml:space="preserve">hide members </w:t>
      </w:r>
    </w:p>
    <w:p w14:paraId="50857961" w14:textId="77777777" w:rsidR="00ED3BB7" w:rsidRDefault="00ED3BB7" w:rsidP="00ED3BB7">
      <w:pPr>
        <w:pStyle w:val="PlantUML"/>
      </w:pPr>
    </w:p>
    <w:p w14:paraId="2B8E6C3C" w14:textId="77777777" w:rsidR="00ED3BB7" w:rsidRDefault="00ED3BB7" w:rsidP="00ED3BB7">
      <w:pPr>
        <w:pStyle w:val="PlantUML"/>
      </w:pPr>
      <w:r>
        <w:t>Abstract Class Top</w:t>
      </w:r>
    </w:p>
    <w:p w14:paraId="11DB0627" w14:textId="77777777" w:rsidR="00ED3BB7" w:rsidRDefault="00ED3BB7" w:rsidP="00ED3BB7">
      <w:pPr>
        <w:pStyle w:val="PlantUML"/>
      </w:pPr>
    </w:p>
    <w:p w14:paraId="1A87BD2B" w14:textId="77777777" w:rsidR="00ED3BB7" w:rsidRDefault="00ED3BB7" w:rsidP="00ED3BB7">
      <w:pPr>
        <w:pStyle w:val="PlantUML"/>
      </w:pPr>
      <w:r>
        <w:t>Top &lt;|-- AlarmList</w:t>
      </w:r>
    </w:p>
    <w:p w14:paraId="6470DA88" w14:textId="77777777" w:rsidR="00ED3BB7" w:rsidRDefault="00ED3BB7" w:rsidP="00ED3BB7">
      <w:pPr>
        <w:pStyle w:val="PlantUML"/>
      </w:pPr>
      <w:r>
        <w:t>Top &lt;|-- AlarmSubscription</w:t>
      </w:r>
    </w:p>
    <w:p w14:paraId="587C9149" w14:textId="77777777" w:rsidR="00ED3BB7" w:rsidRDefault="00ED3BB7" w:rsidP="00ED3BB7">
      <w:pPr>
        <w:pStyle w:val="PlantUML"/>
        <w:rPr>
          <w:szCs w:val="24"/>
        </w:rPr>
      </w:pPr>
      <w:r>
        <w:t>Top &lt;|-- LogQuery</w:t>
      </w:r>
    </w:p>
    <w:p w14:paraId="3DDE7D5A" w14:textId="77777777" w:rsidR="00ED3BB7" w:rsidRDefault="00ED3BB7" w:rsidP="00ED3BB7">
      <w:pPr>
        <w:pStyle w:val="PlantUML"/>
      </w:pPr>
    </w:p>
    <w:p w14:paraId="1B7BCBC0" w14:textId="77777777" w:rsidR="00ED3BB7" w:rsidRDefault="00ED3BB7" w:rsidP="00ED3BB7">
      <w:pPr>
        <w:pStyle w:val="PlantUML"/>
      </w:pPr>
      <w:r>
        <w:t>@enduml</w:t>
      </w:r>
    </w:p>
    <w:p w14:paraId="7744475C" w14:textId="77777777" w:rsidR="00ED3BB7" w:rsidRDefault="00ED3BB7" w:rsidP="00ED3BB7">
      <w:pPr>
        <w:pStyle w:val="PlantUMLImg"/>
      </w:pPr>
      <w:r>
        <w:drawing>
          <wp:inline distT="0" distB="0" distL="0" distR="0" wp14:anchorId="319241F7" wp14:editId="52F96CA2">
            <wp:extent cx="2952750" cy="1219200"/>
            <wp:effectExtent l="0" t="0" r="0" b="0"/>
            <wp:docPr id="648246061"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8246061" name="Picture 2" descr="Generated by PlantUML"/>
                    <pic:cNvPicPr/>
                  </pic:nvPicPr>
                  <pic:blipFill>
                    <a:blip r:embed="rId29">
                      <a:extLst>
                        <a:ext uri="{28A0092B-C50C-407E-A947-70E740481C1C}">
                          <a14:useLocalDpi xmlns:a14="http://schemas.microsoft.com/office/drawing/2010/main" val="0"/>
                        </a:ext>
                      </a:extLst>
                    </a:blip>
                    <a:stretch>
                      <a:fillRect/>
                    </a:stretch>
                  </pic:blipFill>
                  <pic:spPr>
                    <a:xfrm>
                      <a:off x="0" y="0"/>
                      <a:ext cx="2952750" cy="1219200"/>
                    </a:xfrm>
                    <a:prstGeom prst="rect">
                      <a:avLst/>
                    </a:prstGeom>
                  </pic:spPr>
                </pic:pic>
              </a:graphicData>
            </a:graphic>
          </wp:inline>
        </w:drawing>
      </w:r>
    </w:p>
    <w:p w14:paraId="1172809F" w14:textId="77777777" w:rsidR="00ED3BB7" w:rsidRDefault="00ED3BB7" w:rsidP="00ED3BB7">
      <w:pPr>
        <w:pStyle w:val="TF"/>
      </w:pPr>
      <w:bookmarkStart w:id="155" w:name="_Toc193779723"/>
      <w:bookmarkStart w:id="156" w:name="_Toc202768308"/>
      <w:r>
        <w:t>Figure 4.2.1.3.2.2-1 O2ims Alarm Inheritance</w:t>
      </w:r>
      <w:bookmarkEnd w:id="155"/>
      <w:bookmarkEnd w:id="156"/>
    </w:p>
    <w:p w14:paraId="70BD1253" w14:textId="77777777" w:rsidR="00ED3BB7" w:rsidRDefault="00ED3BB7" w:rsidP="00ED3BB7">
      <w:r>
        <w:t>Figure 4.2.1.3.2.2-2 depicts the inheritance relationships of Performance.</w:t>
      </w:r>
    </w:p>
    <w:p w14:paraId="2074EDB2" w14:textId="77777777" w:rsidR="00ED3BB7" w:rsidRDefault="00ED3BB7" w:rsidP="00ED3BB7">
      <w:pPr>
        <w:pStyle w:val="PlantUML"/>
      </w:pPr>
      <w:r>
        <w:t>@startuml</w:t>
      </w:r>
    </w:p>
    <w:p w14:paraId="40CF7CBD" w14:textId="77777777" w:rsidR="00ED3BB7" w:rsidRDefault="00ED3BB7" w:rsidP="00ED3BB7">
      <w:pPr>
        <w:pStyle w:val="PlantUML"/>
      </w:pPr>
      <w:r>
        <w:t>skin rose</w:t>
      </w:r>
    </w:p>
    <w:p w14:paraId="72F1258A" w14:textId="77777777" w:rsidR="00ED3BB7" w:rsidRDefault="00ED3BB7" w:rsidP="00ED3BB7">
      <w:pPr>
        <w:pStyle w:val="PlantUML"/>
      </w:pPr>
      <w:r>
        <w:t>skinparam ClassStereotypeFontStyle normal</w:t>
      </w:r>
    </w:p>
    <w:p w14:paraId="283A18E5" w14:textId="77777777" w:rsidR="00ED3BB7" w:rsidRDefault="00ED3BB7" w:rsidP="00ED3BB7">
      <w:pPr>
        <w:pStyle w:val="PlantUML"/>
      </w:pPr>
      <w:r>
        <w:t>skinparam style strictuml</w:t>
      </w:r>
    </w:p>
    <w:p w14:paraId="57D9C31C" w14:textId="77777777" w:rsidR="00ED3BB7" w:rsidRDefault="00ED3BB7" w:rsidP="00ED3BB7">
      <w:pPr>
        <w:pStyle w:val="PlantUML"/>
      </w:pPr>
      <w:r>
        <w:t xml:space="preserve">hide members </w:t>
      </w:r>
    </w:p>
    <w:p w14:paraId="581EF2AB" w14:textId="77777777" w:rsidR="00ED3BB7" w:rsidRDefault="00ED3BB7" w:rsidP="00ED3BB7">
      <w:pPr>
        <w:pStyle w:val="PlantUML"/>
      </w:pPr>
    </w:p>
    <w:p w14:paraId="365080BC" w14:textId="77777777" w:rsidR="00ED3BB7" w:rsidRDefault="00ED3BB7" w:rsidP="00ED3BB7">
      <w:pPr>
        <w:pStyle w:val="PlantUML"/>
      </w:pPr>
      <w:r>
        <w:t>Abstract Class Top</w:t>
      </w:r>
    </w:p>
    <w:p w14:paraId="49677461" w14:textId="77777777" w:rsidR="00ED3BB7" w:rsidRDefault="00ED3BB7" w:rsidP="00ED3BB7">
      <w:pPr>
        <w:pStyle w:val="PlantUML"/>
      </w:pPr>
    </w:p>
    <w:p w14:paraId="20E87D0A" w14:textId="77777777" w:rsidR="00ED3BB7" w:rsidRDefault="00ED3BB7" w:rsidP="00ED3BB7">
      <w:pPr>
        <w:pStyle w:val="PlantUML"/>
      </w:pPr>
      <w:r>
        <w:t>Top &lt;|-r- PerformanceMeasurementStore</w:t>
      </w:r>
    </w:p>
    <w:p w14:paraId="1211AD45" w14:textId="77777777" w:rsidR="00ED3BB7" w:rsidRDefault="00ED3BB7" w:rsidP="00ED3BB7">
      <w:pPr>
        <w:pStyle w:val="PlantUML"/>
      </w:pPr>
      <w:r>
        <w:t>Top &lt;|-l- PerformanceMeasurementJob</w:t>
      </w:r>
    </w:p>
    <w:p w14:paraId="4B30F23A" w14:textId="77777777" w:rsidR="00ED3BB7" w:rsidRDefault="00ED3BB7" w:rsidP="00ED3BB7">
      <w:pPr>
        <w:pStyle w:val="PlantUML"/>
      </w:pPr>
      <w:r>
        <w:t>Top &lt;|-u- PerformanceMeasurementJobChangeSubscription</w:t>
      </w:r>
    </w:p>
    <w:p w14:paraId="2FC983D2" w14:textId="77777777" w:rsidR="00ED3BB7" w:rsidRDefault="00ED3BB7" w:rsidP="00ED3BB7">
      <w:pPr>
        <w:pStyle w:val="PlantUML"/>
      </w:pPr>
      <w:r>
        <w:t>Top &lt;|-d- PerformanceSubscription</w:t>
      </w:r>
    </w:p>
    <w:p w14:paraId="60D2E694" w14:textId="77777777" w:rsidR="00ED3BB7" w:rsidRDefault="00ED3BB7" w:rsidP="00ED3BB7">
      <w:pPr>
        <w:pStyle w:val="PlantUML"/>
      </w:pPr>
    </w:p>
    <w:p w14:paraId="15E4AD0F" w14:textId="77777777" w:rsidR="00ED3BB7" w:rsidRDefault="00ED3BB7" w:rsidP="00ED3BB7">
      <w:pPr>
        <w:pStyle w:val="PlantUML"/>
      </w:pPr>
      <w:r>
        <w:t>@enduml</w:t>
      </w:r>
    </w:p>
    <w:p w14:paraId="00CFE481" w14:textId="77777777" w:rsidR="00ED3BB7" w:rsidRDefault="00ED3BB7" w:rsidP="00ED3BB7">
      <w:pPr>
        <w:pStyle w:val="PlantUMLImg"/>
      </w:pPr>
      <w:r>
        <w:drawing>
          <wp:inline distT="0" distB="0" distL="0" distR="0" wp14:anchorId="45C95CC4" wp14:editId="58F8A3D8">
            <wp:extent cx="4457700" cy="2028825"/>
            <wp:effectExtent l="0" t="0" r="0" b="9525"/>
            <wp:docPr id="2121471069" name="Picture 1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1471069" name="Picture 12" descr="Generated by PlantUML"/>
                    <pic:cNvPicPr/>
                  </pic:nvPicPr>
                  <pic:blipFill>
                    <a:blip r:embed="rId30">
                      <a:extLst>
                        <a:ext uri="{28A0092B-C50C-407E-A947-70E740481C1C}">
                          <a14:useLocalDpi xmlns:a14="http://schemas.microsoft.com/office/drawing/2010/main" val="0"/>
                        </a:ext>
                      </a:extLst>
                    </a:blip>
                    <a:stretch>
                      <a:fillRect/>
                    </a:stretch>
                  </pic:blipFill>
                  <pic:spPr>
                    <a:xfrm>
                      <a:off x="0" y="0"/>
                      <a:ext cx="4457700" cy="2028825"/>
                    </a:xfrm>
                    <a:prstGeom prst="rect">
                      <a:avLst/>
                    </a:prstGeom>
                  </pic:spPr>
                </pic:pic>
              </a:graphicData>
            </a:graphic>
          </wp:inline>
        </w:drawing>
      </w:r>
    </w:p>
    <w:p w14:paraId="427DEA5A" w14:textId="77777777" w:rsidR="00ED3BB7" w:rsidRDefault="00ED3BB7" w:rsidP="00ED3BB7">
      <w:pPr>
        <w:pStyle w:val="TF"/>
      </w:pPr>
      <w:bookmarkStart w:id="157" w:name="_Toc193779724"/>
      <w:bookmarkStart w:id="158" w:name="_Toc202768309"/>
      <w:r>
        <w:t>Figure 4.2.1.3.2.2-1 O2ims Performance Inheritance</w:t>
      </w:r>
      <w:bookmarkEnd w:id="157"/>
      <w:bookmarkEnd w:id="158"/>
    </w:p>
    <w:p w14:paraId="73944F17" w14:textId="77777777" w:rsidR="00ED3BB7" w:rsidRDefault="00ED3BB7" w:rsidP="00ED3BB7">
      <w:pPr>
        <w:pStyle w:val="Heading4"/>
      </w:pPr>
      <w:r>
        <w:t>4.2.1.4</w:t>
      </w:r>
      <w:r>
        <w:tab/>
        <w:t>Class Definitions</w:t>
      </w:r>
    </w:p>
    <w:p w14:paraId="1BAB2D34" w14:textId="77777777" w:rsidR="00ED3BB7" w:rsidRDefault="00ED3BB7" w:rsidP="00ED3BB7">
      <w:pPr>
        <w:pStyle w:val="Heading5"/>
      </w:pPr>
      <w:r>
        <w:t>4.2.1.4.1</w:t>
      </w:r>
      <w:r>
        <w:tab/>
      </w:r>
      <w:proofErr w:type="spellStart"/>
      <w:r>
        <w:t>OCloud</w:t>
      </w:r>
      <w:proofErr w:type="spellEnd"/>
    </w:p>
    <w:p w14:paraId="10F1E382" w14:textId="77777777" w:rsidR="00ED3BB7" w:rsidRDefault="00ED3BB7" w:rsidP="00ED3BB7">
      <w:pPr>
        <w:pStyle w:val="Heading6"/>
      </w:pPr>
      <w:r>
        <w:t>4.2.1.4.1.1</w:t>
      </w:r>
      <w:r>
        <w:tab/>
        <w:t>Definition</w:t>
      </w:r>
    </w:p>
    <w:p w14:paraId="2AB1ADDF" w14:textId="77777777" w:rsidR="00ED3BB7" w:rsidRDefault="00ED3BB7" w:rsidP="00ED3BB7">
      <w:r>
        <w:t xml:space="preserve">The </w:t>
      </w:r>
      <w:proofErr w:type="spellStart"/>
      <w:r>
        <w:t>OCloud</w:t>
      </w:r>
      <w:proofErr w:type="spellEnd"/>
      <w:r>
        <w:t xml:space="preserve"> represents an instance of an O-Cloud. For more information about O-Cloud, refer to the "O-RAN O2 General Aspects and Principles Specification", clause 3.1 [i.2].</w:t>
      </w:r>
    </w:p>
    <w:p w14:paraId="7D680DF6" w14:textId="77777777" w:rsidR="00ED3BB7" w:rsidRPr="00EA0DC7" w:rsidRDefault="00ED3BB7" w:rsidP="00ED3BB7">
      <w:pPr>
        <w:pStyle w:val="Heading6"/>
      </w:pPr>
      <w:r>
        <w:lastRenderedPageBreak/>
        <w:t>4.2.1.4.1.2</w:t>
      </w:r>
      <w:r>
        <w:tab/>
        <w:t>Attributes</w:t>
      </w:r>
    </w:p>
    <w:p w14:paraId="1BECA149" w14:textId="77777777" w:rsidR="00ED3BB7" w:rsidRPr="009542A4" w:rsidRDefault="00ED3BB7" w:rsidP="00ED3BB7">
      <w:pPr>
        <w:pStyle w:val="TH"/>
      </w:pPr>
      <w:bookmarkStart w:id="159" w:name="_Toc161722106"/>
      <w:bookmarkStart w:id="160" w:name="_Toc193779741"/>
      <w:bookmarkStart w:id="161" w:name="_Toc202768192"/>
      <w:r>
        <w:t>Table 4.2.1.4.1</w:t>
      </w:r>
      <w:r w:rsidRPr="00DC7C61">
        <w:t>.2</w:t>
      </w:r>
      <w:r>
        <w:t>-</w:t>
      </w:r>
      <w:r w:rsidRPr="00DC7C61">
        <w:t xml:space="preserve">1 Attributes Properties for </w:t>
      </w:r>
      <w:proofErr w:type="spellStart"/>
      <w:r w:rsidRPr="00DC7C61">
        <w:t>OCloud</w:t>
      </w:r>
      <w:bookmarkEnd w:id="159"/>
      <w:bookmarkEnd w:id="160"/>
      <w:bookmarkEnd w:id="161"/>
      <w:proofErr w:type="spellEnd"/>
    </w:p>
    <w:tbl>
      <w:tblPr>
        <w:tblW w:w="85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90"/>
        <w:gridCol w:w="2793"/>
        <w:gridCol w:w="3872"/>
      </w:tblGrid>
      <w:tr w:rsidR="00ED3BB7" w14:paraId="22C0E811" w14:textId="77777777" w:rsidTr="00775EDC">
        <w:trPr>
          <w:cantSplit/>
          <w:tblHeader/>
        </w:trPr>
        <w:tc>
          <w:tcPr>
            <w:tcW w:w="1890" w:type="dxa"/>
            <w:tcBorders>
              <w:top w:val="single" w:sz="4" w:space="0" w:color="auto"/>
              <w:left w:val="single" w:sz="4" w:space="0" w:color="auto"/>
              <w:bottom w:val="single" w:sz="4" w:space="0" w:color="auto"/>
              <w:right w:val="single" w:sz="4" w:space="0" w:color="auto"/>
            </w:tcBorders>
            <w:shd w:val="clear" w:color="auto" w:fill="C0C0C0"/>
            <w:hideMark/>
          </w:tcPr>
          <w:p w14:paraId="5FF43E5E"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3809759D"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DF1DD3A" w14:textId="77777777" w:rsidR="00ED3BB7" w:rsidRPr="00944B63" w:rsidRDefault="00ED3BB7" w:rsidP="00775EDC">
            <w:pPr>
              <w:widowControl w:val="0"/>
              <w:spacing w:after="0" w:line="254" w:lineRule="auto"/>
              <w:jc w:val="center"/>
              <w:rPr>
                <w:rFonts w:ascii="Arial" w:hAnsi="Arial" w:cs="Arial"/>
                <w:b/>
                <w:sz w:val="18"/>
                <w:szCs w:val="18"/>
              </w:rPr>
            </w:pPr>
            <w:r w:rsidRPr="00944B63">
              <w:rPr>
                <w:rFonts w:ascii="Arial" w:hAnsi="Arial" w:cs="Arial"/>
                <w:b/>
                <w:sz w:val="18"/>
                <w:szCs w:val="18"/>
              </w:rPr>
              <w:t>Properties</w:t>
            </w:r>
          </w:p>
        </w:tc>
      </w:tr>
      <w:tr w:rsidR="00ED3BB7" w14:paraId="69091C20"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5D93A087"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oCloudId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382386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5BAADB2"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O-Cloud instance. Internally generated within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5A65D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A518D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5AFF38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A1F2A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8BB19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CD101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92CE721" w14:textId="5C56627D" w:rsidR="00ED3BB7" w:rsidDel="0044123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2" w:author="Author"/>
              </w:rPr>
            </w:pPr>
            <w:del w:id="163" w:author="Author">
              <w:r w:rsidDel="00441239">
                <w:delText>nullable:</w:delText>
              </w:r>
              <w:r w:rsidDel="00441239">
                <w:tab/>
                <w:delText>False</w:delText>
              </w:r>
            </w:del>
          </w:p>
          <w:p w14:paraId="0AABC13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7A2142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06B82465"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1D88F9ED"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globalCloudId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AE8CE1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0363B44"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O-Cloud instance assigned by the SMO. This identifier is globally unique across O-Cloud instances known to the SMO. This value was provided by the SMO at cloud genesis and is stored in the O-Cloud IMS Inventory.</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B8C78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6F47D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C7065B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EFB60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0CA441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478B3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57C1F85" w14:textId="057E1E8F" w:rsidR="00ED3BB7" w:rsidDel="002C42C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4" w:author="Author"/>
              </w:rPr>
            </w:pPr>
            <w:del w:id="165" w:author="Author">
              <w:r w:rsidDel="002C42C9">
                <w:delText>nullable:</w:delText>
              </w:r>
              <w:r w:rsidDel="002C42C9">
                <w:tab/>
                <w:delText>False</w:delText>
              </w:r>
            </w:del>
          </w:p>
          <w:p w14:paraId="35D236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5C74C50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8219C43"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6158F1A9"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name</w:t>
            </w:r>
          </w:p>
        </w:tc>
        <w:tc>
          <w:tcPr>
            <w:tcW w:w="2793" w:type="dxa"/>
            <w:tcBorders>
              <w:top w:val="single" w:sz="4" w:space="0" w:color="auto"/>
              <w:left w:val="single" w:sz="4" w:space="0" w:color="auto"/>
              <w:bottom w:val="single" w:sz="4" w:space="0" w:color="auto"/>
              <w:right w:val="single" w:sz="4" w:space="0" w:color="auto"/>
            </w:tcBorders>
            <w:hideMark/>
          </w:tcPr>
          <w:p w14:paraId="2C3BB85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A1C84B5" w14:textId="77777777" w:rsidR="00ED3BB7" w:rsidRPr="00DF6E62"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name of the O-Cloud as identified by the SMO at cloud genesis.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31BBAB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9D6E9B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4D075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C36FCE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1490AC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D3811C3" w14:textId="471BEAA4" w:rsidR="00ED3BB7" w:rsidDel="002C42C9" w:rsidRDefault="00ED3BB7" w:rsidP="002C42C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6" w:author="Author"/>
              </w:rPr>
            </w:pPr>
            <w:del w:id="167" w:author="Author">
              <w:r w:rsidDel="002C42C9">
                <w:delText>nullable:</w:delText>
              </w:r>
              <w:r w:rsidDel="002C42C9">
                <w:tab/>
                <w:delText>False</w:delText>
              </w:r>
            </w:del>
          </w:p>
          <w:p w14:paraId="3B0E2155"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168"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11AB0B1E"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2C747CC6"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description</w:t>
            </w:r>
          </w:p>
        </w:tc>
        <w:tc>
          <w:tcPr>
            <w:tcW w:w="2793" w:type="dxa"/>
            <w:tcBorders>
              <w:top w:val="single" w:sz="4" w:space="0" w:color="auto"/>
              <w:left w:val="single" w:sz="4" w:space="0" w:color="auto"/>
              <w:bottom w:val="single" w:sz="4" w:space="0" w:color="auto"/>
              <w:right w:val="single" w:sz="4" w:space="0" w:color="auto"/>
            </w:tcBorders>
            <w:hideMark/>
          </w:tcPr>
          <w:p w14:paraId="0BE387E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2E0954F"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O-Cloud as provided by the SMO at cloud genesis.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CCCD7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986A1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CF586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24214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7C22401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901C3B7" w14:textId="72FABA87" w:rsidR="00ED3BB7" w:rsidDel="002C42C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9" w:author="Author"/>
              </w:rPr>
            </w:pPr>
            <w:del w:id="170" w:author="Author">
              <w:r w:rsidDel="002C42C9">
                <w:delText>nullable:</w:delText>
              </w:r>
              <w:r w:rsidDel="002C42C9">
                <w:tab/>
                <w:delText>False</w:delText>
              </w:r>
            </w:del>
          </w:p>
          <w:p w14:paraId="63BE2C01" w14:textId="77777777" w:rsidR="00ED3BB7" w:rsidRDefault="00ED3BB7" w:rsidP="002C42C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AF01BE9"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69D62ED3"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infrastructureManagementServicesEndPoint</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8CF45F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2BB20F8"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URI root to all services provided by the O2ims interface. Inventory is one of these services.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EC8B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0B3A3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69548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7FD35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7F04C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8BE9CE0" w14:textId="50E0373A" w:rsidR="00ED3BB7" w:rsidDel="002C42C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71" w:author="Author"/>
              </w:rPr>
            </w:pPr>
            <w:del w:id="172" w:author="Author">
              <w:r w:rsidDel="002C42C9">
                <w:delText>nullable:</w:delText>
              </w:r>
              <w:r w:rsidDel="002C42C9">
                <w:tab/>
                <w:delText>False</w:delText>
              </w:r>
            </w:del>
          </w:p>
          <w:p w14:paraId="53951FC1" w14:textId="77777777" w:rsidR="00ED3BB7" w:rsidRDefault="00ED3BB7" w:rsidP="002C42C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448F71C6"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086B8999"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resourceTypes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08A5EC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7634BAA"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Resource types.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75AA24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2B0F8E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ED00F2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EE21A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33160B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858A819" w14:textId="4110AD71" w:rsidR="00ED3BB7" w:rsidDel="002C42C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73" w:author="Author"/>
              </w:rPr>
            </w:pPr>
            <w:del w:id="174" w:author="Author">
              <w:r w:rsidDel="002C42C9">
                <w:delText>n</w:delText>
              </w:r>
              <w:r w:rsidRPr="00F137AA" w:rsidDel="002C42C9">
                <w:delText>ullable</w:delText>
              </w:r>
              <w:r w:rsidDel="002C42C9">
                <w:delText>:</w:delText>
              </w:r>
              <w:r w:rsidRPr="00F137AA" w:rsidDel="002C42C9">
                <w:tab/>
              </w:r>
              <w:r w:rsidDel="002C42C9">
                <w:delText>False</w:delText>
              </w:r>
            </w:del>
          </w:p>
          <w:p w14:paraId="3C35897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6CE797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0BBAAA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327B0B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ResourceType</w:t>
            </w:r>
          </w:p>
          <w:p w14:paraId="74B450D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E8DD821" w14:textId="77777777" w:rsidTr="00775EDC">
        <w:tc>
          <w:tcPr>
            <w:tcW w:w="1889" w:type="dxa"/>
            <w:tcBorders>
              <w:top w:val="single" w:sz="4" w:space="0" w:color="auto"/>
              <w:left w:val="single" w:sz="4" w:space="0" w:color="auto"/>
              <w:bottom w:val="single" w:sz="4" w:space="0" w:color="auto"/>
              <w:right w:val="single" w:sz="4" w:space="0" w:color="auto"/>
            </w:tcBorders>
          </w:tcPr>
          <w:p w14:paraId="4E0C8F06" w14:textId="77777777" w:rsidR="00ED3BB7" w:rsidRPr="00DF6E62" w:rsidRDefault="00ED3BB7" w:rsidP="00775EDC">
            <w:pPr>
              <w:widowControl w:val="0"/>
              <w:spacing w:after="0" w:line="252" w:lineRule="auto"/>
              <w:rPr>
                <w:rFonts w:ascii="Arial" w:eastAsia="Yu Mincho" w:hAnsi="Arial" w:cs="Arial"/>
                <w:sz w:val="18"/>
                <w:szCs w:val="18"/>
              </w:rPr>
            </w:pPr>
            <w:r w:rsidRPr="00DF6E62">
              <w:rPr>
                <w:rFonts w:ascii="Arial" w:hAnsi="Arial" w:cs="Arial"/>
                <w:sz w:val="18"/>
                <w:szCs w:val="18"/>
              </w:rPr>
              <w:t>locations</w:t>
            </w:r>
          </w:p>
          <w:p w14:paraId="52D7A7B4" w14:textId="77777777" w:rsidR="00ED3BB7" w:rsidRPr="00DF6E62" w:rsidRDefault="00ED3BB7" w:rsidP="00775EDC">
            <w:pPr>
              <w:widowControl w:val="0"/>
              <w:spacing w:after="0" w:line="252" w:lineRule="auto"/>
              <w:rPr>
                <w:rFonts w:ascii="Arial" w:hAnsi="Arial" w:cs="Arial"/>
                <w:sz w:val="18"/>
                <w:szCs w:val="18"/>
              </w:rPr>
            </w:pPr>
          </w:p>
        </w:tc>
        <w:tc>
          <w:tcPr>
            <w:tcW w:w="2791" w:type="dxa"/>
            <w:tcBorders>
              <w:top w:val="single" w:sz="4" w:space="0" w:color="auto"/>
              <w:left w:val="single" w:sz="4" w:space="0" w:color="auto"/>
              <w:bottom w:val="single" w:sz="4" w:space="0" w:color="auto"/>
              <w:right w:val="single" w:sz="4" w:space="0" w:color="auto"/>
            </w:tcBorders>
            <w:hideMark/>
          </w:tcPr>
          <w:p w14:paraId="36498C0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E8D574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locations where O-Cloud Sites are deployed or can be deployed. </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F5B54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left" w:pos="2775"/>
              </w:tabs>
              <w:ind w:left="2674" w:hanging="2610"/>
            </w:pPr>
            <w:r>
              <w:tab/>
            </w:r>
          </w:p>
          <w:p w14:paraId="7DB570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498E5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8B33C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F2448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DF670FC" w14:textId="75112324" w:rsidR="00ED3BB7" w:rsidDel="004523FC"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75" w:author="Author"/>
              </w:rPr>
            </w:pPr>
            <w:del w:id="176" w:author="Author">
              <w:r w:rsidDel="004523FC">
                <w:delText>nullable:</w:delText>
              </w:r>
              <w:r w:rsidDel="004523FC">
                <w:tab/>
                <w:delText>False</w:delText>
              </w:r>
            </w:del>
          </w:p>
          <w:p w14:paraId="22596A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5B58CE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78F04E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5EFF5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Location</w:t>
            </w:r>
          </w:p>
          <w:p w14:paraId="51A694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left" w:pos="2775"/>
              </w:tabs>
              <w:ind w:left="2674" w:hanging="2610"/>
            </w:pPr>
          </w:p>
        </w:tc>
      </w:tr>
      <w:tr w:rsidR="00ED3BB7" w14:paraId="3990A378" w14:textId="77777777" w:rsidTr="00775EDC">
        <w:tc>
          <w:tcPr>
            <w:tcW w:w="1890" w:type="dxa"/>
            <w:tcBorders>
              <w:top w:val="single" w:sz="4" w:space="0" w:color="auto"/>
              <w:left w:val="single" w:sz="4" w:space="0" w:color="auto"/>
              <w:bottom w:val="single" w:sz="4" w:space="0" w:color="auto"/>
              <w:right w:val="single" w:sz="4" w:space="0" w:color="auto"/>
            </w:tcBorders>
          </w:tcPr>
          <w:p w14:paraId="22A96CE4"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oCloudSites</w:t>
            </w:r>
            <w:proofErr w:type="spellEnd"/>
          </w:p>
        </w:tc>
        <w:tc>
          <w:tcPr>
            <w:tcW w:w="2793" w:type="dxa"/>
            <w:tcBorders>
              <w:top w:val="single" w:sz="4" w:space="0" w:color="auto"/>
              <w:left w:val="single" w:sz="4" w:space="0" w:color="auto"/>
              <w:bottom w:val="single" w:sz="4" w:space="0" w:color="auto"/>
              <w:right w:val="single" w:sz="4" w:space="0" w:color="auto"/>
            </w:tcBorders>
          </w:tcPr>
          <w:p w14:paraId="58C326E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1B7DE4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O-Cloud Sites that are known by the IMS </w:t>
            </w:r>
            <w:r w:rsidRPr="00F34FA5">
              <w:rPr>
                <w:rFonts w:ascii="Arial" w:hAnsi="Arial" w:cs="Arial"/>
                <w:sz w:val="18"/>
                <w:szCs w:val="18"/>
              </w:rPr>
              <w:lastRenderedPageBreak/>
              <w:t>and need to be exposed to the SMO for Homing.</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5D747C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p>
          <w:p w14:paraId="7EE8512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17F80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36C7F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7466F3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C9F4CC7" w14:textId="2BD1C8B9" w:rsidR="00ED3BB7" w:rsidDel="004523FC"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77" w:author="Author"/>
              </w:rPr>
            </w:pPr>
            <w:del w:id="178" w:author="Author">
              <w:r w:rsidDel="004523FC">
                <w:lastRenderedPageBreak/>
                <w:delText>nullable:</w:delText>
              </w:r>
              <w:r w:rsidDel="004523FC">
                <w:tab/>
                <w:delText>False</w:delText>
              </w:r>
            </w:del>
          </w:p>
          <w:p w14:paraId="76513D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5BC63D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475034A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B00F8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OCloudSite</w:t>
            </w:r>
          </w:p>
          <w:p w14:paraId="1F41C7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p>
        </w:tc>
      </w:tr>
      <w:tr w:rsidR="00ED3BB7" w14:paraId="215B02E4"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7CDBFE1E"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lastRenderedPageBreak/>
              <w:t>deploymentManagers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EB0C8B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F1041FB"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Deployment managers.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DC03AE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42A0D8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FAD20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FC7BCB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CA052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D8A39BE" w14:textId="524A60F2" w:rsidR="00ED3BB7" w:rsidDel="004523FC"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79" w:author="Author"/>
              </w:rPr>
            </w:pPr>
            <w:del w:id="180" w:author="Author">
              <w:r w:rsidDel="004523FC">
                <w:delText>n</w:delText>
              </w:r>
              <w:r w:rsidRPr="00F137AA" w:rsidDel="004523FC">
                <w:delText>ullable</w:delText>
              </w:r>
              <w:r w:rsidDel="004523FC">
                <w:delText>:</w:delText>
              </w:r>
              <w:r w:rsidRPr="00F137AA" w:rsidDel="004523FC">
                <w:tab/>
              </w:r>
              <w:r w:rsidDel="004523FC">
                <w:delText>False</w:delText>
              </w:r>
            </w:del>
          </w:p>
          <w:p w14:paraId="7AD5F2C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CD0BF4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6F47A73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2AE5E1E3"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DeploymentManager</w:t>
            </w:r>
          </w:p>
          <w:p w14:paraId="501788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1D3B1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DD4965C"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3B8AA09F"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smoRegistrationService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040CBA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0D1A1FA"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IP address endpoint or the URL of the SMO.</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53FEBA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603F6A5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BDF3FD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EA099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21AB8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61C010A" w14:textId="23DF6D31" w:rsidR="00ED3BB7" w:rsidDel="004523FC"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81" w:author="Author"/>
              </w:rPr>
            </w:pPr>
            <w:del w:id="182" w:author="Author">
              <w:r w:rsidDel="004523FC">
                <w:delText>nullable:</w:delText>
              </w:r>
              <w:r w:rsidDel="004523FC">
                <w:tab/>
                <w:delText>False</w:delText>
              </w:r>
            </w:del>
          </w:p>
          <w:p w14:paraId="3B60AB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p w14:paraId="06A164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899C2D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125739D" w14:textId="77777777" w:rsidTr="00775EDC">
        <w:tc>
          <w:tcPr>
            <w:tcW w:w="1890" w:type="dxa"/>
            <w:tcBorders>
              <w:top w:val="single" w:sz="4" w:space="0" w:color="auto"/>
              <w:left w:val="single" w:sz="4" w:space="0" w:color="auto"/>
              <w:bottom w:val="single" w:sz="4" w:space="0" w:color="auto"/>
              <w:right w:val="single" w:sz="4" w:space="0" w:color="auto"/>
            </w:tcBorders>
          </w:tcPr>
          <w:p w14:paraId="1F9922C3"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extensions</w:t>
            </w:r>
          </w:p>
        </w:tc>
        <w:tc>
          <w:tcPr>
            <w:tcW w:w="2793" w:type="dxa"/>
            <w:tcBorders>
              <w:top w:val="single" w:sz="4" w:space="0" w:color="auto"/>
              <w:left w:val="single" w:sz="4" w:space="0" w:color="auto"/>
              <w:bottom w:val="single" w:sz="4" w:space="0" w:color="auto"/>
              <w:right w:val="single" w:sz="4" w:space="0" w:color="auto"/>
            </w:tcBorders>
          </w:tcPr>
          <w:p w14:paraId="50D7566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01B674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O-Cloud.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6567DF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F2B3E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83" w:author="Author"/>
              </w:rPr>
            </w:pPr>
            <w:r>
              <w:t>x-support-qualifier:</w:t>
            </w:r>
            <w:r>
              <w:tab/>
              <w:t>M</w:t>
            </w:r>
          </w:p>
          <w:p w14:paraId="0E7642EE" w14:textId="40EB9B6C" w:rsidR="001A0845" w:rsidRDefault="008977AD" w:rsidP="008977A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184" w:author="Author">
              <w:r>
                <w:t>x-isAlwaysPresent:</w:t>
              </w:r>
              <w:r>
                <w:tab/>
                <w:t>False</w:t>
              </w:r>
            </w:ins>
          </w:p>
          <w:p w14:paraId="59142E2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63BBAE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C7D17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5F62B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FF053FA" w14:textId="48545FE7" w:rsidR="00ED3BB7" w:rsidDel="001A0845"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85" w:author="Author"/>
              </w:rPr>
            </w:pPr>
            <w:del w:id="186" w:author="Author">
              <w:r w:rsidDel="001A0845">
                <w:delText>n</w:delText>
              </w:r>
              <w:r w:rsidRPr="00F137AA" w:rsidDel="001A0845">
                <w:delText>ullable</w:delText>
              </w:r>
              <w:r w:rsidDel="001A0845">
                <w:delText>:</w:delText>
              </w:r>
              <w:r w:rsidRPr="00F137AA" w:rsidDel="001A0845">
                <w:tab/>
              </w:r>
              <w:r w:rsidDel="001A0845">
                <w:delText>True</w:delText>
              </w:r>
            </w:del>
          </w:p>
          <w:p w14:paraId="61D25C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5E2C2F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601E4B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05423FE5"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5999EC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14D10F60" w14:textId="77777777" w:rsidR="00ED3BB7" w:rsidRDefault="00ED3BB7" w:rsidP="00ED3BB7">
      <w:pPr>
        <w:widowControl w:val="0"/>
      </w:pPr>
    </w:p>
    <w:p w14:paraId="33479857" w14:textId="77777777" w:rsidR="00ED3BB7" w:rsidRDefault="00ED3BB7" w:rsidP="00ED3BB7">
      <w:pPr>
        <w:pStyle w:val="Heading6"/>
      </w:pPr>
      <w:r>
        <w:t>4.2.1.4.1.3</w:t>
      </w:r>
      <w:r>
        <w:tab/>
        <w:t>Attribute constraints</w:t>
      </w:r>
    </w:p>
    <w:p w14:paraId="5CAC0501" w14:textId="77777777" w:rsidR="00ED3BB7" w:rsidRPr="00FE7385" w:rsidRDefault="00ED3BB7" w:rsidP="00ED3BB7">
      <w:pPr>
        <w:rPr>
          <w:i/>
        </w:rPr>
      </w:pPr>
      <w:r w:rsidRPr="004667B5">
        <w:t>None</w:t>
      </w:r>
      <w:r w:rsidRPr="00FE7385">
        <w:rPr>
          <w:i/>
        </w:rPr>
        <w:t>.</w:t>
      </w:r>
    </w:p>
    <w:p w14:paraId="4E48CCD2" w14:textId="77777777" w:rsidR="00ED3BB7" w:rsidRDefault="00ED3BB7" w:rsidP="00ED3BB7">
      <w:pPr>
        <w:pStyle w:val="Heading6"/>
      </w:pPr>
      <w:r>
        <w:t>4.2.1.4.1.4</w:t>
      </w:r>
      <w:r>
        <w:tab/>
      </w:r>
      <w:r>
        <w:tab/>
        <w:t>State diagram</w:t>
      </w:r>
    </w:p>
    <w:p w14:paraId="59E6612A" w14:textId="77777777" w:rsidR="00ED3BB7" w:rsidRPr="00FE7385" w:rsidRDefault="00ED3BB7" w:rsidP="00ED3BB7">
      <w:pPr>
        <w:rPr>
          <w:i/>
        </w:rPr>
      </w:pPr>
      <w:r w:rsidRPr="004667B5">
        <w:t>None</w:t>
      </w:r>
      <w:r w:rsidRPr="00FE7385">
        <w:rPr>
          <w:i/>
        </w:rPr>
        <w:t>.</w:t>
      </w:r>
    </w:p>
    <w:p w14:paraId="762A7008" w14:textId="77777777" w:rsidR="00ED3BB7" w:rsidRDefault="00ED3BB7" w:rsidP="00ED3BB7">
      <w:pPr>
        <w:pStyle w:val="Heading5"/>
      </w:pPr>
      <w:r>
        <w:t>4.2.1.4.2</w:t>
      </w:r>
      <w:r>
        <w:tab/>
      </w:r>
      <w:proofErr w:type="spellStart"/>
      <w:r>
        <w:t>ResourceType</w:t>
      </w:r>
      <w:proofErr w:type="spellEnd"/>
    </w:p>
    <w:p w14:paraId="5518D2B3" w14:textId="77777777" w:rsidR="00ED3BB7" w:rsidRDefault="00ED3BB7" w:rsidP="00ED3BB7">
      <w:pPr>
        <w:pStyle w:val="Heading6"/>
      </w:pPr>
      <w:r>
        <w:t>4.2.1.4.2.1</w:t>
      </w:r>
      <w:r>
        <w:tab/>
        <w:t>Definition</w:t>
      </w:r>
    </w:p>
    <w:p w14:paraId="3457F72B" w14:textId="77777777" w:rsidR="00ED3BB7" w:rsidRDefault="00ED3BB7" w:rsidP="00ED3BB7">
      <w:r>
        <w:t xml:space="preserve">The </w:t>
      </w:r>
      <w:proofErr w:type="spellStart"/>
      <w:r>
        <w:t>ResourceType</w:t>
      </w:r>
      <w:proofErr w:type="spellEnd"/>
      <w:r>
        <w:t xml:space="preserve"> represents a resource type in an O-Cloud.</w:t>
      </w:r>
    </w:p>
    <w:p w14:paraId="2DB1F3CE" w14:textId="77777777" w:rsidR="00ED3BB7" w:rsidRDefault="00ED3BB7" w:rsidP="00ED3BB7">
      <w:r>
        <w:t xml:space="preserve">Resource types provide the categorization of O-Cloud Nodes as described in the O-RAN Cloud Architecture and Deployment Scenarios [i.3] specification. The values for these types are used to build the inventory and enable an authorized consumer to track resource changes over time. </w:t>
      </w:r>
      <w:proofErr w:type="gramStart"/>
      <w:r>
        <w:t>The O</w:t>
      </w:r>
      <w:proofErr w:type="gramEnd"/>
      <w:r>
        <w:t>-Cloud provides a mechanism to discover the resource types with respective operations on resource types.</w:t>
      </w:r>
    </w:p>
    <w:p w14:paraId="1EE2EEBE" w14:textId="77777777" w:rsidR="00ED3BB7" w:rsidRPr="00EA0DC7" w:rsidRDefault="00ED3BB7" w:rsidP="00ED3BB7">
      <w:pPr>
        <w:pStyle w:val="Heading6"/>
      </w:pPr>
      <w:r>
        <w:lastRenderedPageBreak/>
        <w:t>4.2.1.4.2.2</w:t>
      </w:r>
      <w:r>
        <w:tab/>
        <w:t>Attributes</w:t>
      </w:r>
    </w:p>
    <w:p w14:paraId="02EDBEC0" w14:textId="77777777" w:rsidR="00ED3BB7" w:rsidRPr="009542A4" w:rsidRDefault="00ED3BB7" w:rsidP="00ED3BB7">
      <w:pPr>
        <w:pStyle w:val="TH"/>
      </w:pPr>
      <w:bookmarkStart w:id="187" w:name="_Toc161722107"/>
      <w:bookmarkStart w:id="188" w:name="_Toc193779742"/>
      <w:bookmarkStart w:id="189" w:name="_Toc202768193"/>
      <w:r>
        <w:t>Table 4.2.1.4.2.2-</w:t>
      </w:r>
      <w:r w:rsidRPr="00706FD2">
        <w:t xml:space="preserve">1 Attributes Properties for </w:t>
      </w:r>
      <w:proofErr w:type="spellStart"/>
      <w:r w:rsidRPr="00706FD2">
        <w:t>ResourceType</w:t>
      </w:r>
      <w:bookmarkEnd w:id="187"/>
      <w:bookmarkEnd w:id="188"/>
      <w:bookmarkEnd w:id="189"/>
      <w:proofErr w:type="spellEnd"/>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980"/>
        <w:gridCol w:w="3150"/>
        <w:gridCol w:w="3870"/>
      </w:tblGrid>
      <w:tr w:rsidR="00ED3BB7" w14:paraId="7709FB79" w14:textId="77777777" w:rsidTr="00775EDC">
        <w:trPr>
          <w:cantSplit/>
          <w:tblHeader/>
        </w:trPr>
        <w:tc>
          <w:tcPr>
            <w:tcW w:w="1980" w:type="dxa"/>
            <w:tcBorders>
              <w:top w:val="single" w:sz="4" w:space="0" w:color="auto"/>
              <w:left w:val="single" w:sz="4" w:space="0" w:color="auto"/>
              <w:bottom w:val="single" w:sz="4" w:space="0" w:color="auto"/>
              <w:right w:val="single" w:sz="4" w:space="0" w:color="auto"/>
            </w:tcBorders>
            <w:shd w:val="clear" w:color="auto" w:fill="C0C0C0"/>
            <w:hideMark/>
          </w:tcPr>
          <w:p w14:paraId="75BB896A"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3150" w:type="dxa"/>
            <w:tcBorders>
              <w:top w:val="single" w:sz="4" w:space="0" w:color="auto"/>
              <w:left w:val="single" w:sz="4" w:space="0" w:color="auto"/>
              <w:bottom w:val="single" w:sz="4" w:space="0" w:color="auto"/>
              <w:right w:val="single" w:sz="4" w:space="0" w:color="auto"/>
            </w:tcBorders>
            <w:shd w:val="clear" w:color="auto" w:fill="C0C0C0"/>
            <w:hideMark/>
          </w:tcPr>
          <w:p w14:paraId="36939428"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56A79B9F" w14:textId="77777777" w:rsidR="00ED3BB7" w:rsidRPr="00944B63" w:rsidRDefault="00ED3BB7" w:rsidP="00775EDC">
            <w:pPr>
              <w:widowControl w:val="0"/>
              <w:spacing w:after="0" w:line="254" w:lineRule="auto"/>
              <w:jc w:val="center"/>
              <w:rPr>
                <w:rFonts w:ascii="Arial" w:hAnsi="Arial" w:cs="Arial"/>
                <w:b/>
                <w:sz w:val="18"/>
                <w:szCs w:val="18"/>
              </w:rPr>
            </w:pPr>
            <w:r w:rsidRPr="00944B63">
              <w:rPr>
                <w:rFonts w:ascii="Arial" w:hAnsi="Arial" w:cs="Arial"/>
                <w:b/>
                <w:sz w:val="18"/>
                <w:szCs w:val="18"/>
              </w:rPr>
              <w:t>Properties</w:t>
            </w:r>
          </w:p>
        </w:tc>
      </w:tr>
      <w:tr w:rsidR="00ED3BB7" w14:paraId="155B27FB" w14:textId="77777777" w:rsidTr="00775EDC">
        <w:tc>
          <w:tcPr>
            <w:tcW w:w="1980" w:type="dxa"/>
            <w:tcBorders>
              <w:top w:val="single" w:sz="4" w:space="0" w:color="auto"/>
              <w:left w:val="single" w:sz="4" w:space="0" w:color="auto"/>
              <w:bottom w:val="single" w:sz="4" w:space="0" w:color="auto"/>
              <w:right w:val="single" w:sz="4" w:space="0" w:color="auto"/>
            </w:tcBorders>
            <w:hideMark/>
          </w:tcPr>
          <w:p w14:paraId="5501538E"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resourceTypeId</w:t>
            </w:r>
            <w:proofErr w:type="spellEnd"/>
          </w:p>
        </w:tc>
        <w:tc>
          <w:tcPr>
            <w:tcW w:w="3150" w:type="dxa"/>
            <w:tcBorders>
              <w:top w:val="single" w:sz="4" w:space="0" w:color="auto"/>
              <w:left w:val="single" w:sz="4" w:space="0" w:color="auto"/>
              <w:bottom w:val="single" w:sz="4" w:space="0" w:color="auto"/>
              <w:right w:val="single" w:sz="4" w:space="0" w:color="auto"/>
            </w:tcBorders>
            <w:hideMark/>
          </w:tcPr>
          <w:p w14:paraId="2EEF5F8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02FA770"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the resource type. </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F3749C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7164C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D7568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C308D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DA4BA5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38D37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B9912EA" w14:textId="5F18FF4B" w:rsidR="00ED3BB7" w:rsidDel="008977A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90" w:author="Author"/>
              </w:rPr>
            </w:pPr>
            <w:del w:id="191" w:author="Author">
              <w:r w:rsidDel="008977AD">
                <w:delText>nullable:</w:delText>
              </w:r>
              <w:r w:rsidDel="008977AD">
                <w:tab/>
                <w:delText>False</w:delText>
              </w:r>
            </w:del>
          </w:p>
          <w:p w14:paraId="0A7743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1C6CCF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4714420D" w14:textId="77777777" w:rsidTr="00775EDC">
        <w:tc>
          <w:tcPr>
            <w:tcW w:w="1980" w:type="dxa"/>
            <w:tcBorders>
              <w:top w:val="single" w:sz="4" w:space="0" w:color="auto"/>
              <w:left w:val="single" w:sz="4" w:space="0" w:color="auto"/>
              <w:bottom w:val="single" w:sz="4" w:space="0" w:color="auto"/>
              <w:right w:val="single" w:sz="4" w:space="0" w:color="auto"/>
            </w:tcBorders>
          </w:tcPr>
          <w:p w14:paraId="651986D2"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name</w:t>
            </w:r>
          </w:p>
        </w:tc>
        <w:tc>
          <w:tcPr>
            <w:tcW w:w="3150" w:type="dxa"/>
            <w:tcBorders>
              <w:top w:val="single" w:sz="4" w:space="0" w:color="auto"/>
              <w:left w:val="single" w:sz="4" w:space="0" w:color="auto"/>
              <w:bottom w:val="single" w:sz="4" w:space="0" w:color="auto"/>
              <w:right w:val="single" w:sz="4" w:space="0" w:color="auto"/>
            </w:tcBorders>
          </w:tcPr>
          <w:p w14:paraId="1F5620C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6350B4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Name of the resource type as identified by the cloud provider.</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BFE5C1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68209C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6267D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DAA42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7D01E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63AE1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BED1108" w14:textId="43428AA7" w:rsidR="00ED3BB7" w:rsidDel="008977AD" w:rsidRDefault="00ED3BB7" w:rsidP="008977A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92" w:author="Author"/>
              </w:rPr>
            </w:pPr>
            <w:del w:id="193" w:author="Author">
              <w:r w:rsidDel="008977AD">
                <w:delText>nullable:</w:delText>
              </w:r>
              <w:r w:rsidDel="008977AD">
                <w:tab/>
                <w:delText>False</w:delText>
              </w:r>
            </w:del>
          </w:p>
          <w:p w14:paraId="10B33C12"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194"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12B9AF2E" w14:textId="77777777" w:rsidTr="00775EDC">
        <w:tc>
          <w:tcPr>
            <w:tcW w:w="1980" w:type="dxa"/>
            <w:tcBorders>
              <w:top w:val="single" w:sz="4" w:space="0" w:color="auto"/>
              <w:left w:val="single" w:sz="4" w:space="0" w:color="auto"/>
              <w:bottom w:val="single" w:sz="4" w:space="0" w:color="auto"/>
              <w:right w:val="single" w:sz="4" w:space="0" w:color="auto"/>
            </w:tcBorders>
          </w:tcPr>
          <w:p w14:paraId="6F36B972"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description</w:t>
            </w:r>
          </w:p>
        </w:tc>
        <w:tc>
          <w:tcPr>
            <w:tcW w:w="3150" w:type="dxa"/>
            <w:tcBorders>
              <w:top w:val="single" w:sz="4" w:space="0" w:color="auto"/>
              <w:left w:val="single" w:sz="4" w:space="0" w:color="auto"/>
              <w:bottom w:val="single" w:sz="4" w:space="0" w:color="auto"/>
              <w:right w:val="single" w:sz="4" w:space="0" w:color="auto"/>
            </w:tcBorders>
          </w:tcPr>
          <w:p w14:paraId="21754A9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BBC612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4E7A8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6438A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8281BF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55C5C8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FAD3E58"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543D889D"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57AED649" w14:textId="20B81D92" w:rsidR="00ED3BB7" w:rsidRPr="00F137AA" w:rsidDel="008977AD" w:rsidRDefault="00ED3BB7" w:rsidP="008977A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95" w:author="Author"/>
              </w:rPr>
            </w:pPr>
            <w:del w:id="196" w:author="Author">
              <w:r w:rsidDel="008977AD">
                <w:delText>n</w:delText>
              </w:r>
              <w:r w:rsidRPr="00F137AA" w:rsidDel="008977AD">
                <w:delText>ullable</w:delText>
              </w:r>
              <w:r w:rsidDel="008977AD">
                <w:delText>:</w:delText>
              </w:r>
              <w:r w:rsidRPr="00F137AA" w:rsidDel="008977AD">
                <w:tab/>
              </w:r>
              <w:r w:rsidDel="008977AD">
                <w:delText>False</w:delText>
              </w:r>
            </w:del>
          </w:p>
          <w:p w14:paraId="695F93E5"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197" w:author="Author">
                <w:pPr>
                  <w:pStyle w:val="PL"/>
                </w:pPr>
              </w:pPrChange>
            </w:pPr>
          </w:p>
        </w:tc>
      </w:tr>
      <w:tr w:rsidR="00ED3BB7" w14:paraId="2B59006D" w14:textId="77777777" w:rsidTr="00775EDC">
        <w:tc>
          <w:tcPr>
            <w:tcW w:w="1980" w:type="dxa"/>
            <w:tcBorders>
              <w:top w:val="single" w:sz="4" w:space="0" w:color="auto"/>
              <w:left w:val="single" w:sz="4" w:space="0" w:color="auto"/>
              <w:bottom w:val="single" w:sz="4" w:space="0" w:color="auto"/>
              <w:right w:val="single" w:sz="4" w:space="0" w:color="auto"/>
            </w:tcBorders>
          </w:tcPr>
          <w:p w14:paraId="78823C44"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vendor</w:t>
            </w:r>
          </w:p>
        </w:tc>
        <w:tc>
          <w:tcPr>
            <w:tcW w:w="3150" w:type="dxa"/>
            <w:tcBorders>
              <w:top w:val="single" w:sz="4" w:space="0" w:color="auto"/>
              <w:left w:val="single" w:sz="4" w:space="0" w:color="auto"/>
              <w:bottom w:val="single" w:sz="4" w:space="0" w:color="auto"/>
              <w:right w:val="single" w:sz="4" w:space="0" w:color="auto"/>
            </w:tcBorders>
          </w:tcPr>
          <w:p w14:paraId="374F04A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D7134C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Name of the provider of the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B02C1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3C684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1E727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BD9E5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14CB1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63046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50FE72A" w14:textId="2E0C6F3A" w:rsidR="00ED3BB7" w:rsidDel="008977AD" w:rsidRDefault="00ED3BB7" w:rsidP="008977A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98" w:author="Author"/>
              </w:rPr>
            </w:pPr>
            <w:del w:id="199" w:author="Author">
              <w:r w:rsidDel="008977AD">
                <w:delText>nullable:</w:delText>
              </w:r>
              <w:r w:rsidDel="008977AD">
                <w:tab/>
                <w:delText>False</w:delText>
              </w:r>
            </w:del>
          </w:p>
          <w:p w14:paraId="5E2422D4"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200"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3C17D560" w14:textId="77777777" w:rsidTr="00775EDC">
        <w:tc>
          <w:tcPr>
            <w:tcW w:w="1980" w:type="dxa"/>
            <w:tcBorders>
              <w:top w:val="single" w:sz="4" w:space="0" w:color="auto"/>
              <w:left w:val="single" w:sz="4" w:space="0" w:color="auto"/>
              <w:bottom w:val="single" w:sz="4" w:space="0" w:color="auto"/>
              <w:right w:val="single" w:sz="4" w:space="0" w:color="auto"/>
            </w:tcBorders>
          </w:tcPr>
          <w:p w14:paraId="10720E2C"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model</w:t>
            </w:r>
          </w:p>
        </w:tc>
        <w:tc>
          <w:tcPr>
            <w:tcW w:w="3150" w:type="dxa"/>
            <w:tcBorders>
              <w:top w:val="single" w:sz="4" w:space="0" w:color="auto"/>
              <w:left w:val="single" w:sz="4" w:space="0" w:color="auto"/>
              <w:bottom w:val="single" w:sz="4" w:space="0" w:color="auto"/>
              <w:right w:val="single" w:sz="4" w:space="0" w:color="auto"/>
            </w:tcBorders>
          </w:tcPr>
          <w:p w14:paraId="029666C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EF1D45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Information about the model of the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E6C8EC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5ADA8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21E8D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92E21C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9D2B9C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42D725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E87464C" w14:textId="746FF479" w:rsidR="00ED3BB7" w:rsidDel="001C01ED" w:rsidRDefault="00ED3BB7" w:rsidP="001C01E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01" w:author="Author"/>
              </w:rPr>
            </w:pPr>
            <w:del w:id="202" w:author="Author">
              <w:r w:rsidDel="001C01ED">
                <w:delText>nullable:</w:delText>
              </w:r>
              <w:r w:rsidDel="001C01ED">
                <w:tab/>
                <w:delText>False</w:delText>
              </w:r>
            </w:del>
          </w:p>
          <w:p w14:paraId="66A0A647"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203"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08D44BE1" w14:textId="77777777" w:rsidTr="00775EDC">
        <w:tc>
          <w:tcPr>
            <w:tcW w:w="1980" w:type="dxa"/>
            <w:tcBorders>
              <w:top w:val="single" w:sz="4" w:space="0" w:color="auto"/>
              <w:left w:val="single" w:sz="4" w:space="0" w:color="auto"/>
              <w:bottom w:val="single" w:sz="4" w:space="0" w:color="auto"/>
              <w:right w:val="single" w:sz="4" w:space="0" w:color="auto"/>
            </w:tcBorders>
          </w:tcPr>
          <w:p w14:paraId="796186B5"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version</w:t>
            </w:r>
          </w:p>
        </w:tc>
        <w:tc>
          <w:tcPr>
            <w:tcW w:w="3150" w:type="dxa"/>
            <w:tcBorders>
              <w:top w:val="single" w:sz="4" w:space="0" w:color="auto"/>
              <w:left w:val="single" w:sz="4" w:space="0" w:color="auto"/>
              <w:bottom w:val="single" w:sz="4" w:space="0" w:color="auto"/>
              <w:right w:val="single" w:sz="4" w:space="0" w:color="auto"/>
            </w:tcBorders>
          </w:tcPr>
          <w:p w14:paraId="2D79CED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501803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Version or generation of the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59FF9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353ED5B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6996F5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75187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DB779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2CD88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2037602" w14:textId="3F6A2E02" w:rsidR="00ED3BB7" w:rsidDel="001C01ED" w:rsidRDefault="00ED3BB7" w:rsidP="001C01E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04" w:author="Author"/>
              </w:rPr>
            </w:pPr>
            <w:del w:id="205" w:author="Author">
              <w:r w:rsidDel="001C01ED">
                <w:delText>nullable:</w:delText>
              </w:r>
              <w:r w:rsidDel="001C01ED">
                <w:tab/>
                <w:delText>False</w:delText>
              </w:r>
            </w:del>
          </w:p>
          <w:p w14:paraId="59D2D8CE"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206"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6CCEAF78" w14:textId="77777777" w:rsidTr="00775EDC">
        <w:tc>
          <w:tcPr>
            <w:tcW w:w="1980" w:type="dxa"/>
            <w:tcBorders>
              <w:top w:val="single" w:sz="4" w:space="0" w:color="auto"/>
              <w:left w:val="single" w:sz="4" w:space="0" w:color="auto"/>
              <w:bottom w:val="single" w:sz="4" w:space="0" w:color="auto"/>
              <w:right w:val="single" w:sz="4" w:space="0" w:color="auto"/>
            </w:tcBorders>
          </w:tcPr>
          <w:p w14:paraId="536FB694"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alarmDictionaryId</w:t>
            </w:r>
            <w:proofErr w:type="spellEnd"/>
          </w:p>
        </w:tc>
        <w:tc>
          <w:tcPr>
            <w:tcW w:w="3150" w:type="dxa"/>
            <w:tcBorders>
              <w:top w:val="single" w:sz="4" w:space="0" w:color="auto"/>
              <w:left w:val="single" w:sz="4" w:space="0" w:color="auto"/>
              <w:bottom w:val="single" w:sz="4" w:space="0" w:color="auto"/>
              <w:right w:val="single" w:sz="4" w:space="0" w:color="auto"/>
            </w:tcBorders>
          </w:tcPr>
          <w:p w14:paraId="7FBC1C4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E970D04" w14:textId="09DC2A61"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Identifier of the associated dictionary of alarms that can be generated by the resource type. If no alarms are reported against a resource of this </w:t>
            </w:r>
            <w:proofErr w:type="spellStart"/>
            <w:r w:rsidRPr="00F34FA5">
              <w:rPr>
                <w:rFonts w:ascii="Arial" w:hAnsi="Arial" w:cs="Arial"/>
                <w:sz w:val="18"/>
                <w:szCs w:val="18"/>
              </w:rPr>
              <w:t>resourceType</w:t>
            </w:r>
            <w:proofErr w:type="spellEnd"/>
            <w:r w:rsidRPr="00F34FA5">
              <w:rPr>
                <w:rFonts w:ascii="Arial" w:hAnsi="Arial" w:cs="Arial"/>
                <w:sz w:val="18"/>
                <w:szCs w:val="18"/>
              </w:rPr>
              <w:t xml:space="preserve"> then the </w:t>
            </w:r>
            <w:proofErr w:type="spellStart"/>
            <w:r w:rsidRPr="00F34FA5">
              <w:rPr>
                <w:rFonts w:ascii="Arial" w:hAnsi="Arial" w:cs="Arial"/>
                <w:sz w:val="18"/>
                <w:szCs w:val="18"/>
              </w:rPr>
              <w:t>alarmDictionaryId</w:t>
            </w:r>
            <w:proofErr w:type="spellEnd"/>
            <w:r w:rsidRPr="00F34FA5">
              <w:rPr>
                <w:rFonts w:ascii="Arial" w:hAnsi="Arial" w:cs="Arial"/>
                <w:sz w:val="18"/>
                <w:szCs w:val="18"/>
              </w:rPr>
              <w:t xml:space="preserve"> is </w:t>
            </w:r>
            <w:del w:id="207" w:author="Author">
              <w:r w:rsidRPr="00F34FA5" w:rsidDel="00D37B4C">
                <w:rPr>
                  <w:rFonts w:ascii="Arial" w:hAnsi="Arial" w:cs="Arial"/>
                  <w:sz w:val="18"/>
                  <w:szCs w:val="18"/>
                </w:rPr>
                <w:delText>set to null</w:delText>
              </w:r>
            </w:del>
            <w:ins w:id="208" w:author="Author">
              <w:r w:rsidR="00D37B4C">
                <w:rPr>
                  <w:rFonts w:ascii="Arial" w:hAnsi="Arial" w:cs="Arial"/>
                  <w:sz w:val="18"/>
                  <w:szCs w:val="18"/>
                </w:rPr>
                <w:t>not present</w:t>
              </w:r>
            </w:ins>
            <w:r w:rsidRPr="00F34FA5">
              <w:rPr>
                <w:rFonts w:ascii="Arial" w:hAnsi="Arial" w:cs="Arial"/>
                <w:sz w:val="18"/>
                <w:szCs w:val="18"/>
              </w:rPr>
              <w:t xml:space="preserve">. </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3DB38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C0AF6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09" w:author="Author"/>
              </w:rPr>
            </w:pPr>
            <w:r>
              <w:t>x-support-qualifier:</w:t>
            </w:r>
            <w:r>
              <w:tab/>
              <w:t>M</w:t>
            </w:r>
          </w:p>
          <w:p w14:paraId="4423B6C3" w14:textId="45396022" w:rsidR="001C01ED" w:rsidRDefault="001C01ED" w:rsidP="001C01E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210" w:author="Author">
              <w:r>
                <w:t>x-isAlwaysPresent:</w:t>
              </w:r>
              <w:r>
                <w:tab/>
                <w:t>False</w:t>
              </w:r>
            </w:ins>
          </w:p>
          <w:p w14:paraId="4B97C1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7D93B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03CE4FE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CDC86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3254798" w14:textId="33D05819" w:rsidR="00ED3BB7" w:rsidDel="001C01E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11" w:author="Author"/>
              </w:rPr>
            </w:pPr>
            <w:del w:id="212" w:author="Author">
              <w:r w:rsidDel="001C01ED">
                <w:delText>nullable:</w:delText>
              </w:r>
              <w:r w:rsidDel="001C01ED">
                <w:tab/>
                <w:delText>True</w:delText>
              </w:r>
            </w:del>
          </w:p>
          <w:p w14:paraId="5838772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93FB9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A2D1CAD" w14:textId="77777777" w:rsidTr="00775EDC">
        <w:tc>
          <w:tcPr>
            <w:tcW w:w="1980" w:type="dxa"/>
            <w:tcBorders>
              <w:top w:val="single" w:sz="4" w:space="0" w:color="auto"/>
              <w:left w:val="single" w:sz="4" w:space="0" w:color="auto"/>
              <w:bottom w:val="single" w:sz="4" w:space="0" w:color="auto"/>
              <w:right w:val="single" w:sz="4" w:space="0" w:color="auto"/>
            </w:tcBorders>
          </w:tcPr>
          <w:p w14:paraId="502E6DE7"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performanceDictionaryId</w:t>
            </w:r>
            <w:proofErr w:type="spellEnd"/>
          </w:p>
        </w:tc>
        <w:tc>
          <w:tcPr>
            <w:tcW w:w="3150" w:type="dxa"/>
            <w:tcBorders>
              <w:top w:val="single" w:sz="4" w:space="0" w:color="auto"/>
              <w:left w:val="single" w:sz="4" w:space="0" w:color="auto"/>
              <w:bottom w:val="single" w:sz="4" w:space="0" w:color="auto"/>
              <w:right w:val="single" w:sz="4" w:space="0" w:color="auto"/>
            </w:tcBorders>
          </w:tcPr>
          <w:p w14:paraId="203B128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Data Type: </w:t>
            </w:r>
            <w:r w:rsidRPr="00F34FA5">
              <w:rPr>
                <w:rFonts w:ascii="Arial" w:hAnsi="Arial" w:cs="Arial"/>
                <w:sz w:val="18"/>
                <w:szCs w:val="18"/>
              </w:rPr>
              <w:t>string</w:t>
            </w:r>
          </w:p>
          <w:p w14:paraId="1543B10C" w14:textId="35105B8E"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the associated dictionary of performance measurements that can be collected for the resource type. If the resource of this </w:t>
            </w:r>
            <w:proofErr w:type="spellStart"/>
            <w:r w:rsidRPr="00F34FA5">
              <w:rPr>
                <w:rFonts w:ascii="Arial" w:hAnsi="Arial" w:cs="Arial"/>
                <w:sz w:val="18"/>
                <w:szCs w:val="18"/>
              </w:rPr>
              <w:t>resourceType</w:t>
            </w:r>
            <w:proofErr w:type="spellEnd"/>
            <w:r w:rsidRPr="00F34FA5">
              <w:rPr>
                <w:rFonts w:ascii="Arial" w:hAnsi="Arial" w:cs="Arial"/>
                <w:sz w:val="18"/>
                <w:szCs w:val="18"/>
              </w:rPr>
              <w:t xml:space="preserve"> does not provide any </w:t>
            </w:r>
            <w:proofErr w:type="gramStart"/>
            <w:r w:rsidRPr="00F34FA5">
              <w:rPr>
                <w:rFonts w:ascii="Arial" w:hAnsi="Arial" w:cs="Arial"/>
                <w:sz w:val="18"/>
                <w:szCs w:val="18"/>
              </w:rPr>
              <w:t>measurements</w:t>
            </w:r>
            <w:proofErr w:type="gramEnd"/>
            <w:r w:rsidRPr="00F34FA5">
              <w:rPr>
                <w:rFonts w:ascii="Arial" w:hAnsi="Arial" w:cs="Arial"/>
                <w:sz w:val="18"/>
                <w:szCs w:val="18"/>
              </w:rPr>
              <w:t xml:space="preserve"> then the </w:t>
            </w:r>
            <w:proofErr w:type="spellStart"/>
            <w:r w:rsidRPr="00F34FA5">
              <w:rPr>
                <w:rFonts w:ascii="Arial" w:hAnsi="Arial" w:cs="Arial"/>
                <w:sz w:val="18"/>
                <w:szCs w:val="18"/>
              </w:rPr>
              <w:t>performanceDictionaryId</w:t>
            </w:r>
            <w:proofErr w:type="spellEnd"/>
            <w:r w:rsidRPr="00F34FA5">
              <w:rPr>
                <w:rFonts w:ascii="Arial" w:hAnsi="Arial" w:cs="Arial"/>
                <w:sz w:val="18"/>
                <w:szCs w:val="18"/>
              </w:rPr>
              <w:t xml:space="preserve"> is </w:t>
            </w:r>
            <w:del w:id="213" w:author="Author">
              <w:r w:rsidRPr="00F34FA5" w:rsidDel="00D37B4C">
                <w:rPr>
                  <w:rFonts w:ascii="Arial" w:hAnsi="Arial" w:cs="Arial"/>
                  <w:sz w:val="18"/>
                  <w:szCs w:val="18"/>
                </w:rPr>
                <w:delText>set to null</w:delText>
              </w:r>
            </w:del>
            <w:ins w:id="214" w:author="Author">
              <w:r w:rsidR="00D37B4C">
                <w:rPr>
                  <w:rFonts w:ascii="Arial" w:hAnsi="Arial" w:cs="Arial"/>
                  <w:sz w:val="18"/>
                  <w:szCs w:val="18"/>
                </w:rPr>
                <w:t>not present</w:t>
              </w:r>
            </w:ins>
            <w:r w:rsidRPr="00F34FA5">
              <w:rPr>
                <w:rFonts w:ascii="Arial" w:hAnsi="Arial" w:cs="Arial"/>
                <w:sz w:val="18"/>
                <w:szCs w:val="18"/>
              </w:rPr>
              <w:t xml:space="preserve">. </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0EBDC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379A4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8232B48" w14:textId="77777777" w:rsidR="00D37B4C" w:rsidRDefault="00D37B4C" w:rsidP="00D37B4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15" w:author="Author"/>
              </w:rPr>
            </w:pPr>
            <w:ins w:id="216" w:author="Author">
              <w:r>
                <w:t>x-isAlwaysPresent:</w:t>
              </w:r>
              <w:r>
                <w:tab/>
                <w:t>False</w:t>
              </w:r>
            </w:ins>
          </w:p>
          <w:p w14:paraId="7C9F3BE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3CB36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5F14F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57261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0085D5E" w14:textId="6855660D" w:rsidR="00ED3BB7" w:rsidDel="00D37B4C"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17" w:author="Author"/>
              </w:rPr>
            </w:pPr>
            <w:del w:id="218" w:author="Author">
              <w:r w:rsidDel="00D37B4C">
                <w:delText>nullable:</w:delText>
              </w:r>
              <w:r w:rsidDel="00D37B4C">
                <w:tab/>
                <w:delText>True</w:delText>
              </w:r>
            </w:del>
          </w:p>
          <w:p w14:paraId="5BF27F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10757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1ACB8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53AADF6" w14:textId="77777777" w:rsidTr="00775EDC">
        <w:tc>
          <w:tcPr>
            <w:tcW w:w="1980" w:type="dxa"/>
            <w:tcBorders>
              <w:top w:val="single" w:sz="4" w:space="0" w:color="auto"/>
              <w:left w:val="single" w:sz="4" w:space="0" w:color="auto"/>
              <w:bottom w:val="single" w:sz="4" w:space="0" w:color="auto"/>
              <w:right w:val="single" w:sz="4" w:space="0" w:color="auto"/>
            </w:tcBorders>
          </w:tcPr>
          <w:p w14:paraId="1FB1D25B"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t>resourceKind</w:t>
            </w:r>
            <w:proofErr w:type="spellEnd"/>
          </w:p>
        </w:tc>
        <w:tc>
          <w:tcPr>
            <w:tcW w:w="3150" w:type="dxa"/>
            <w:tcBorders>
              <w:top w:val="single" w:sz="4" w:space="0" w:color="auto"/>
              <w:left w:val="single" w:sz="4" w:space="0" w:color="auto"/>
              <w:bottom w:val="single" w:sz="4" w:space="0" w:color="auto"/>
              <w:right w:val="single" w:sz="4" w:space="0" w:color="auto"/>
            </w:tcBorders>
          </w:tcPr>
          <w:p w14:paraId="03DFC36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A588D3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A value describing the "physicality" of the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22F49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B253CB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E968BB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07C0D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22795C6"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23A9BAD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w:t>
            </w:r>
            <w:r w:rsidRPr="00F137AA">
              <w:t>stateChangeNotification</w:t>
            </w:r>
            <w:r>
              <w:t>:</w:t>
            </w:r>
            <w:r w:rsidRPr="00F137AA">
              <w:tab/>
              <w:t>False</w:t>
            </w:r>
          </w:p>
          <w:p w14:paraId="41720294" w14:textId="29C639D3" w:rsidR="00ED3BB7" w:rsidRPr="00F137AA" w:rsidDel="001B070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19" w:author="Author"/>
              </w:rPr>
            </w:pPr>
            <w:del w:id="220" w:author="Author">
              <w:r w:rsidDel="001B070A">
                <w:delText>n</w:delText>
              </w:r>
              <w:r w:rsidRPr="00F137AA" w:rsidDel="001B070A">
                <w:delText>ullable</w:delText>
              </w:r>
              <w:r w:rsidDel="001B070A">
                <w:delText>:</w:delText>
              </w:r>
              <w:r w:rsidRPr="00F137AA" w:rsidDel="001B070A">
                <w:tab/>
              </w:r>
              <w:r w:rsidDel="001B070A">
                <w:delText>False</w:delText>
              </w:r>
            </w:del>
          </w:p>
          <w:p w14:paraId="4DD9C93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enum:</w:t>
            </w:r>
          </w:p>
          <w:p w14:paraId="370A5BCA" w14:textId="77777777" w:rsidR="00ED3BB7" w:rsidRDefault="00ED3BB7" w:rsidP="00775EDC">
            <w:pPr>
              <w:pStyle w:val="PL"/>
            </w:pPr>
            <w:r>
              <w:t xml:space="preserve">   - UNDEFINED</w:t>
            </w:r>
          </w:p>
          <w:p w14:paraId="23702F6C" w14:textId="77777777" w:rsidR="00ED3BB7" w:rsidRDefault="00ED3BB7" w:rsidP="00775EDC">
            <w:pPr>
              <w:pStyle w:val="PL"/>
            </w:pPr>
            <w:r>
              <w:t xml:space="preserve">   - PHYSICAL</w:t>
            </w:r>
          </w:p>
          <w:p w14:paraId="21D81050" w14:textId="77777777" w:rsidR="00ED3BB7" w:rsidRDefault="00ED3BB7" w:rsidP="00775EDC">
            <w:pPr>
              <w:pStyle w:val="PL"/>
            </w:pPr>
            <w:r>
              <w:t xml:space="preserve">   - LOGICAL</w:t>
            </w:r>
          </w:p>
          <w:p w14:paraId="78F68AE0" w14:textId="77777777" w:rsidR="00ED3BB7" w:rsidRDefault="00ED3BB7" w:rsidP="00775EDC">
            <w:pPr>
              <w:pStyle w:val="PL"/>
            </w:pPr>
          </w:p>
        </w:tc>
      </w:tr>
      <w:tr w:rsidR="00ED3BB7" w14:paraId="21F7CA93" w14:textId="77777777" w:rsidTr="00775EDC">
        <w:tc>
          <w:tcPr>
            <w:tcW w:w="1980" w:type="dxa"/>
            <w:tcBorders>
              <w:top w:val="single" w:sz="4" w:space="0" w:color="auto"/>
              <w:left w:val="single" w:sz="4" w:space="0" w:color="auto"/>
              <w:bottom w:val="single" w:sz="4" w:space="0" w:color="auto"/>
              <w:right w:val="single" w:sz="4" w:space="0" w:color="auto"/>
            </w:tcBorders>
          </w:tcPr>
          <w:p w14:paraId="57307023" w14:textId="77777777" w:rsidR="00ED3BB7" w:rsidRPr="00DF6E62" w:rsidRDefault="00ED3BB7" w:rsidP="00775EDC">
            <w:pPr>
              <w:widowControl w:val="0"/>
              <w:spacing w:after="0" w:line="254" w:lineRule="auto"/>
              <w:rPr>
                <w:rFonts w:ascii="Arial" w:hAnsi="Arial" w:cs="Arial"/>
                <w:sz w:val="18"/>
                <w:szCs w:val="18"/>
              </w:rPr>
            </w:pPr>
            <w:proofErr w:type="spellStart"/>
            <w:r w:rsidRPr="00DF6E62">
              <w:rPr>
                <w:rFonts w:ascii="Arial" w:hAnsi="Arial" w:cs="Arial"/>
                <w:sz w:val="18"/>
                <w:szCs w:val="18"/>
              </w:rPr>
              <w:lastRenderedPageBreak/>
              <w:t>resourceClass</w:t>
            </w:r>
            <w:proofErr w:type="spellEnd"/>
          </w:p>
        </w:tc>
        <w:tc>
          <w:tcPr>
            <w:tcW w:w="3150" w:type="dxa"/>
            <w:tcBorders>
              <w:top w:val="single" w:sz="4" w:space="0" w:color="auto"/>
              <w:left w:val="single" w:sz="4" w:space="0" w:color="auto"/>
              <w:bottom w:val="single" w:sz="4" w:space="0" w:color="auto"/>
              <w:right w:val="single" w:sz="4" w:space="0" w:color="auto"/>
            </w:tcBorders>
          </w:tcPr>
          <w:p w14:paraId="784ACA4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83EDE48"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Description:</w:t>
            </w:r>
            <w:r w:rsidRPr="00F34FA5">
              <w:rPr>
                <w:rFonts w:ascii="Arial" w:hAnsi="Arial" w:cs="Arial"/>
                <w:sz w:val="18"/>
                <w:szCs w:val="18"/>
              </w:rPr>
              <w:t xml:space="preserve"> A value describing the functional role within the cloud for the resource type.</w:t>
            </w:r>
          </w:p>
          <w:p w14:paraId="4EE25DED" w14:textId="77777777" w:rsidR="00ED3BB7" w:rsidRPr="00F34FA5" w:rsidRDefault="00ED3BB7" w:rsidP="00775EDC">
            <w:pPr>
              <w:widowControl w:val="0"/>
              <w:rPr>
                <w:rFonts w:ascii="Arial" w:hAnsi="Arial" w:cs="Arial"/>
                <w:b/>
                <w:bCs/>
                <w:sz w:val="18"/>
                <w:szCs w:val="18"/>
              </w:rPr>
            </w:pPr>
            <w:r w:rsidRPr="00F34FA5">
              <w:rPr>
                <w:rFonts w:ascii="Arial" w:hAnsi="Arial" w:cs="Arial"/>
                <w:sz w:val="18"/>
                <w:szCs w:val="18"/>
              </w:rPr>
              <w:t xml:space="preserve">The list of resource classes is not exhaustive, additional classes will be assessed on a </w:t>
            </w:r>
            <w:proofErr w:type="gramStart"/>
            <w:r w:rsidRPr="00F34FA5">
              <w:rPr>
                <w:rFonts w:ascii="Arial" w:hAnsi="Arial" w:cs="Arial"/>
                <w:sz w:val="18"/>
                <w:szCs w:val="18"/>
              </w:rPr>
              <w:t>case by case</w:t>
            </w:r>
            <w:proofErr w:type="gramEnd"/>
            <w:r w:rsidRPr="00F34FA5">
              <w:rPr>
                <w:rFonts w:ascii="Arial" w:hAnsi="Arial" w:cs="Arial"/>
                <w:sz w:val="18"/>
                <w:szCs w:val="18"/>
              </w:rPr>
              <w:t xml:space="preserve"> basis.</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D3A2AE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B8CF0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8E03B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D58190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7C53F31"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45161B3C"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7C1F9DDE" w14:textId="5F2BEC99" w:rsidR="00ED3BB7" w:rsidRPr="00F137AA" w:rsidDel="001B070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21" w:author="Author"/>
              </w:rPr>
            </w:pPr>
            <w:del w:id="222" w:author="Author">
              <w:r w:rsidDel="001B070A">
                <w:delText>n</w:delText>
              </w:r>
              <w:r w:rsidRPr="00F137AA" w:rsidDel="001B070A">
                <w:delText>ullable</w:delText>
              </w:r>
              <w:r w:rsidDel="001B070A">
                <w:delText>:</w:delText>
              </w:r>
              <w:r w:rsidRPr="00F137AA" w:rsidDel="001B070A">
                <w:tab/>
              </w:r>
              <w:r w:rsidDel="001B070A">
                <w:delText>False</w:delText>
              </w:r>
            </w:del>
          </w:p>
          <w:p w14:paraId="63F83C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enum:</w:t>
            </w:r>
          </w:p>
          <w:p w14:paraId="452354B9" w14:textId="77777777" w:rsidR="00ED3BB7" w:rsidRDefault="00ED3BB7" w:rsidP="00775EDC">
            <w:pPr>
              <w:pStyle w:val="PL"/>
            </w:pPr>
            <w:r>
              <w:t xml:space="preserve">   - UNDEFINED</w:t>
            </w:r>
          </w:p>
          <w:p w14:paraId="77760CED" w14:textId="77777777" w:rsidR="00ED3BB7" w:rsidRDefault="00ED3BB7" w:rsidP="00775EDC">
            <w:pPr>
              <w:pStyle w:val="PL"/>
            </w:pPr>
            <w:r>
              <w:t xml:space="preserve">   - COMPUTE</w:t>
            </w:r>
          </w:p>
          <w:p w14:paraId="06DAEA7E" w14:textId="77777777" w:rsidR="00ED3BB7" w:rsidRDefault="00ED3BB7" w:rsidP="00775EDC">
            <w:pPr>
              <w:pStyle w:val="PL"/>
            </w:pPr>
            <w:r>
              <w:t xml:space="preserve">   - NETWORKING</w:t>
            </w:r>
          </w:p>
          <w:p w14:paraId="1762AA22" w14:textId="77777777" w:rsidR="00ED3BB7" w:rsidRDefault="00ED3BB7" w:rsidP="00775EDC">
            <w:pPr>
              <w:pStyle w:val="PL"/>
            </w:pPr>
            <w:r>
              <w:t xml:space="preserve">   - STORAGE</w:t>
            </w:r>
          </w:p>
          <w:p w14:paraId="3F25A3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03626C3" w14:textId="77777777" w:rsidTr="00775EDC">
        <w:tc>
          <w:tcPr>
            <w:tcW w:w="1980" w:type="dxa"/>
            <w:tcBorders>
              <w:top w:val="single" w:sz="4" w:space="0" w:color="auto"/>
              <w:left w:val="single" w:sz="4" w:space="0" w:color="auto"/>
              <w:bottom w:val="single" w:sz="4" w:space="0" w:color="auto"/>
              <w:right w:val="single" w:sz="4" w:space="0" w:color="auto"/>
            </w:tcBorders>
          </w:tcPr>
          <w:p w14:paraId="3A2322F3" w14:textId="77777777" w:rsidR="00ED3BB7" w:rsidRPr="00DF6E62" w:rsidRDefault="00ED3BB7" w:rsidP="00775EDC">
            <w:pPr>
              <w:widowControl w:val="0"/>
              <w:spacing w:after="0" w:line="254" w:lineRule="auto"/>
              <w:rPr>
                <w:rFonts w:ascii="Arial" w:hAnsi="Arial" w:cs="Arial"/>
                <w:sz w:val="18"/>
                <w:szCs w:val="18"/>
              </w:rPr>
            </w:pPr>
            <w:r w:rsidRPr="00DF6E62">
              <w:rPr>
                <w:rFonts w:ascii="Arial" w:hAnsi="Arial" w:cs="Arial"/>
                <w:sz w:val="18"/>
                <w:szCs w:val="18"/>
              </w:rPr>
              <w:t>extensions</w:t>
            </w:r>
          </w:p>
        </w:tc>
        <w:tc>
          <w:tcPr>
            <w:tcW w:w="3150" w:type="dxa"/>
            <w:tcBorders>
              <w:top w:val="single" w:sz="4" w:space="0" w:color="auto"/>
              <w:left w:val="single" w:sz="4" w:space="0" w:color="auto"/>
              <w:bottom w:val="single" w:sz="4" w:space="0" w:color="auto"/>
              <w:right w:val="single" w:sz="4" w:space="0" w:color="auto"/>
            </w:tcBorders>
          </w:tcPr>
          <w:p w14:paraId="71008AE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CDED7A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C04F4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5274E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089CEEA" w14:textId="77777777" w:rsidR="001B070A" w:rsidRDefault="001B070A" w:rsidP="001B070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23" w:author="Author"/>
              </w:rPr>
            </w:pPr>
            <w:ins w:id="224" w:author="Author">
              <w:r>
                <w:t>x-isAlwaysPresent:</w:t>
              </w:r>
              <w:r>
                <w:tab/>
                <w:t>False</w:t>
              </w:r>
            </w:ins>
          </w:p>
          <w:p w14:paraId="7FE8EC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5C6173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B75405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C314B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A1BF374" w14:textId="6CDC82D3" w:rsidR="00ED3BB7" w:rsidDel="0066750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25" w:author="Author"/>
              </w:rPr>
            </w:pPr>
            <w:del w:id="226" w:author="Author">
              <w:r w:rsidDel="00667501">
                <w:delText>n</w:delText>
              </w:r>
              <w:r w:rsidRPr="00F137AA" w:rsidDel="00667501">
                <w:delText>ullable</w:delText>
              </w:r>
              <w:r w:rsidDel="00667501">
                <w:delText>:</w:delText>
              </w:r>
              <w:r w:rsidRPr="00F137AA" w:rsidDel="00667501">
                <w:tab/>
              </w:r>
              <w:r w:rsidDel="00667501">
                <w:delText>True</w:delText>
              </w:r>
            </w:del>
          </w:p>
          <w:p w14:paraId="0D5761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6C32837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68E952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5A0DF6A6"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64BC20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bl>
    <w:p w14:paraId="5879BCC9" w14:textId="77777777" w:rsidR="00ED3BB7" w:rsidRDefault="00ED3BB7" w:rsidP="00ED3BB7">
      <w:pPr>
        <w:widowControl w:val="0"/>
      </w:pPr>
    </w:p>
    <w:p w14:paraId="514C62D4" w14:textId="77777777" w:rsidR="00ED3BB7" w:rsidRDefault="00ED3BB7" w:rsidP="00ED3BB7">
      <w:pPr>
        <w:pStyle w:val="Heading6"/>
      </w:pPr>
      <w:r>
        <w:t>4.2.1.4.2.3</w:t>
      </w:r>
      <w:r>
        <w:tab/>
        <w:t>Attribute constraints</w:t>
      </w:r>
    </w:p>
    <w:p w14:paraId="7A7849DC" w14:textId="77777777" w:rsidR="00ED3BB7" w:rsidRPr="00FE7385" w:rsidRDefault="00ED3BB7" w:rsidP="00ED3BB7">
      <w:pPr>
        <w:rPr>
          <w:i/>
        </w:rPr>
      </w:pPr>
      <w:r w:rsidRPr="004667B5">
        <w:t>None</w:t>
      </w:r>
      <w:r w:rsidRPr="00FE7385">
        <w:rPr>
          <w:i/>
        </w:rPr>
        <w:t>.</w:t>
      </w:r>
    </w:p>
    <w:p w14:paraId="73B67DDF" w14:textId="77777777" w:rsidR="00ED3BB7" w:rsidRDefault="00ED3BB7" w:rsidP="00ED3BB7">
      <w:pPr>
        <w:pStyle w:val="Heading6"/>
      </w:pPr>
      <w:r>
        <w:t>4.2.1.4.2.4</w:t>
      </w:r>
      <w:r>
        <w:tab/>
      </w:r>
      <w:r>
        <w:tab/>
        <w:t>State diagram</w:t>
      </w:r>
    </w:p>
    <w:p w14:paraId="3B07C514" w14:textId="77777777" w:rsidR="00ED3BB7" w:rsidRPr="00FE7385" w:rsidRDefault="00ED3BB7" w:rsidP="00ED3BB7">
      <w:pPr>
        <w:rPr>
          <w:i/>
        </w:rPr>
      </w:pPr>
      <w:r w:rsidRPr="004667B5">
        <w:t>None</w:t>
      </w:r>
      <w:r w:rsidRPr="00FE7385">
        <w:rPr>
          <w:i/>
        </w:rPr>
        <w:t>.</w:t>
      </w:r>
    </w:p>
    <w:p w14:paraId="34206DDA" w14:textId="77777777" w:rsidR="00ED3BB7" w:rsidRDefault="00ED3BB7" w:rsidP="00ED3BB7">
      <w:pPr>
        <w:pStyle w:val="Heading5"/>
      </w:pPr>
      <w:r>
        <w:t>4.2.1.4.3</w:t>
      </w:r>
      <w:r>
        <w:tab/>
      </w:r>
      <w:proofErr w:type="spellStart"/>
      <w:r>
        <w:t>ResourcePool</w:t>
      </w:r>
      <w:proofErr w:type="spellEnd"/>
    </w:p>
    <w:p w14:paraId="5B231903" w14:textId="77777777" w:rsidR="00ED3BB7" w:rsidRDefault="00ED3BB7" w:rsidP="00ED3BB7">
      <w:pPr>
        <w:pStyle w:val="Heading6"/>
      </w:pPr>
      <w:r>
        <w:t>4.2.1.4.3.1</w:t>
      </w:r>
      <w:r>
        <w:tab/>
        <w:t>Definition</w:t>
      </w:r>
    </w:p>
    <w:p w14:paraId="6C83799B" w14:textId="77777777" w:rsidR="00ED3BB7" w:rsidRDefault="00ED3BB7" w:rsidP="00ED3BB7">
      <w:r>
        <w:t xml:space="preserve">The </w:t>
      </w:r>
      <w:proofErr w:type="spellStart"/>
      <w:r>
        <w:t>ResourcePool</w:t>
      </w:r>
      <w:proofErr w:type="spellEnd"/>
      <w:r>
        <w:t xml:space="preserve"> represents a resource pool instance in an O-Cloud.</w:t>
      </w:r>
    </w:p>
    <w:p w14:paraId="0ADD1045" w14:textId="77777777" w:rsidR="00ED3BB7" w:rsidRDefault="00ED3BB7" w:rsidP="00ED3BB7">
      <w:r>
        <w:t>The O-Cloud is a distributed cloud with resources placed in different locations. Those resources are organized into resource pools. There can be more than one resource pool for a given O-Cloud at the same physical location. However, each resource pool requires a different identity since the SMO will direct a deployment based on homing policies to a specific location. This is different than typical cloud deployments as location is key to meeting latency requirements, sometime to elements outside of the O-Cloud.</w:t>
      </w:r>
    </w:p>
    <w:p w14:paraId="5DC5DC57" w14:textId="77777777" w:rsidR="00ED3BB7" w:rsidRDefault="00ED3BB7" w:rsidP="00ED3BB7">
      <w:pPr>
        <w:pStyle w:val="NO"/>
      </w:pPr>
      <w:r>
        <w:t>NOTE 1:</w:t>
      </w:r>
      <w:r>
        <w:tab/>
        <w:t>The identity of a resource pool cannot be tied to a specific resource within the pool as that resource may be replaced as part of the O-Cloud lifecycle.</w:t>
      </w:r>
    </w:p>
    <w:p w14:paraId="0AA2D511" w14:textId="77777777" w:rsidR="00ED3BB7" w:rsidRDefault="00ED3BB7" w:rsidP="00ED3BB7">
      <w:pPr>
        <w:pStyle w:val="NO"/>
      </w:pPr>
      <w:r>
        <w:t>NOTE 2:</w:t>
      </w:r>
      <w:r>
        <w:tab/>
        <w:t xml:space="preserve">The resource pool is described in the Cloud Architecture and Deployment </w:t>
      </w:r>
      <w:proofErr w:type="spellStart"/>
      <w:r>
        <w:t>Secnarios</w:t>
      </w:r>
      <w:proofErr w:type="spellEnd"/>
      <w:r>
        <w:t xml:space="preserve"> Technical Report [i.3] but may not be needed for exposure through the Information Model and subsequent O2 IMS interface.</w:t>
      </w:r>
    </w:p>
    <w:p w14:paraId="23D4B063" w14:textId="77777777" w:rsidR="00ED3BB7" w:rsidRDefault="00ED3BB7" w:rsidP="00ED3BB7">
      <w:pPr>
        <w:pStyle w:val="NO"/>
      </w:pPr>
    </w:p>
    <w:p w14:paraId="317F9D2F" w14:textId="77777777" w:rsidR="00ED3BB7" w:rsidRPr="00EA0DC7" w:rsidRDefault="00ED3BB7" w:rsidP="00ED3BB7">
      <w:pPr>
        <w:pStyle w:val="Heading6"/>
      </w:pPr>
      <w:r>
        <w:lastRenderedPageBreak/>
        <w:t>4.2.1.4.3.2</w:t>
      </w:r>
      <w:r>
        <w:tab/>
        <w:t>Attributes</w:t>
      </w:r>
    </w:p>
    <w:p w14:paraId="07BDD80A" w14:textId="77777777" w:rsidR="00ED3BB7" w:rsidRPr="009542A4" w:rsidRDefault="00ED3BB7" w:rsidP="00ED3BB7">
      <w:pPr>
        <w:pStyle w:val="TH"/>
      </w:pPr>
      <w:bookmarkStart w:id="227" w:name="_Toc161722108"/>
      <w:bookmarkStart w:id="228" w:name="_Toc193779743"/>
      <w:bookmarkStart w:id="229" w:name="_Toc202768194"/>
      <w:r>
        <w:t>Table 4.2.1.4.3</w:t>
      </w:r>
      <w:r w:rsidRPr="003D7C6A">
        <w:t>.2</w:t>
      </w:r>
      <w:r>
        <w:t>-</w:t>
      </w:r>
      <w:r w:rsidRPr="003D7C6A">
        <w:t xml:space="preserve">1 Attributes Properties for </w:t>
      </w:r>
      <w:proofErr w:type="spellStart"/>
      <w:r w:rsidRPr="003D7C6A">
        <w:t>ResourcePool</w:t>
      </w:r>
      <w:bookmarkEnd w:id="227"/>
      <w:bookmarkEnd w:id="228"/>
      <w:bookmarkEnd w:id="229"/>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6FE708FD"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1915A172"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6DDF5386"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2B9435F7" w14:textId="77777777" w:rsidR="00ED3BB7" w:rsidRPr="00944B63" w:rsidRDefault="00ED3BB7" w:rsidP="00775EDC">
            <w:pPr>
              <w:widowControl w:val="0"/>
              <w:spacing w:after="0" w:line="254" w:lineRule="auto"/>
              <w:jc w:val="center"/>
              <w:rPr>
                <w:rFonts w:ascii="Arial" w:hAnsi="Arial" w:cs="Arial"/>
                <w:b/>
                <w:sz w:val="18"/>
                <w:szCs w:val="18"/>
              </w:rPr>
            </w:pPr>
            <w:r w:rsidRPr="00944B63">
              <w:rPr>
                <w:rFonts w:ascii="Arial" w:hAnsi="Arial" w:cs="Arial"/>
                <w:b/>
                <w:sz w:val="18"/>
                <w:szCs w:val="18"/>
              </w:rPr>
              <w:t>Properties</w:t>
            </w:r>
          </w:p>
        </w:tc>
      </w:tr>
      <w:tr w:rsidR="00ED3BB7" w14:paraId="1353E11A"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0D50BDF6"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resourcePoolId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6D94372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A1469CB"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resource pool. Locally unique within the scope of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C2B8B8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D9595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E8BFA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B1759C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9DAD7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B8AC8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64294DB" w14:textId="5F84DB7E" w:rsidR="00ED3BB7" w:rsidDel="0066750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30" w:author="Author"/>
              </w:rPr>
            </w:pPr>
            <w:del w:id="231" w:author="Author">
              <w:r w:rsidDel="00667501">
                <w:delText>nullable:</w:delText>
              </w:r>
              <w:r w:rsidDel="00667501">
                <w:tab/>
                <w:delText>False</w:delText>
              </w:r>
            </w:del>
          </w:p>
          <w:p w14:paraId="33556B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F1853C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771F3D51" w14:textId="77777777" w:rsidTr="00775EDC">
        <w:tc>
          <w:tcPr>
            <w:tcW w:w="1885" w:type="dxa"/>
            <w:tcBorders>
              <w:top w:val="single" w:sz="4" w:space="0" w:color="auto"/>
              <w:left w:val="single" w:sz="4" w:space="0" w:color="auto"/>
              <w:bottom w:val="single" w:sz="4" w:space="0" w:color="auto"/>
              <w:right w:val="single" w:sz="4" w:space="0" w:color="auto"/>
            </w:tcBorders>
          </w:tcPr>
          <w:p w14:paraId="13EF5F37" w14:textId="77777777" w:rsidR="00ED3BB7" w:rsidRPr="00DF6E62" w:rsidRDefault="00ED3BB7" w:rsidP="00775EDC">
            <w:pPr>
              <w:widowControl w:val="0"/>
              <w:spacing w:after="0" w:line="254" w:lineRule="auto"/>
              <w:rPr>
                <w:rFonts w:ascii="Arial" w:hAnsi="Arial" w:cs="Arial"/>
                <w:sz w:val="18"/>
                <w:szCs w:val="18"/>
              </w:rPr>
            </w:pPr>
            <w:r w:rsidRPr="00F34FA5">
              <w:rPr>
                <w:rFonts w:ascii="Arial" w:hAnsi="Arial" w:cs="Arial"/>
                <w:sz w:val="18"/>
                <w:szCs w:val="18"/>
                <w:lang w:eastAsia="ja-JP"/>
              </w:rPr>
              <w:t>name</w:t>
            </w:r>
          </w:p>
        </w:tc>
        <w:tc>
          <w:tcPr>
            <w:tcW w:w="2793" w:type="dxa"/>
            <w:tcBorders>
              <w:top w:val="single" w:sz="4" w:space="0" w:color="auto"/>
              <w:left w:val="single" w:sz="4" w:space="0" w:color="auto"/>
              <w:bottom w:val="single" w:sz="4" w:space="0" w:color="auto"/>
              <w:right w:val="single" w:sz="4" w:space="0" w:color="auto"/>
            </w:tcBorders>
          </w:tcPr>
          <w:p w14:paraId="6124805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05D899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name of the resource pool.</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F7522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BB3BA2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8F838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5AB3F7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5ADD04D"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281D1CA6"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7FE0DDC0" w14:textId="786AEC34" w:rsidR="00ED3BB7" w:rsidRPr="00F137AA" w:rsidDel="00667501" w:rsidRDefault="00ED3BB7" w:rsidP="0066750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32" w:author="Author"/>
              </w:rPr>
            </w:pPr>
            <w:del w:id="233" w:author="Author">
              <w:r w:rsidDel="00667501">
                <w:delText>n</w:delText>
              </w:r>
              <w:r w:rsidRPr="00F137AA" w:rsidDel="00667501">
                <w:delText>ullable</w:delText>
              </w:r>
              <w:r w:rsidDel="00667501">
                <w:delText>:</w:delText>
              </w:r>
              <w:r w:rsidRPr="00F137AA" w:rsidDel="00667501">
                <w:tab/>
              </w:r>
              <w:r w:rsidDel="00667501">
                <w:delText>False</w:delText>
              </w:r>
            </w:del>
          </w:p>
          <w:p w14:paraId="70A7F998"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234" w:author="Author">
                <w:pPr>
                  <w:pStyle w:val="PL"/>
                </w:pPr>
              </w:pPrChange>
            </w:pPr>
          </w:p>
        </w:tc>
      </w:tr>
      <w:tr w:rsidR="00ED3BB7" w14:paraId="269BBD01"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04804B6F" w14:textId="77777777" w:rsidR="00ED3BB7" w:rsidRPr="00F34FA5" w:rsidRDefault="00ED3BB7" w:rsidP="00775EDC">
            <w:pPr>
              <w:widowControl w:val="0"/>
              <w:spacing w:after="0" w:line="252" w:lineRule="auto"/>
              <w:rPr>
                <w:rFonts w:ascii="Arial" w:eastAsia="Yu Mincho" w:hAnsi="Arial" w:cs="Arial"/>
                <w:sz w:val="18"/>
                <w:szCs w:val="18"/>
                <w:lang w:eastAsia="ja-JP"/>
              </w:rPr>
            </w:pPr>
            <w:proofErr w:type="spellStart"/>
            <w:r w:rsidRPr="00F34FA5">
              <w:rPr>
                <w:rFonts w:ascii="Arial" w:hAnsi="Arial" w:cs="Arial"/>
                <w:sz w:val="18"/>
                <w:szCs w:val="18"/>
                <w:lang w:eastAsia="ja-JP"/>
              </w:rPr>
              <w:t>oCloudSiteId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48DA904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3DED5E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the O-Cloud site the resource pool is a part of. </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6C0E96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01C67F7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713CA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D5C94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3B62E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F0F96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3FF71EA" w14:textId="262D53D5" w:rsidR="00ED3BB7" w:rsidDel="0066750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35" w:author="Author"/>
              </w:rPr>
            </w:pPr>
            <w:del w:id="236" w:author="Author">
              <w:r w:rsidDel="00667501">
                <w:delText>nullable:</w:delText>
              </w:r>
              <w:r w:rsidDel="00667501">
                <w:tab/>
                <w:delText>False</w:delText>
              </w:r>
            </w:del>
          </w:p>
          <w:p w14:paraId="39C1F6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12013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9064C60" w14:textId="77777777" w:rsidTr="00775EDC">
        <w:tc>
          <w:tcPr>
            <w:tcW w:w="1885" w:type="dxa"/>
            <w:tcBorders>
              <w:top w:val="single" w:sz="4" w:space="0" w:color="auto"/>
              <w:left w:val="single" w:sz="4" w:space="0" w:color="auto"/>
              <w:bottom w:val="single" w:sz="4" w:space="0" w:color="auto"/>
              <w:right w:val="single" w:sz="4" w:space="0" w:color="auto"/>
            </w:tcBorders>
          </w:tcPr>
          <w:p w14:paraId="3FAE9798" w14:textId="77777777" w:rsidR="00ED3BB7" w:rsidRPr="00DF6E62" w:rsidRDefault="00ED3BB7" w:rsidP="00775EDC">
            <w:pPr>
              <w:widowControl w:val="0"/>
              <w:spacing w:after="0" w:line="254" w:lineRule="auto"/>
              <w:rPr>
                <w:rFonts w:ascii="Arial" w:hAnsi="Arial" w:cs="Arial"/>
                <w:sz w:val="18"/>
                <w:szCs w:val="18"/>
              </w:rPr>
            </w:pPr>
            <w:r w:rsidRPr="00F34FA5">
              <w:rPr>
                <w:rFonts w:ascii="Arial" w:hAnsi="Arial" w:cs="Arial"/>
                <w:sz w:val="18"/>
                <w:szCs w:val="18"/>
                <w:lang w:eastAsia="ja-JP"/>
              </w:rPr>
              <w:t>description</w:t>
            </w:r>
          </w:p>
        </w:tc>
        <w:tc>
          <w:tcPr>
            <w:tcW w:w="2793" w:type="dxa"/>
            <w:tcBorders>
              <w:top w:val="single" w:sz="4" w:space="0" w:color="auto"/>
              <w:left w:val="single" w:sz="4" w:space="0" w:color="auto"/>
              <w:bottom w:val="single" w:sz="4" w:space="0" w:color="auto"/>
              <w:right w:val="single" w:sz="4" w:space="0" w:color="auto"/>
            </w:tcBorders>
          </w:tcPr>
          <w:p w14:paraId="27FA7FF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00B966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resource pool.</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79589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EDAAA6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5C95F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9536A1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01A3D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9BA85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3A16F8C" w14:textId="4A8C9510" w:rsidR="00ED3BB7" w:rsidDel="00667501" w:rsidRDefault="00ED3BB7" w:rsidP="0066750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37" w:author="Author"/>
              </w:rPr>
            </w:pPr>
            <w:del w:id="238" w:author="Author">
              <w:r w:rsidDel="00667501">
                <w:delText>nullable:</w:delText>
              </w:r>
              <w:r w:rsidDel="00667501">
                <w:tab/>
                <w:delText>False</w:delText>
              </w:r>
            </w:del>
          </w:p>
          <w:p w14:paraId="73413E77"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239"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78087220" w14:textId="77777777" w:rsidTr="00775EDC">
        <w:tc>
          <w:tcPr>
            <w:tcW w:w="1885" w:type="dxa"/>
            <w:tcBorders>
              <w:top w:val="single" w:sz="4" w:space="0" w:color="auto"/>
              <w:left w:val="single" w:sz="4" w:space="0" w:color="auto"/>
              <w:bottom w:val="single" w:sz="4" w:space="0" w:color="auto"/>
              <w:right w:val="single" w:sz="4" w:space="0" w:color="auto"/>
            </w:tcBorders>
          </w:tcPr>
          <w:p w14:paraId="71ACBD23"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resources</w:t>
            </w:r>
          </w:p>
        </w:tc>
        <w:tc>
          <w:tcPr>
            <w:tcW w:w="2793" w:type="dxa"/>
            <w:tcBorders>
              <w:top w:val="single" w:sz="4" w:space="0" w:color="auto"/>
              <w:left w:val="single" w:sz="4" w:space="0" w:color="auto"/>
              <w:bottom w:val="single" w:sz="4" w:space="0" w:color="auto"/>
              <w:right w:val="single" w:sz="4" w:space="0" w:color="auto"/>
            </w:tcBorders>
          </w:tcPr>
          <w:p w14:paraId="0AE0E5B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0DA97F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resource IDs that are part of the resource pool.</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D03E4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695A19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0872D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CD62B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F5AFFE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11950F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343BEBE" w14:textId="63CDB4E3" w:rsidR="00ED3BB7" w:rsidDel="000644B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40" w:author="Author"/>
              </w:rPr>
            </w:pPr>
            <w:del w:id="241" w:author="Author">
              <w:r w:rsidDel="000644BD">
                <w:delText>n</w:delText>
              </w:r>
              <w:r w:rsidRPr="00F137AA" w:rsidDel="000644BD">
                <w:delText>ullable</w:delText>
              </w:r>
              <w:r w:rsidDel="000644BD">
                <w:delText>:</w:delText>
              </w:r>
              <w:r w:rsidRPr="00F137AA" w:rsidDel="000644BD">
                <w:tab/>
              </w:r>
              <w:r w:rsidDel="000644BD">
                <w:delText>False</w:delText>
              </w:r>
            </w:del>
          </w:p>
          <w:p w14:paraId="58F93C8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6C9458D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122137B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F63ABB8"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4DBF80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6BDBD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5D6DB16" w14:textId="77777777" w:rsidTr="00775EDC">
        <w:tc>
          <w:tcPr>
            <w:tcW w:w="1885" w:type="dxa"/>
            <w:tcBorders>
              <w:top w:val="single" w:sz="4" w:space="0" w:color="auto"/>
              <w:left w:val="single" w:sz="4" w:space="0" w:color="auto"/>
              <w:bottom w:val="single" w:sz="4" w:space="0" w:color="auto"/>
              <w:right w:val="single" w:sz="4" w:space="0" w:color="auto"/>
            </w:tcBorders>
          </w:tcPr>
          <w:p w14:paraId="770F409D"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extensions</w:t>
            </w:r>
          </w:p>
        </w:tc>
        <w:tc>
          <w:tcPr>
            <w:tcW w:w="2793" w:type="dxa"/>
            <w:tcBorders>
              <w:top w:val="single" w:sz="4" w:space="0" w:color="auto"/>
              <w:left w:val="single" w:sz="4" w:space="0" w:color="auto"/>
              <w:bottom w:val="single" w:sz="4" w:space="0" w:color="auto"/>
              <w:right w:val="single" w:sz="4" w:space="0" w:color="auto"/>
            </w:tcBorders>
          </w:tcPr>
          <w:p w14:paraId="1F2EC52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04DC48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Resource Pool.</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2794FB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2F36C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05B76E2" w14:textId="77777777" w:rsidR="000644BD" w:rsidRDefault="000644BD" w:rsidP="000644B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42" w:author="Author"/>
              </w:rPr>
            </w:pPr>
            <w:ins w:id="243" w:author="Author">
              <w:r>
                <w:t>x-isAlwaysPresent:</w:t>
              </w:r>
              <w:r>
                <w:tab/>
                <w:t>False</w:t>
              </w:r>
            </w:ins>
          </w:p>
          <w:p w14:paraId="6F83445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19E2BA7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A184B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1230E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8F37E43" w14:textId="439BF153" w:rsidR="00ED3BB7" w:rsidDel="000644B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44" w:author="Author"/>
              </w:rPr>
            </w:pPr>
            <w:del w:id="245" w:author="Author">
              <w:r w:rsidDel="000644BD">
                <w:delText>n</w:delText>
              </w:r>
              <w:r w:rsidRPr="00F137AA" w:rsidDel="000644BD">
                <w:delText>ullable</w:delText>
              </w:r>
              <w:r w:rsidDel="000644BD">
                <w:delText>:</w:delText>
              </w:r>
              <w:r w:rsidRPr="00F137AA" w:rsidDel="000644BD">
                <w:tab/>
              </w:r>
              <w:r w:rsidDel="000644BD">
                <w:delText>True</w:delText>
              </w:r>
            </w:del>
          </w:p>
          <w:p w14:paraId="703FAE2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5608DC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2D12D9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72B628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666F45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E9FCB9C" w14:textId="77777777" w:rsidR="00ED3BB7" w:rsidRDefault="00ED3BB7" w:rsidP="00ED3BB7">
      <w:pPr>
        <w:widowControl w:val="0"/>
      </w:pPr>
    </w:p>
    <w:p w14:paraId="4352F9BC" w14:textId="77777777" w:rsidR="00ED3BB7" w:rsidRDefault="00ED3BB7" w:rsidP="00ED3BB7">
      <w:pPr>
        <w:pStyle w:val="Heading6"/>
      </w:pPr>
      <w:r>
        <w:t>4.2.1.4.3.3</w:t>
      </w:r>
      <w:r>
        <w:tab/>
        <w:t>Attribute constraints</w:t>
      </w:r>
    </w:p>
    <w:p w14:paraId="614387DF" w14:textId="77777777" w:rsidR="00ED3BB7" w:rsidRPr="00FE7385" w:rsidRDefault="00ED3BB7" w:rsidP="00ED3BB7">
      <w:pPr>
        <w:rPr>
          <w:i/>
        </w:rPr>
      </w:pPr>
      <w:r w:rsidRPr="004667B5">
        <w:t>None</w:t>
      </w:r>
      <w:r w:rsidRPr="00FE7385">
        <w:rPr>
          <w:i/>
        </w:rPr>
        <w:t>.</w:t>
      </w:r>
    </w:p>
    <w:p w14:paraId="76C06966" w14:textId="77777777" w:rsidR="00ED3BB7" w:rsidRDefault="00ED3BB7" w:rsidP="00ED3BB7">
      <w:pPr>
        <w:pStyle w:val="Heading6"/>
      </w:pPr>
      <w:r>
        <w:t>4.2.1.4.3.4</w:t>
      </w:r>
      <w:r>
        <w:tab/>
      </w:r>
      <w:r>
        <w:tab/>
        <w:t>State diagram</w:t>
      </w:r>
    </w:p>
    <w:p w14:paraId="4E9863C4" w14:textId="77777777" w:rsidR="00ED3BB7" w:rsidRPr="00FE7385" w:rsidRDefault="00ED3BB7" w:rsidP="00ED3BB7">
      <w:pPr>
        <w:rPr>
          <w:i/>
        </w:rPr>
      </w:pPr>
      <w:r w:rsidRPr="004667B5">
        <w:t>None</w:t>
      </w:r>
      <w:r w:rsidRPr="00FE7385">
        <w:rPr>
          <w:i/>
        </w:rPr>
        <w:t>.</w:t>
      </w:r>
    </w:p>
    <w:p w14:paraId="47383DD4" w14:textId="77777777" w:rsidR="00ED3BB7" w:rsidRDefault="00ED3BB7" w:rsidP="00ED3BB7">
      <w:pPr>
        <w:pStyle w:val="Heading5"/>
      </w:pPr>
      <w:r>
        <w:lastRenderedPageBreak/>
        <w:t>4.2.1.4.4</w:t>
      </w:r>
      <w:r>
        <w:tab/>
        <w:t>Resource</w:t>
      </w:r>
    </w:p>
    <w:p w14:paraId="53A8CFDF" w14:textId="77777777" w:rsidR="00ED3BB7" w:rsidRDefault="00ED3BB7" w:rsidP="00ED3BB7">
      <w:pPr>
        <w:pStyle w:val="Heading6"/>
      </w:pPr>
      <w:r>
        <w:t>4.2.1.4.4.1</w:t>
      </w:r>
      <w:r>
        <w:tab/>
        <w:t>Definition</w:t>
      </w:r>
    </w:p>
    <w:p w14:paraId="0E3B8065" w14:textId="77777777" w:rsidR="00ED3BB7" w:rsidRDefault="00ED3BB7" w:rsidP="00ED3BB7">
      <w:r>
        <w:t>The Resource represents an instance of a resource in the O-Cloud.</w:t>
      </w:r>
    </w:p>
    <w:p w14:paraId="1BB96920" w14:textId="77777777" w:rsidR="00ED3BB7" w:rsidRDefault="00ED3BB7" w:rsidP="00ED3BB7">
      <w:r>
        <w:t>Resource pools are comprised of resources, wherein a specific instance of a resource can only be part of a single resource pool.</w:t>
      </w:r>
    </w:p>
    <w:p w14:paraId="3302C093" w14:textId="77777777" w:rsidR="00ED3BB7" w:rsidRDefault="00ED3BB7" w:rsidP="00ED3BB7">
      <w:r>
        <w:t xml:space="preserve">Resources are of a specific resource type. The resource type of a given resource instance does not change over the lifetime of such a resource instance. </w:t>
      </w:r>
    </w:p>
    <w:p w14:paraId="0BA299FA" w14:textId="77777777" w:rsidR="00ED3BB7" w:rsidRPr="00421AE3" w:rsidRDefault="00ED3BB7" w:rsidP="00ED3BB7">
      <w:r w:rsidRPr="00421AE3">
        <w:t xml:space="preserve">The Resource is a Specialized </w:t>
      </w:r>
      <w:r>
        <w:t xml:space="preserve">Object that </w:t>
      </w:r>
      <w:r w:rsidRPr="00421AE3">
        <w:t xml:space="preserve">derives from a Generalized </w:t>
      </w:r>
      <w:r>
        <w:t xml:space="preserve">Object, the </w:t>
      </w:r>
      <w:proofErr w:type="spellStart"/>
      <w:r w:rsidRPr="00163EAB">
        <w:rPr>
          <w:i/>
          <w:iCs/>
        </w:rPr>
        <w:t>InfrastructureInventoryObject</w:t>
      </w:r>
      <w:proofErr w:type="spellEnd"/>
      <w:r w:rsidRPr="00163EAB">
        <w:rPr>
          <w:i/>
          <w:iCs/>
        </w:rPr>
        <w:t>_</w:t>
      </w:r>
      <w:r>
        <w:t xml:space="preserve">. </w:t>
      </w:r>
      <w:r w:rsidRPr="00421AE3">
        <w:t xml:space="preserve">The Resource inherits the attributes </w:t>
      </w:r>
      <w:r>
        <w:t xml:space="preserve">from the </w:t>
      </w:r>
      <w:proofErr w:type="spellStart"/>
      <w:r w:rsidRPr="00163EAB">
        <w:rPr>
          <w:i/>
          <w:iCs/>
        </w:rPr>
        <w:t>InfrastructureInventoryObject</w:t>
      </w:r>
      <w:proofErr w:type="spellEnd"/>
      <w:r w:rsidRPr="00163EAB">
        <w:rPr>
          <w:i/>
          <w:iCs/>
        </w:rPr>
        <w:t>_</w:t>
      </w:r>
      <w:r w:rsidRPr="00421AE3">
        <w:t xml:space="preserve">. </w:t>
      </w:r>
    </w:p>
    <w:p w14:paraId="77F9C5BD" w14:textId="77777777" w:rsidR="00ED3BB7" w:rsidRDefault="00ED3BB7" w:rsidP="00ED3BB7">
      <w:pPr>
        <w:pStyle w:val="Heading6"/>
      </w:pPr>
      <w:r>
        <w:t>4.2.1.4.4.2</w:t>
      </w:r>
      <w:r>
        <w:tab/>
        <w:t>Attributes</w:t>
      </w:r>
    </w:p>
    <w:p w14:paraId="4423CD29" w14:textId="77777777" w:rsidR="00ED3BB7" w:rsidRPr="009542A4" w:rsidRDefault="00ED3BB7" w:rsidP="00ED3BB7">
      <w:pPr>
        <w:pStyle w:val="TH"/>
      </w:pPr>
      <w:bookmarkStart w:id="246" w:name="_Toc161722109"/>
      <w:bookmarkStart w:id="247" w:name="_Toc193779744"/>
      <w:bookmarkStart w:id="248" w:name="_Toc202768195"/>
      <w:r>
        <w:t>Table 4.2.1.4.4</w:t>
      </w:r>
      <w:r w:rsidRPr="00CF2650">
        <w:t>.2</w:t>
      </w:r>
      <w:r>
        <w:t>-</w:t>
      </w:r>
      <w:r w:rsidRPr="00CF2650">
        <w:t>1 Attributes Properties for Resource</w:t>
      </w:r>
      <w:bookmarkEnd w:id="246"/>
      <w:bookmarkEnd w:id="247"/>
      <w:bookmarkEnd w:id="248"/>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7C105851"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2C826E25"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22C84986"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78B9697A" w14:textId="77777777" w:rsidR="00ED3BB7" w:rsidRPr="00944B63" w:rsidRDefault="00ED3BB7" w:rsidP="00775EDC">
            <w:pPr>
              <w:widowControl w:val="0"/>
              <w:spacing w:after="0" w:line="254" w:lineRule="auto"/>
              <w:jc w:val="center"/>
              <w:rPr>
                <w:rFonts w:ascii="Arial" w:hAnsi="Arial" w:cs="Arial"/>
                <w:b/>
                <w:sz w:val="18"/>
                <w:szCs w:val="18"/>
              </w:rPr>
            </w:pPr>
            <w:r w:rsidRPr="00944B63">
              <w:rPr>
                <w:rFonts w:ascii="Arial" w:hAnsi="Arial" w:cs="Arial"/>
                <w:b/>
                <w:sz w:val="18"/>
                <w:szCs w:val="18"/>
              </w:rPr>
              <w:t>Properties</w:t>
            </w:r>
          </w:p>
        </w:tc>
      </w:tr>
      <w:tr w:rsidR="00ED3BB7" w14:paraId="6A0D9173"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A1903F4"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4CB96A1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02845B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resource. Locally unique within the scope of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406F7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A541BB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7B914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24F84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F90D8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2BE286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42170B4" w14:textId="41A5E188" w:rsidR="00ED3BB7" w:rsidDel="000644B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49" w:author="Author"/>
              </w:rPr>
            </w:pPr>
            <w:del w:id="250" w:author="Author">
              <w:r w:rsidDel="000644BD">
                <w:delText>nullable:</w:delText>
              </w:r>
              <w:r w:rsidDel="000644BD">
                <w:tab/>
                <w:delText>False</w:delText>
              </w:r>
            </w:del>
          </w:p>
          <w:p w14:paraId="71ED8F7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1A4CB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5459BA6" w14:textId="77777777" w:rsidTr="00775EDC">
        <w:tc>
          <w:tcPr>
            <w:tcW w:w="1885" w:type="dxa"/>
            <w:tcBorders>
              <w:top w:val="single" w:sz="4" w:space="0" w:color="auto"/>
              <w:left w:val="single" w:sz="4" w:space="0" w:color="auto"/>
              <w:bottom w:val="single" w:sz="4" w:space="0" w:color="auto"/>
              <w:right w:val="single" w:sz="4" w:space="0" w:color="auto"/>
            </w:tcBorders>
          </w:tcPr>
          <w:p w14:paraId="2591D4AD" w14:textId="77777777" w:rsidR="00ED3BB7" w:rsidRPr="00DF6E62" w:rsidRDefault="00ED3BB7" w:rsidP="00775EDC">
            <w:pPr>
              <w:widowControl w:val="0"/>
              <w:spacing w:after="0" w:line="254" w:lineRule="auto"/>
              <w:rPr>
                <w:rFonts w:ascii="Arial" w:hAnsi="Arial" w:cs="Arial"/>
                <w:sz w:val="18"/>
                <w:szCs w:val="18"/>
              </w:rPr>
            </w:pPr>
            <w:r w:rsidRPr="00F34FA5">
              <w:rPr>
                <w:rFonts w:ascii="Arial" w:hAnsi="Arial" w:cs="Arial"/>
                <w:sz w:val="18"/>
                <w:szCs w:val="18"/>
                <w:lang w:eastAsia="ja-JP"/>
              </w:rPr>
              <w:t>description</w:t>
            </w:r>
          </w:p>
        </w:tc>
        <w:tc>
          <w:tcPr>
            <w:tcW w:w="2793" w:type="dxa"/>
            <w:tcBorders>
              <w:top w:val="single" w:sz="4" w:space="0" w:color="auto"/>
              <w:left w:val="single" w:sz="4" w:space="0" w:color="auto"/>
              <w:bottom w:val="single" w:sz="4" w:space="0" w:color="auto"/>
              <w:right w:val="single" w:sz="4" w:space="0" w:color="auto"/>
            </w:tcBorders>
          </w:tcPr>
          <w:p w14:paraId="6698B9E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C20B09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resource.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D22F9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1CC83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DE225B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7CE4E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0B5B0D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54DCF1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50DAA66" w14:textId="78FA7542" w:rsidR="00ED3BB7" w:rsidDel="000644BD" w:rsidRDefault="00ED3BB7" w:rsidP="000644B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51" w:author="Author"/>
              </w:rPr>
            </w:pPr>
            <w:del w:id="252" w:author="Author">
              <w:r w:rsidDel="000644BD">
                <w:delText>nullable:</w:delText>
              </w:r>
              <w:r w:rsidDel="000644BD">
                <w:tab/>
                <w:delText>False</w:delText>
              </w:r>
            </w:del>
          </w:p>
          <w:p w14:paraId="084EE220"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253"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7AFA7D76" w14:textId="77777777" w:rsidTr="00775EDC">
        <w:tc>
          <w:tcPr>
            <w:tcW w:w="1885" w:type="dxa"/>
            <w:tcBorders>
              <w:top w:val="single" w:sz="4" w:space="0" w:color="auto"/>
              <w:left w:val="single" w:sz="4" w:space="0" w:color="auto"/>
              <w:bottom w:val="single" w:sz="4" w:space="0" w:color="auto"/>
              <w:right w:val="single" w:sz="4" w:space="0" w:color="auto"/>
            </w:tcBorders>
          </w:tcPr>
          <w:p w14:paraId="6A7107B8"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resourceTypeId</w:t>
            </w:r>
            <w:proofErr w:type="spellEnd"/>
          </w:p>
        </w:tc>
        <w:tc>
          <w:tcPr>
            <w:tcW w:w="2793" w:type="dxa"/>
            <w:tcBorders>
              <w:top w:val="single" w:sz="4" w:space="0" w:color="auto"/>
              <w:left w:val="single" w:sz="4" w:space="0" w:color="auto"/>
              <w:bottom w:val="single" w:sz="4" w:space="0" w:color="auto"/>
              <w:right w:val="single" w:sz="4" w:space="0" w:color="auto"/>
            </w:tcBorders>
          </w:tcPr>
          <w:p w14:paraId="0D42049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8B6300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Reference to the resource type of the resource.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05C5D7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27AAC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747A1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01F9B9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45E82E6"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18D0AE8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18C4ADB7" w14:textId="2B30ECE6" w:rsidR="00ED3BB7" w:rsidRPr="00F137AA" w:rsidDel="000644B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54" w:author="Author"/>
              </w:rPr>
            </w:pPr>
            <w:del w:id="255" w:author="Author">
              <w:r w:rsidDel="000644BD">
                <w:delText>n</w:delText>
              </w:r>
              <w:r w:rsidRPr="00F137AA" w:rsidDel="000644BD">
                <w:delText>ullable</w:delText>
              </w:r>
              <w:r w:rsidDel="000644BD">
                <w:delText>:</w:delText>
              </w:r>
              <w:r w:rsidRPr="00F137AA" w:rsidDel="000644BD">
                <w:tab/>
              </w:r>
              <w:r w:rsidDel="000644BD">
                <w:delText>False</w:delText>
              </w:r>
            </w:del>
          </w:p>
          <w:p w14:paraId="4C49073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 xml:space="preserve"> uuid</w:t>
            </w:r>
          </w:p>
          <w:p w14:paraId="28A5C81B" w14:textId="77777777" w:rsidR="00ED3BB7" w:rsidRDefault="00ED3BB7" w:rsidP="00775EDC">
            <w:pPr>
              <w:pStyle w:val="PL"/>
            </w:pPr>
          </w:p>
        </w:tc>
      </w:tr>
      <w:tr w:rsidR="00ED3BB7" w14:paraId="69649B45" w14:textId="77777777" w:rsidTr="00775EDC">
        <w:tc>
          <w:tcPr>
            <w:tcW w:w="1885" w:type="dxa"/>
            <w:tcBorders>
              <w:top w:val="single" w:sz="4" w:space="0" w:color="auto"/>
              <w:left w:val="single" w:sz="4" w:space="0" w:color="auto"/>
              <w:bottom w:val="single" w:sz="4" w:space="0" w:color="auto"/>
              <w:right w:val="single" w:sz="4" w:space="0" w:color="auto"/>
            </w:tcBorders>
          </w:tcPr>
          <w:p w14:paraId="76AC06E8"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globalAssetId</w:t>
            </w:r>
            <w:proofErr w:type="spellEnd"/>
          </w:p>
        </w:tc>
        <w:tc>
          <w:tcPr>
            <w:tcW w:w="2793" w:type="dxa"/>
            <w:tcBorders>
              <w:top w:val="single" w:sz="4" w:space="0" w:color="auto"/>
              <w:left w:val="single" w:sz="4" w:space="0" w:color="auto"/>
              <w:bottom w:val="single" w:sz="4" w:space="0" w:color="auto"/>
              <w:right w:val="single" w:sz="4" w:space="0" w:color="auto"/>
            </w:tcBorders>
          </w:tcPr>
          <w:p w14:paraId="4091F9F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B2FC3D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or serial number of the resource, if available. It is required only if the resource has been identified during its addition to the cloud as a reportable asset in the SMO inventory.</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279B9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2C196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EED48A6" w14:textId="77777777" w:rsidR="000644BD" w:rsidRDefault="000644BD" w:rsidP="000644B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56" w:author="Author"/>
              </w:rPr>
            </w:pPr>
            <w:ins w:id="257" w:author="Author">
              <w:r>
                <w:t>x-isAlwaysPresent:</w:t>
              </w:r>
              <w:r>
                <w:tab/>
                <w:t>False</w:t>
              </w:r>
            </w:ins>
          </w:p>
          <w:p w14:paraId="57AB9B0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D677B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605DFB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A641A6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D56316C" w14:textId="3B8906C8" w:rsidR="00ED3BB7" w:rsidRDefault="00611FCA"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258" w:author="Author">
              <w:r>
                <w:t>x-</w:t>
              </w:r>
            </w:ins>
            <w:r w:rsidR="00ED3BB7">
              <w:t>nullable:</w:t>
            </w:r>
            <w:r w:rsidR="00ED3BB7">
              <w:tab/>
              <w:t>True</w:t>
            </w:r>
          </w:p>
          <w:p w14:paraId="3EB2B8B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04F196E3" w14:textId="77777777" w:rsidTr="00775EDC">
        <w:tc>
          <w:tcPr>
            <w:tcW w:w="1885" w:type="dxa"/>
            <w:tcBorders>
              <w:top w:val="single" w:sz="4" w:space="0" w:color="auto"/>
              <w:left w:val="single" w:sz="4" w:space="0" w:color="auto"/>
              <w:bottom w:val="single" w:sz="4" w:space="0" w:color="auto"/>
              <w:right w:val="single" w:sz="4" w:space="0" w:color="auto"/>
            </w:tcBorders>
          </w:tcPr>
          <w:p w14:paraId="53A583A7"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resourcePoolId</w:t>
            </w:r>
            <w:proofErr w:type="spellEnd"/>
          </w:p>
        </w:tc>
        <w:tc>
          <w:tcPr>
            <w:tcW w:w="2793" w:type="dxa"/>
            <w:tcBorders>
              <w:top w:val="single" w:sz="4" w:space="0" w:color="auto"/>
              <w:left w:val="single" w:sz="4" w:space="0" w:color="auto"/>
              <w:bottom w:val="single" w:sz="4" w:space="0" w:color="auto"/>
              <w:right w:val="single" w:sz="4" w:space="0" w:color="auto"/>
            </w:tcBorders>
          </w:tcPr>
          <w:p w14:paraId="0FB8727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20CF09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Reference to the resource pool that the resource is part of.</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575A5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D5223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support-qualifier:</w:t>
            </w:r>
            <w:r>
              <w:tab/>
              <w:t>M</w:t>
            </w:r>
          </w:p>
          <w:p w14:paraId="532AD0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C7E8D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0E0C09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ED8D73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FC578BA" w14:textId="11D24087" w:rsidR="00ED3BB7" w:rsidDel="00611FC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59" w:author="Author"/>
              </w:rPr>
            </w:pPr>
            <w:del w:id="260" w:author="Author">
              <w:r w:rsidDel="00611FCA">
                <w:delText>nullable:</w:delText>
              </w:r>
              <w:r w:rsidDel="00611FCA">
                <w:tab/>
                <w:delText>False</w:delText>
              </w:r>
            </w:del>
          </w:p>
          <w:p w14:paraId="35B55B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97C69C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EDB76E1" w14:textId="77777777" w:rsidTr="00775EDC">
        <w:tc>
          <w:tcPr>
            <w:tcW w:w="1885" w:type="dxa"/>
            <w:tcBorders>
              <w:top w:val="single" w:sz="4" w:space="0" w:color="auto"/>
              <w:left w:val="single" w:sz="4" w:space="0" w:color="auto"/>
              <w:bottom w:val="single" w:sz="4" w:space="0" w:color="auto"/>
              <w:right w:val="single" w:sz="4" w:space="0" w:color="auto"/>
            </w:tcBorders>
          </w:tcPr>
          <w:p w14:paraId="4336356B"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elements</w:t>
            </w:r>
          </w:p>
        </w:tc>
        <w:tc>
          <w:tcPr>
            <w:tcW w:w="2793" w:type="dxa"/>
            <w:tcBorders>
              <w:top w:val="single" w:sz="4" w:space="0" w:color="auto"/>
              <w:left w:val="single" w:sz="4" w:space="0" w:color="auto"/>
              <w:bottom w:val="single" w:sz="4" w:space="0" w:color="auto"/>
              <w:right w:val="single" w:sz="4" w:space="0" w:color="auto"/>
            </w:tcBorders>
          </w:tcPr>
          <w:p w14:paraId="11AC112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119EED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resource might be composed of smaller resources or other resource instances of a different type.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AED5FE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6F846BD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2ECC131" w14:textId="77777777" w:rsidR="00611FCA" w:rsidRDefault="00611FCA" w:rsidP="00611FC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61" w:author="Author"/>
              </w:rPr>
            </w:pPr>
            <w:ins w:id="262" w:author="Author">
              <w:r>
                <w:t>x-isAlwaysPresent:</w:t>
              </w:r>
              <w:r>
                <w:tab/>
                <w:t>False</w:t>
              </w:r>
            </w:ins>
          </w:p>
          <w:p w14:paraId="462B0C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7C95DB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C1D1E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42B2A7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7083BF8" w14:textId="270F5B91" w:rsidR="00ED3BB7" w:rsidDel="00611FC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63" w:author="Author"/>
              </w:rPr>
            </w:pPr>
            <w:del w:id="264" w:author="Author">
              <w:r w:rsidDel="00611FCA">
                <w:delText>n</w:delText>
              </w:r>
              <w:r w:rsidRPr="00F137AA" w:rsidDel="00611FCA">
                <w:delText>ullable</w:delText>
              </w:r>
              <w:r w:rsidDel="00611FCA">
                <w:delText>:</w:delText>
              </w:r>
              <w:r w:rsidRPr="00F137AA" w:rsidDel="00611FCA">
                <w:tab/>
              </w:r>
              <w:r w:rsidDel="00611FCA">
                <w:delText>True</w:delText>
              </w:r>
            </w:del>
          </w:p>
          <w:p w14:paraId="01F169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5745C4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C04C6D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5E4E1088"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Resource</w:t>
            </w:r>
          </w:p>
          <w:p w14:paraId="73DD22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574D9F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A3C90A2"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746C89E0" w14:textId="77777777" w:rsidR="00ED3BB7" w:rsidRPr="00F34FA5" w:rsidRDefault="00ED3BB7" w:rsidP="00775EDC">
            <w:pPr>
              <w:widowControl w:val="0"/>
              <w:spacing w:after="0" w:line="252" w:lineRule="auto"/>
              <w:rPr>
                <w:rFonts w:ascii="Arial" w:eastAsia="Yu Mincho" w:hAnsi="Arial" w:cs="Arial"/>
                <w:sz w:val="18"/>
                <w:szCs w:val="18"/>
                <w:lang w:eastAsia="ja-JP"/>
              </w:rPr>
            </w:pPr>
            <w:r w:rsidRPr="00F34FA5">
              <w:rPr>
                <w:rFonts w:ascii="Arial" w:hAnsi="Arial" w:cs="Arial"/>
                <w:sz w:val="18"/>
                <w:szCs w:val="18"/>
                <w:lang w:eastAsia="ja-JP"/>
              </w:rPr>
              <w:lastRenderedPageBreak/>
              <w:t>tags</w:t>
            </w:r>
          </w:p>
        </w:tc>
        <w:tc>
          <w:tcPr>
            <w:tcW w:w="2793" w:type="dxa"/>
            <w:tcBorders>
              <w:top w:val="single" w:sz="4" w:space="0" w:color="auto"/>
              <w:left w:val="single" w:sz="4" w:space="0" w:color="auto"/>
              <w:bottom w:val="single" w:sz="4" w:space="0" w:color="auto"/>
              <w:right w:val="single" w:sz="4" w:space="0" w:color="auto"/>
            </w:tcBorders>
            <w:hideMark/>
          </w:tcPr>
          <w:p w14:paraId="02F2453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3555B8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Keywords describing or classifying the resource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CA4B45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31037A9" w14:textId="77777777" w:rsidR="00A668F3" w:rsidRDefault="00A668F3" w:rsidP="00A668F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65" w:author="Author"/>
              </w:rPr>
            </w:pPr>
            <w:ins w:id="266" w:author="Author">
              <w:r>
                <w:t>x-isAlwaysPresent:</w:t>
              </w:r>
              <w:r>
                <w:tab/>
                <w:t>False</w:t>
              </w:r>
            </w:ins>
          </w:p>
          <w:p w14:paraId="75A65E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A7E246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447FD9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8D8E9E3" w14:textId="1DEAF9AF" w:rsidR="00ED3BB7" w:rsidDel="00A668F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67" w:author="Author"/>
              </w:rPr>
            </w:pPr>
            <w:del w:id="268" w:author="Author">
              <w:r w:rsidDel="00A668F3">
                <w:delText>nullable:</w:delText>
              </w:r>
              <w:r w:rsidDel="00A668F3">
                <w:tab/>
                <w:delText>True</w:delText>
              </w:r>
            </w:del>
          </w:p>
          <w:p w14:paraId="3491ADB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53C20F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56E8391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25E378C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 xml:space="preserve">string </w:t>
            </w:r>
          </w:p>
          <w:p w14:paraId="229D5E6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left" w:pos="2775"/>
              </w:tabs>
            </w:pPr>
          </w:p>
        </w:tc>
      </w:tr>
      <w:tr w:rsidR="00ED3BB7" w14:paraId="549F305D"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0855531"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groups</w:t>
            </w:r>
          </w:p>
        </w:tc>
        <w:tc>
          <w:tcPr>
            <w:tcW w:w="2793" w:type="dxa"/>
            <w:tcBorders>
              <w:top w:val="single" w:sz="4" w:space="0" w:color="auto"/>
              <w:left w:val="single" w:sz="4" w:space="0" w:color="auto"/>
              <w:bottom w:val="single" w:sz="4" w:space="0" w:color="auto"/>
              <w:right w:val="single" w:sz="4" w:space="0" w:color="auto"/>
            </w:tcBorders>
            <w:hideMark/>
          </w:tcPr>
          <w:p w14:paraId="2622177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04E9E6F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Keywords denoting groups a resource belongs to.</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C4EBCA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80E811C" w14:textId="77777777" w:rsidR="00A668F3" w:rsidRDefault="00A668F3" w:rsidP="00A668F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69" w:author="Author"/>
              </w:rPr>
            </w:pPr>
            <w:ins w:id="270" w:author="Author">
              <w:r>
                <w:t>x-isAlwaysPresent:</w:t>
              </w:r>
              <w:r>
                <w:tab/>
                <w:t>False</w:t>
              </w:r>
            </w:ins>
          </w:p>
          <w:p w14:paraId="13A7C5C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65B5A3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9A060D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8B02426" w14:textId="5D5B4490" w:rsidR="00ED3BB7" w:rsidDel="00A668F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71" w:author="Author"/>
              </w:rPr>
            </w:pPr>
            <w:del w:id="272" w:author="Author">
              <w:r w:rsidDel="00A668F3">
                <w:delText>nullable:</w:delText>
              </w:r>
              <w:r w:rsidDel="00A668F3">
                <w:tab/>
                <w:delText>True</w:delText>
              </w:r>
            </w:del>
          </w:p>
          <w:p w14:paraId="58678BF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177050A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4AD1ED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7284DC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 xml:space="preserve">string </w:t>
            </w:r>
          </w:p>
          <w:p w14:paraId="6E0BC5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left" w:pos="2775"/>
              </w:tabs>
              <w:ind w:left="2674" w:hanging="2610"/>
            </w:pPr>
          </w:p>
        </w:tc>
      </w:tr>
      <w:tr w:rsidR="00ED3BB7" w14:paraId="2B477328" w14:textId="77777777" w:rsidTr="00775EDC">
        <w:tc>
          <w:tcPr>
            <w:tcW w:w="1885" w:type="dxa"/>
            <w:tcBorders>
              <w:top w:val="single" w:sz="4" w:space="0" w:color="auto"/>
              <w:left w:val="single" w:sz="4" w:space="0" w:color="auto"/>
              <w:bottom w:val="single" w:sz="4" w:space="0" w:color="auto"/>
              <w:right w:val="single" w:sz="4" w:space="0" w:color="auto"/>
            </w:tcBorders>
          </w:tcPr>
          <w:p w14:paraId="7A0F46CF"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extensions</w:t>
            </w:r>
          </w:p>
        </w:tc>
        <w:tc>
          <w:tcPr>
            <w:tcW w:w="2793" w:type="dxa"/>
            <w:tcBorders>
              <w:top w:val="single" w:sz="4" w:space="0" w:color="auto"/>
              <w:left w:val="single" w:sz="4" w:space="0" w:color="auto"/>
              <w:bottom w:val="single" w:sz="4" w:space="0" w:color="auto"/>
              <w:right w:val="single" w:sz="4" w:space="0" w:color="auto"/>
            </w:tcBorders>
          </w:tcPr>
          <w:p w14:paraId="371C6A0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81CB86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Resource.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0DB3F2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6129F0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0D0F63C" w14:textId="77777777" w:rsidR="00A668F3" w:rsidRDefault="00A668F3" w:rsidP="00A668F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73" w:author="Author"/>
              </w:rPr>
            </w:pPr>
            <w:ins w:id="274" w:author="Author">
              <w:r>
                <w:t>x-isAlwaysPresent:</w:t>
              </w:r>
              <w:r>
                <w:tab/>
                <w:t>False</w:t>
              </w:r>
            </w:ins>
          </w:p>
          <w:p w14:paraId="236C6E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11C772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B8BAF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8E47E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0E06551" w14:textId="2E4B18CF" w:rsidR="00ED3BB7" w:rsidDel="00A668F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75" w:author="Author"/>
              </w:rPr>
            </w:pPr>
            <w:del w:id="276" w:author="Author">
              <w:r w:rsidDel="00A668F3">
                <w:delText>n</w:delText>
              </w:r>
              <w:r w:rsidRPr="00F137AA" w:rsidDel="00A668F3">
                <w:delText>ullable</w:delText>
              </w:r>
              <w:r w:rsidDel="00A668F3">
                <w:delText>:</w:delText>
              </w:r>
              <w:r w:rsidRPr="00F137AA" w:rsidDel="00A668F3">
                <w:tab/>
              </w:r>
              <w:r w:rsidDel="00A668F3">
                <w:delText>True</w:delText>
              </w:r>
            </w:del>
          </w:p>
          <w:p w14:paraId="1B9BCA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42A6884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09C673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D4D4E5C"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39C3E57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6F198657" w14:textId="77777777" w:rsidR="00ED3BB7" w:rsidRDefault="00ED3BB7" w:rsidP="00ED3BB7">
      <w:pPr>
        <w:widowControl w:val="0"/>
      </w:pPr>
    </w:p>
    <w:p w14:paraId="4143BC61" w14:textId="77777777" w:rsidR="00ED3BB7" w:rsidRDefault="00ED3BB7" w:rsidP="00ED3BB7">
      <w:pPr>
        <w:pStyle w:val="Heading6"/>
      </w:pPr>
      <w:r>
        <w:t>4.2.1.4.4.3</w:t>
      </w:r>
      <w:r>
        <w:tab/>
        <w:t>Attribute constraints</w:t>
      </w:r>
    </w:p>
    <w:p w14:paraId="5E9EA9FB" w14:textId="77777777" w:rsidR="00ED3BB7" w:rsidRPr="00FE7385" w:rsidRDefault="00ED3BB7" w:rsidP="00ED3BB7">
      <w:pPr>
        <w:rPr>
          <w:i/>
        </w:rPr>
      </w:pPr>
      <w:r w:rsidRPr="004667B5">
        <w:t>None</w:t>
      </w:r>
      <w:r w:rsidRPr="00FE7385">
        <w:rPr>
          <w:i/>
        </w:rPr>
        <w:t>.</w:t>
      </w:r>
    </w:p>
    <w:p w14:paraId="07EBECBC" w14:textId="77777777" w:rsidR="00ED3BB7" w:rsidRDefault="00ED3BB7" w:rsidP="00ED3BB7">
      <w:pPr>
        <w:pStyle w:val="Heading6"/>
      </w:pPr>
      <w:r>
        <w:t>4.2.1.4.4.4</w:t>
      </w:r>
      <w:r>
        <w:tab/>
      </w:r>
      <w:r>
        <w:tab/>
        <w:t>State diagram</w:t>
      </w:r>
    </w:p>
    <w:p w14:paraId="00E5A704" w14:textId="77777777" w:rsidR="00ED3BB7" w:rsidRPr="00FE7385" w:rsidRDefault="00ED3BB7" w:rsidP="00ED3BB7">
      <w:pPr>
        <w:rPr>
          <w:i/>
        </w:rPr>
      </w:pPr>
      <w:r w:rsidRPr="004667B5">
        <w:t>None</w:t>
      </w:r>
      <w:r w:rsidRPr="00FE7385">
        <w:rPr>
          <w:i/>
        </w:rPr>
        <w:t>.</w:t>
      </w:r>
    </w:p>
    <w:p w14:paraId="0544F935" w14:textId="77777777" w:rsidR="00ED3BB7" w:rsidRDefault="00ED3BB7" w:rsidP="00ED3BB7">
      <w:pPr>
        <w:pStyle w:val="Heading5"/>
      </w:pPr>
      <w:r>
        <w:t>4.2.1.4.5</w:t>
      </w:r>
      <w:r>
        <w:tab/>
      </w:r>
      <w:proofErr w:type="spellStart"/>
      <w:r>
        <w:t>DeploymentManager</w:t>
      </w:r>
      <w:proofErr w:type="spellEnd"/>
    </w:p>
    <w:p w14:paraId="421914F0" w14:textId="77777777" w:rsidR="00ED3BB7" w:rsidRDefault="00ED3BB7" w:rsidP="00ED3BB7">
      <w:pPr>
        <w:pStyle w:val="Heading6"/>
      </w:pPr>
      <w:r>
        <w:t>4.2.1.4.5.1</w:t>
      </w:r>
      <w:r>
        <w:tab/>
        <w:t>Definition</w:t>
      </w:r>
    </w:p>
    <w:p w14:paraId="57450061" w14:textId="77777777" w:rsidR="00ED3BB7" w:rsidRDefault="00ED3BB7" w:rsidP="00ED3BB7">
      <w:r>
        <w:t xml:space="preserve">The </w:t>
      </w:r>
      <w:proofErr w:type="spellStart"/>
      <w:r>
        <w:t>DeploymentManager</w:t>
      </w:r>
      <w:proofErr w:type="spellEnd"/>
      <w:r>
        <w:t xml:space="preserve"> represents an instance of a DMS in the O-Cloud.</w:t>
      </w:r>
      <w:r w:rsidRPr="00244FBC">
        <w:t xml:space="preserve"> </w:t>
      </w:r>
      <w:r>
        <w:t>This class allows a client to discover the details about a DMS instance. This class provides a list of supported capabilities, and metrics for total capacity, current allocations</w:t>
      </w:r>
      <w:proofErr w:type="gramStart"/>
      <w:r>
        <w:t>, current</w:t>
      </w:r>
      <w:proofErr w:type="gramEnd"/>
      <w:r>
        <w:t xml:space="preserve"> reservations.</w:t>
      </w:r>
      <w:r w:rsidRPr="007038BD">
        <w:t xml:space="preserve"> </w:t>
      </w:r>
      <w:r>
        <w:t>For more information about DMS, refer to "O-RAN O2 General Aspects and Principles Specification, clause 1.3.1 "[i2].</w:t>
      </w:r>
    </w:p>
    <w:p w14:paraId="0D2C64E1" w14:textId="77777777" w:rsidR="00ED3BB7" w:rsidRDefault="00ED3BB7" w:rsidP="00ED3BB7">
      <w:r>
        <w:t xml:space="preserve">The available capacity information supported by a </w:t>
      </w:r>
      <w:proofErr w:type="spellStart"/>
      <w:r>
        <w:t>DeploymentManager</w:t>
      </w:r>
      <w:proofErr w:type="spellEnd"/>
      <w:r>
        <w:t xml:space="preserve"> shall be calculated as Capacity - Allocated - Reserved.</w:t>
      </w:r>
    </w:p>
    <w:p w14:paraId="7B26C4D5" w14:textId="77777777" w:rsidR="00ED3BB7" w:rsidRDefault="00ED3BB7" w:rsidP="00ED3BB7">
      <w:pPr>
        <w:pStyle w:val="Heading6"/>
      </w:pPr>
      <w:r>
        <w:t>4.2.1.4.5.2</w:t>
      </w:r>
      <w:r>
        <w:tab/>
        <w:t>Attributes</w:t>
      </w:r>
    </w:p>
    <w:p w14:paraId="195A08F5" w14:textId="77777777" w:rsidR="00ED3BB7" w:rsidRPr="009542A4" w:rsidRDefault="00ED3BB7" w:rsidP="00ED3BB7">
      <w:pPr>
        <w:pStyle w:val="TH"/>
      </w:pPr>
      <w:bookmarkStart w:id="277" w:name="_Toc161722110"/>
      <w:bookmarkStart w:id="278" w:name="_Toc193779745"/>
      <w:bookmarkStart w:id="279" w:name="_Toc202768196"/>
      <w:r>
        <w:t>Table 4.2.1.4.5</w:t>
      </w:r>
      <w:r w:rsidRPr="00BC34A1">
        <w:t>.2</w:t>
      </w:r>
      <w:r>
        <w:t>-</w:t>
      </w:r>
      <w:r w:rsidRPr="00BC34A1">
        <w:t xml:space="preserve">1 Attributes Properties for </w:t>
      </w:r>
      <w:proofErr w:type="spellStart"/>
      <w:r w:rsidRPr="00BC34A1">
        <w:t>DeploymentManager</w:t>
      </w:r>
      <w:bookmarkEnd w:id="277"/>
      <w:bookmarkEnd w:id="278"/>
      <w:bookmarkEnd w:id="279"/>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7C4B491B"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2E164FEF"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29054EC1"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4BAB0E2A" w14:textId="77777777" w:rsidR="00ED3BB7" w:rsidRPr="00944B63" w:rsidRDefault="00ED3BB7" w:rsidP="00775EDC">
            <w:pPr>
              <w:widowControl w:val="0"/>
              <w:spacing w:after="0" w:line="254" w:lineRule="auto"/>
              <w:jc w:val="center"/>
              <w:rPr>
                <w:rFonts w:ascii="Arial" w:hAnsi="Arial" w:cs="Arial"/>
                <w:b/>
                <w:sz w:val="18"/>
                <w:szCs w:val="18"/>
              </w:rPr>
            </w:pPr>
            <w:r w:rsidRPr="00944B63">
              <w:rPr>
                <w:rFonts w:ascii="Arial" w:hAnsi="Arial" w:cs="Arial"/>
                <w:b/>
                <w:sz w:val="18"/>
                <w:szCs w:val="18"/>
              </w:rPr>
              <w:t>Properties</w:t>
            </w:r>
          </w:p>
        </w:tc>
      </w:tr>
      <w:tr w:rsidR="00ED3BB7" w14:paraId="77F7EDE9"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F408791"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deploymentManagerId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99DC22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42D60F3"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deployment manager. Locally unique within the scope of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BED38D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6ABA0C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142A23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456083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38650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2C32D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4BC3D49" w14:textId="69965132" w:rsidR="00ED3BB7" w:rsidDel="00CE646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80" w:author="Author"/>
              </w:rPr>
            </w:pPr>
            <w:del w:id="281" w:author="Author">
              <w:r w:rsidDel="00CE6461">
                <w:delText>nullable:</w:delText>
              </w:r>
              <w:r w:rsidDel="00CE6461">
                <w:tab/>
                <w:delText>False</w:delText>
              </w:r>
            </w:del>
          </w:p>
          <w:p w14:paraId="0487E1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BE980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57B83BB" w14:textId="77777777" w:rsidTr="00775EDC">
        <w:tc>
          <w:tcPr>
            <w:tcW w:w="1885" w:type="dxa"/>
            <w:tcBorders>
              <w:top w:val="single" w:sz="4" w:space="0" w:color="auto"/>
              <w:left w:val="single" w:sz="4" w:space="0" w:color="auto"/>
              <w:bottom w:val="single" w:sz="4" w:space="0" w:color="auto"/>
              <w:right w:val="single" w:sz="4" w:space="0" w:color="auto"/>
            </w:tcBorders>
          </w:tcPr>
          <w:p w14:paraId="7D6EEC9E"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lastRenderedPageBreak/>
              <w:t>name</w:t>
            </w:r>
          </w:p>
        </w:tc>
        <w:tc>
          <w:tcPr>
            <w:tcW w:w="2793" w:type="dxa"/>
            <w:tcBorders>
              <w:top w:val="single" w:sz="4" w:space="0" w:color="auto"/>
              <w:left w:val="single" w:sz="4" w:space="0" w:color="auto"/>
              <w:bottom w:val="single" w:sz="4" w:space="0" w:color="auto"/>
              <w:right w:val="single" w:sz="4" w:space="0" w:color="auto"/>
            </w:tcBorders>
          </w:tcPr>
          <w:p w14:paraId="237855A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A7B6D1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name of the deployment manager as identified by the cloud provider.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C1501B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CF0AF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88C03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E6E22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23B121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F326FA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CF2050E" w14:textId="5D6E63A0" w:rsidR="00ED3BB7" w:rsidDel="00CE646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82" w:author="Author"/>
              </w:rPr>
            </w:pPr>
            <w:del w:id="283" w:author="Author">
              <w:r w:rsidDel="00CE6461">
                <w:delText>nullable:</w:delText>
              </w:r>
              <w:r w:rsidDel="00CE6461">
                <w:tab/>
                <w:delText>False</w:delText>
              </w:r>
            </w:del>
          </w:p>
          <w:p w14:paraId="5BB8A414" w14:textId="77777777" w:rsidR="00ED3BB7" w:rsidRDefault="00ED3BB7" w:rsidP="00CE646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9B4DDD4" w14:textId="77777777" w:rsidTr="00775EDC">
        <w:tc>
          <w:tcPr>
            <w:tcW w:w="1885" w:type="dxa"/>
            <w:tcBorders>
              <w:top w:val="single" w:sz="4" w:space="0" w:color="auto"/>
              <w:left w:val="single" w:sz="4" w:space="0" w:color="auto"/>
              <w:bottom w:val="single" w:sz="4" w:space="0" w:color="auto"/>
              <w:right w:val="single" w:sz="4" w:space="0" w:color="auto"/>
            </w:tcBorders>
          </w:tcPr>
          <w:p w14:paraId="7E798F6C" w14:textId="77777777" w:rsidR="00ED3BB7" w:rsidRPr="00DF6E62" w:rsidRDefault="00ED3BB7" w:rsidP="00775EDC">
            <w:pPr>
              <w:widowControl w:val="0"/>
              <w:spacing w:after="0" w:line="254" w:lineRule="auto"/>
              <w:rPr>
                <w:rFonts w:ascii="Arial" w:hAnsi="Arial" w:cs="Arial"/>
                <w:sz w:val="18"/>
                <w:szCs w:val="18"/>
              </w:rPr>
            </w:pPr>
            <w:r w:rsidRPr="00F34FA5">
              <w:rPr>
                <w:rFonts w:ascii="Arial" w:hAnsi="Arial" w:cs="Arial"/>
                <w:sz w:val="18"/>
                <w:szCs w:val="18"/>
                <w:lang w:eastAsia="ja-JP"/>
              </w:rPr>
              <w:t>description</w:t>
            </w:r>
          </w:p>
        </w:tc>
        <w:tc>
          <w:tcPr>
            <w:tcW w:w="2793" w:type="dxa"/>
            <w:tcBorders>
              <w:top w:val="single" w:sz="4" w:space="0" w:color="auto"/>
              <w:left w:val="single" w:sz="4" w:space="0" w:color="auto"/>
              <w:bottom w:val="single" w:sz="4" w:space="0" w:color="auto"/>
              <w:right w:val="single" w:sz="4" w:space="0" w:color="auto"/>
            </w:tcBorders>
          </w:tcPr>
          <w:p w14:paraId="1880110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41B127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Human readable description of the deployment </w:t>
            </w:r>
            <w:proofErr w:type="spellStart"/>
            <w:r w:rsidRPr="00F34FA5">
              <w:rPr>
                <w:rFonts w:ascii="Arial" w:hAnsi="Arial" w:cs="Arial"/>
                <w:sz w:val="18"/>
                <w:szCs w:val="18"/>
              </w:rPr>
              <w:t>manageras</w:t>
            </w:r>
            <w:proofErr w:type="spellEnd"/>
            <w:r w:rsidRPr="00F34FA5">
              <w:rPr>
                <w:rFonts w:ascii="Arial" w:hAnsi="Arial" w:cs="Arial"/>
                <w:sz w:val="18"/>
                <w:szCs w:val="18"/>
              </w:rPr>
              <w:t xml:space="preserve"> populated by the cloud provider.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D9F30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F0322A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6549EB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75A4BC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E19844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3F39A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37E58B1" w14:textId="4482FD1D" w:rsidR="00ED3BB7" w:rsidDel="00CE6461" w:rsidRDefault="00ED3BB7" w:rsidP="00CE646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84" w:author="Author"/>
              </w:rPr>
            </w:pPr>
            <w:del w:id="285" w:author="Author">
              <w:r w:rsidDel="00CE6461">
                <w:delText>nullable:</w:delText>
              </w:r>
              <w:r w:rsidDel="00CE6461">
                <w:tab/>
                <w:delText>False</w:delText>
              </w:r>
            </w:del>
          </w:p>
          <w:p w14:paraId="111D3CDE"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286"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7C552106" w14:textId="77777777" w:rsidTr="00775EDC">
        <w:tc>
          <w:tcPr>
            <w:tcW w:w="1885" w:type="dxa"/>
            <w:tcBorders>
              <w:top w:val="single" w:sz="4" w:space="0" w:color="auto"/>
              <w:left w:val="single" w:sz="4" w:space="0" w:color="auto"/>
              <w:bottom w:val="single" w:sz="4" w:space="0" w:color="auto"/>
              <w:right w:val="single" w:sz="4" w:space="0" w:color="auto"/>
            </w:tcBorders>
          </w:tcPr>
          <w:p w14:paraId="1AAEC4F1"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oCloudId</w:t>
            </w:r>
            <w:proofErr w:type="spellEnd"/>
          </w:p>
        </w:tc>
        <w:tc>
          <w:tcPr>
            <w:tcW w:w="2793" w:type="dxa"/>
            <w:tcBorders>
              <w:top w:val="single" w:sz="4" w:space="0" w:color="auto"/>
              <w:left w:val="single" w:sz="4" w:space="0" w:color="auto"/>
              <w:bottom w:val="single" w:sz="4" w:space="0" w:color="auto"/>
              <w:right w:val="single" w:sz="4" w:space="0" w:color="auto"/>
            </w:tcBorders>
          </w:tcPr>
          <w:p w14:paraId="3DC60A7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18D85C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Reference to the O-Cloud associated </w:t>
            </w:r>
            <w:proofErr w:type="gramStart"/>
            <w:r w:rsidRPr="00F34FA5">
              <w:rPr>
                <w:rFonts w:ascii="Arial" w:hAnsi="Arial" w:cs="Arial"/>
                <w:sz w:val="18"/>
                <w:szCs w:val="18"/>
              </w:rPr>
              <w:t>to</w:t>
            </w:r>
            <w:proofErr w:type="gramEnd"/>
            <w:r w:rsidRPr="00F34FA5">
              <w:rPr>
                <w:rFonts w:ascii="Arial" w:hAnsi="Arial" w:cs="Arial"/>
                <w:sz w:val="18"/>
                <w:szCs w:val="18"/>
              </w:rPr>
              <w:t xml:space="preserve"> the deployment manager.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D51DC6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880AB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B4764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CD7A87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865A1A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1DF89DF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65D14CC5" w14:textId="31C41DDA" w:rsidR="00ED3BB7" w:rsidRPr="00F137AA" w:rsidDel="00CE646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87" w:author="Author"/>
              </w:rPr>
            </w:pPr>
            <w:del w:id="288" w:author="Author">
              <w:r w:rsidDel="00CE6461">
                <w:delText>n</w:delText>
              </w:r>
              <w:r w:rsidRPr="00F137AA" w:rsidDel="00CE6461">
                <w:delText>ullable</w:delText>
              </w:r>
              <w:r w:rsidDel="00CE6461">
                <w:delText>:</w:delText>
              </w:r>
              <w:r w:rsidRPr="00F137AA" w:rsidDel="00CE6461">
                <w:tab/>
              </w:r>
              <w:r w:rsidDel="00CE6461">
                <w:delText>False</w:delText>
              </w:r>
            </w:del>
          </w:p>
          <w:p w14:paraId="297B105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 xml:space="preserve"> uuid</w:t>
            </w:r>
          </w:p>
          <w:p w14:paraId="712D925E" w14:textId="77777777" w:rsidR="00ED3BB7" w:rsidRDefault="00ED3BB7" w:rsidP="00775EDC">
            <w:pPr>
              <w:pStyle w:val="PL"/>
            </w:pPr>
          </w:p>
        </w:tc>
      </w:tr>
      <w:tr w:rsidR="00ED3BB7" w14:paraId="54C2202F" w14:textId="77777777" w:rsidTr="00775EDC">
        <w:tc>
          <w:tcPr>
            <w:tcW w:w="1885" w:type="dxa"/>
            <w:tcBorders>
              <w:top w:val="single" w:sz="4" w:space="0" w:color="auto"/>
              <w:left w:val="single" w:sz="4" w:space="0" w:color="auto"/>
              <w:bottom w:val="single" w:sz="4" w:space="0" w:color="auto"/>
              <w:right w:val="single" w:sz="4" w:space="0" w:color="auto"/>
            </w:tcBorders>
          </w:tcPr>
          <w:p w14:paraId="68E0CD33"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deploymentManagementServiceEndpoint</w:t>
            </w:r>
            <w:proofErr w:type="spellEnd"/>
          </w:p>
        </w:tc>
        <w:tc>
          <w:tcPr>
            <w:tcW w:w="2793" w:type="dxa"/>
            <w:tcBorders>
              <w:top w:val="single" w:sz="4" w:space="0" w:color="auto"/>
              <w:left w:val="single" w:sz="4" w:space="0" w:color="auto"/>
              <w:bottom w:val="single" w:sz="4" w:space="0" w:color="auto"/>
              <w:right w:val="single" w:sz="4" w:space="0" w:color="auto"/>
            </w:tcBorders>
          </w:tcPr>
          <w:p w14:paraId="132D1EA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4FCDF0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Endpoint to access the management services of the deployment manager.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405EA6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1FDAA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B89E9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4DAF20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E82E1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E0C6D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DDE049B" w14:textId="647B1DB1" w:rsidR="00ED3BB7" w:rsidDel="0087799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89" w:author="Author"/>
              </w:rPr>
            </w:pPr>
            <w:del w:id="290" w:author="Author">
              <w:r w:rsidDel="00877997">
                <w:delText>nullable:</w:delText>
              </w:r>
              <w:r w:rsidDel="00877997">
                <w:tab/>
                <w:delText>False</w:delText>
              </w:r>
            </w:del>
          </w:p>
          <w:p w14:paraId="396376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p w14:paraId="37CD299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0020CDA" w14:textId="77777777" w:rsidTr="00775EDC">
        <w:tc>
          <w:tcPr>
            <w:tcW w:w="1885" w:type="dxa"/>
            <w:tcBorders>
              <w:top w:val="single" w:sz="4" w:space="0" w:color="auto"/>
              <w:left w:val="single" w:sz="4" w:space="0" w:color="auto"/>
              <w:bottom w:val="single" w:sz="4" w:space="0" w:color="auto"/>
              <w:right w:val="single" w:sz="4" w:space="0" w:color="auto"/>
            </w:tcBorders>
          </w:tcPr>
          <w:p w14:paraId="36599519"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supportedLocations</w:t>
            </w:r>
            <w:proofErr w:type="spellEnd"/>
          </w:p>
        </w:tc>
        <w:tc>
          <w:tcPr>
            <w:tcW w:w="2793" w:type="dxa"/>
            <w:tcBorders>
              <w:top w:val="single" w:sz="4" w:space="0" w:color="auto"/>
              <w:left w:val="single" w:sz="4" w:space="0" w:color="auto"/>
              <w:bottom w:val="single" w:sz="4" w:space="0" w:color="auto"/>
              <w:right w:val="single" w:sz="4" w:space="0" w:color="auto"/>
            </w:tcBorders>
          </w:tcPr>
          <w:p w14:paraId="25B9BAB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13E02F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w:t>
            </w:r>
            <w:proofErr w:type="spellStart"/>
            <w:r w:rsidRPr="00F34FA5">
              <w:rPr>
                <w:rFonts w:ascii="Arial" w:hAnsi="Arial" w:cs="Arial"/>
                <w:sz w:val="18"/>
                <w:szCs w:val="18"/>
              </w:rPr>
              <w:t>globalLocationIDs</w:t>
            </w:r>
            <w:proofErr w:type="spellEnd"/>
            <w:r w:rsidRPr="00F34FA5">
              <w:rPr>
                <w:rFonts w:ascii="Arial" w:hAnsi="Arial" w:cs="Arial"/>
                <w:sz w:val="18"/>
                <w:szCs w:val="18"/>
              </w:rPr>
              <w:t xml:space="preserve"> that were assigned to resource pools that resources allocated to the service instance belong to.</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3054FF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1DD9AF7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32C4D6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5A344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38631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E38AFE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FC1B1A0" w14:textId="6A701398" w:rsidR="00ED3BB7" w:rsidDel="0087799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91" w:author="Author"/>
              </w:rPr>
            </w:pPr>
            <w:del w:id="292" w:author="Author">
              <w:r w:rsidDel="00877997">
                <w:delText>n</w:delText>
              </w:r>
              <w:r w:rsidRPr="00F137AA" w:rsidDel="00877997">
                <w:delText>ullable</w:delText>
              </w:r>
              <w:r w:rsidDel="00877997">
                <w:delText>:</w:delText>
              </w:r>
              <w:r w:rsidRPr="00F137AA" w:rsidDel="00877997">
                <w:tab/>
              </w:r>
              <w:r w:rsidDel="00877997">
                <w:delText>False</w:delText>
              </w:r>
            </w:del>
          </w:p>
          <w:p w14:paraId="64C806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68A063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6C1DB4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AB3AFD5"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6A6D6B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2BE0CE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A329B76" w14:textId="77777777" w:rsidTr="00775EDC">
        <w:tc>
          <w:tcPr>
            <w:tcW w:w="1885" w:type="dxa"/>
            <w:tcBorders>
              <w:top w:val="single" w:sz="4" w:space="0" w:color="auto"/>
              <w:left w:val="single" w:sz="4" w:space="0" w:color="auto"/>
              <w:bottom w:val="single" w:sz="4" w:space="0" w:color="auto"/>
              <w:right w:val="single" w:sz="4" w:space="0" w:color="auto"/>
            </w:tcBorders>
          </w:tcPr>
          <w:p w14:paraId="79B3E89A"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capabilities</w:t>
            </w:r>
          </w:p>
        </w:tc>
        <w:tc>
          <w:tcPr>
            <w:tcW w:w="2793" w:type="dxa"/>
            <w:tcBorders>
              <w:top w:val="single" w:sz="4" w:space="0" w:color="auto"/>
              <w:left w:val="single" w:sz="4" w:space="0" w:color="auto"/>
              <w:bottom w:val="single" w:sz="4" w:space="0" w:color="auto"/>
              <w:right w:val="single" w:sz="4" w:space="0" w:color="auto"/>
            </w:tcBorders>
          </w:tcPr>
          <w:p w14:paraId="05EF51E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49252158" w14:textId="551DEC3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Information about the capabilities supported by this set of deployment management services based on the resources allocated to the service instance.</w:t>
            </w:r>
            <w:ins w:id="293" w:author="Author">
              <w:r w:rsidR="00877997">
                <w:rPr>
                  <w:rFonts w:ascii="Arial" w:hAnsi="Arial" w:cs="Arial"/>
                  <w:sz w:val="18"/>
                  <w:szCs w:val="18"/>
                </w:rPr>
                <w:t xml:space="preserve"> See Note</w:t>
              </w:r>
              <w:r w:rsidR="005F4411">
                <w:rPr>
                  <w:rFonts w:ascii="Arial" w:hAnsi="Arial" w:cs="Arial"/>
                  <w:sz w:val="18"/>
                  <w:szCs w:val="18"/>
                </w:rPr>
                <w:t>.</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07D096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7DFA0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8D056F8" w14:textId="77777777" w:rsidR="00877997" w:rsidRDefault="00877997" w:rsidP="0087799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94" w:author="Author"/>
              </w:rPr>
            </w:pPr>
            <w:ins w:id="295" w:author="Author">
              <w:r>
                <w:t>x-isAlwaysPresent:</w:t>
              </w:r>
              <w:r>
                <w:tab/>
                <w:t>False</w:t>
              </w:r>
            </w:ins>
          </w:p>
          <w:p w14:paraId="691732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9FC0CB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58198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7C86C5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EF227DE" w14:textId="4714D348" w:rsidR="00ED3BB7" w:rsidDel="0087799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296" w:author="Author"/>
              </w:rPr>
            </w:pPr>
            <w:del w:id="297" w:author="Author">
              <w:r w:rsidDel="00877997">
                <w:delText>n</w:delText>
              </w:r>
              <w:r w:rsidRPr="00F137AA" w:rsidDel="00877997">
                <w:delText>ullable</w:delText>
              </w:r>
              <w:r w:rsidDel="00877997">
                <w:delText>:</w:delText>
              </w:r>
              <w:r w:rsidRPr="00F137AA" w:rsidDel="00877997">
                <w:tab/>
              </w:r>
              <w:r w:rsidDel="00877997">
                <w:delText>True</w:delText>
              </w:r>
            </w:del>
          </w:p>
          <w:p w14:paraId="3AF041B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E151F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B67846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D4EBDF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60DA1A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p>
        </w:tc>
      </w:tr>
      <w:tr w:rsidR="00ED3BB7" w14:paraId="2C143113" w14:textId="77777777" w:rsidTr="00775EDC">
        <w:tc>
          <w:tcPr>
            <w:tcW w:w="1885" w:type="dxa"/>
            <w:tcBorders>
              <w:top w:val="single" w:sz="4" w:space="0" w:color="auto"/>
              <w:left w:val="single" w:sz="4" w:space="0" w:color="auto"/>
              <w:bottom w:val="single" w:sz="4" w:space="0" w:color="auto"/>
              <w:right w:val="single" w:sz="4" w:space="0" w:color="auto"/>
            </w:tcBorders>
          </w:tcPr>
          <w:p w14:paraId="7282B563"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capacity</w:t>
            </w:r>
          </w:p>
        </w:tc>
        <w:tc>
          <w:tcPr>
            <w:tcW w:w="2793" w:type="dxa"/>
            <w:tcBorders>
              <w:top w:val="single" w:sz="4" w:space="0" w:color="auto"/>
              <w:left w:val="single" w:sz="4" w:space="0" w:color="auto"/>
              <w:bottom w:val="single" w:sz="4" w:space="0" w:color="auto"/>
              <w:right w:val="single" w:sz="4" w:space="0" w:color="auto"/>
            </w:tcBorders>
          </w:tcPr>
          <w:p w14:paraId="1B7587A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06E21911" w14:textId="72182AAF"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Information about the available, allocated and reserved O-Cloud resources capacity allocated to the deployment manager.</w:t>
            </w:r>
            <w:ins w:id="298" w:author="Author">
              <w:r w:rsidR="005F4411">
                <w:rPr>
                  <w:rFonts w:ascii="Arial" w:hAnsi="Arial" w:cs="Arial"/>
                  <w:sz w:val="18"/>
                  <w:szCs w:val="18"/>
                </w:rPr>
                <w:t xml:space="preserve"> See Note.</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AE85D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F4EED7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28C72CB" w14:textId="77777777" w:rsidR="005F4411" w:rsidRDefault="005F4411" w:rsidP="005F44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299" w:author="Author"/>
              </w:rPr>
            </w:pPr>
            <w:ins w:id="300" w:author="Author">
              <w:r>
                <w:t>x-isAlwaysPresent:</w:t>
              </w:r>
              <w:r>
                <w:tab/>
                <w:t>False</w:t>
              </w:r>
            </w:ins>
          </w:p>
          <w:p w14:paraId="01F8E06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3C662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CB15B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B0F1CD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DD2C69C" w14:textId="24F3D231" w:rsidR="00ED3BB7" w:rsidDel="005F44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01" w:author="Author"/>
              </w:rPr>
            </w:pPr>
            <w:del w:id="302" w:author="Author">
              <w:r w:rsidDel="005F4411">
                <w:delText>n</w:delText>
              </w:r>
              <w:r w:rsidRPr="00F137AA" w:rsidDel="005F4411">
                <w:delText>ullable</w:delText>
              </w:r>
              <w:r w:rsidDel="005F4411">
                <w:delText>:</w:delText>
              </w:r>
              <w:r w:rsidRPr="00F137AA" w:rsidDel="005F4411">
                <w:tab/>
              </w:r>
              <w:r w:rsidDel="005F4411">
                <w:delText>True</w:delText>
              </w:r>
            </w:del>
          </w:p>
          <w:p w14:paraId="1A1A52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EE3529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1E4B2E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DB0943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2A341B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p>
        </w:tc>
      </w:tr>
      <w:tr w:rsidR="00ED3BB7" w14:paraId="66A1A90C" w14:textId="77777777" w:rsidTr="00775EDC">
        <w:tc>
          <w:tcPr>
            <w:tcW w:w="1885" w:type="dxa"/>
            <w:tcBorders>
              <w:top w:val="single" w:sz="4" w:space="0" w:color="auto"/>
              <w:left w:val="single" w:sz="4" w:space="0" w:color="auto"/>
              <w:bottom w:val="single" w:sz="4" w:space="0" w:color="auto"/>
              <w:right w:val="single" w:sz="4" w:space="0" w:color="auto"/>
            </w:tcBorders>
          </w:tcPr>
          <w:p w14:paraId="1DAB73FB"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extensions</w:t>
            </w:r>
          </w:p>
        </w:tc>
        <w:tc>
          <w:tcPr>
            <w:tcW w:w="2793" w:type="dxa"/>
            <w:tcBorders>
              <w:top w:val="single" w:sz="4" w:space="0" w:color="auto"/>
              <w:left w:val="single" w:sz="4" w:space="0" w:color="auto"/>
              <w:bottom w:val="single" w:sz="4" w:space="0" w:color="auto"/>
              <w:right w:val="single" w:sz="4" w:space="0" w:color="auto"/>
            </w:tcBorders>
          </w:tcPr>
          <w:p w14:paraId="558D220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25E2E3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These are </w:t>
            </w:r>
            <w:r w:rsidRPr="00F34FA5">
              <w:rPr>
                <w:rFonts w:ascii="Arial" w:hAnsi="Arial" w:cs="Arial"/>
                <w:sz w:val="18"/>
                <w:szCs w:val="18"/>
              </w:rPr>
              <w:lastRenderedPageBreak/>
              <w:t>unspecified (not standardized) properties (keys) which are tailored by the vendor to extend the information provided about the Resource Type.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21FFA7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FD8F5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D26D37D" w14:textId="77777777" w:rsidR="005F4411" w:rsidRDefault="005F4411" w:rsidP="005F44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03" w:author="Author"/>
              </w:rPr>
            </w:pPr>
            <w:ins w:id="304" w:author="Author">
              <w:r>
                <w:t>x-isAlwaysPresent:</w:t>
              </w:r>
              <w:r>
                <w:tab/>
                <w:t>False</w:t>
              </w:r>
            </w:ins>
          </w:p>
          <w:p w14:paraId="715DB7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35909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x-isInvariant:</w:t>
            </w:r>
            <w:r>
              <w:tab/>
              <w:t>False</w:t>
            </w:r>
          </w:p>
          <w:p w14:paraId="79D31D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30CC66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C24D7E8" w14:textId="2B22EDBD" w:rsidR="00ED3BB7" w:rsidDel="005F44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05" w:author="Author"/>
              </w:rPr>
            </w:pPr>
            <w:del w:id="306" w:author="Author">
              <w:r w:rsidDel="005F4411">
                <w:delText>n</w:delText>
              </w:r>
              <w:r w:rsidRPr="00F137AA" w:rsidDel="005F4411">
                <w:delText>ullable</w:delText>
              </w:r>
              <w:r w:rsidDel="005F4411">
                <w:delText>:</w:delText>
              </w:r>
              <w:r w:rsidRPr="00F137AA" w:rsidDel="005F4411">
                <w:tab/>
              </w:r>
              <w:r w:rsidDel="005F4411">
                <w:delText>True</w:delText>
              </w:r>
            </w:del>
          </w:p>
          <w:p w14:paraId="7C7B9B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D047F4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209392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586F909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4B0A56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5F4411" w14:paraId="75DF2712" w14:textId="77777777" w:rsidTr="00D52127">
        <w:trPr>
          <w:ins w:id="307" w:author="Author"/>
        </w:trPr>
        <w:tc>
          <w:tcPr>
            <w:tcW w:w="8550" w:type="dxa"/>
            <w:gridSpan w:val="3"/>
            <w:tcBorders>
              <w:top w:val="single" w:sz="4" w:space="0" w:color="auto"/>
              <w:left w:val="single" w:sz="4" w:space="0" w:color="auto"/>
              <w:bottom w:val="single" w:sz="4" w:space="0" w:color="auto"/>
              <w:right w:val="single" w:sz="4" w:space="0" w:color="auto"/>
            </w:tcBorders>
          </w:tcPr>
          <w:p w14:paraId="6E094D16" w14:textId="623CC677" w:rsidR="005F4411" w:rsidRDefault="00A76C6E"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08" w:author="Author"/>
              </w:rPr>
            </w:pPr>
            <w:ins w:id="309" w:author="Author">
              <w:r w:rsidRPr="00BE6164">
                <w:rPr>
                  <w:rFonts w:ascii="Arial" w:hAnsi="Arial" w:cs="Arial"/>
                  <w:sz w:val="18"/>
                  <w:szCs w:val="18"/>
                </w:rPr>
                <w:lastRenderedPageBreak/>
                <w:t xml:space="preserve">NOTE: </w:t>
              </w:r>
              <w:r w:rsidRPr="00BE6164">
                <w:rPr>
                  <w:rFonts w:ascii="Arial" w:hAnsi="Arial" w:cs="Arial"/>
                  <w:sz w:val="18"/>
                  <w:szCs w:val="18"/>
                  <w:lang w:val="en-US"/>
                </w:rPr>
                <w:t>Values in the array shall be provided once these are known by the IMS.</w:t>
              </w:r>
            </w:ins>
          </w:p>
        </w:tc>
      </w:tr>
    </w:tbl>
    <w:p w14:paraId="62DF2652" w14:textId="77777777" w:rsidR="00ED3BB7" w:rsidRDefault="00ED3BB7" w:rsidP="00ED3BB7">
      <w:pPr>
        <w:widowControl w:val="0"/>
      </w:pPr>
    </w:p>
    <w:p w14:paraId="25CE0663" w14:textId="77777777" w:rsidR="00ED3BB7" w:rsidRDefault="00ED3BB7" w:rsidP="00ED3BB7">
      <w:pPr>
        <w:pStyle w:val="Heading6"/>
      </w:pPr>
      <w:r>
        <w:t>4.2.1.4.5.3</w:t>
      </w:r>
      <w:r>
        <w:tab/>
        <w:t>Attribute constraints</w:t>
      </w:r>
    </w:p>
    <w:p w14:paraId="6BD7BB56" w14:textId="77777777" w:rsidR="00ED3BB7" w:rsidRPr="00FE7385" w:rsidRDefault="00ED3BB7" w:rsidP="00ED3BB7">
      <w:pPr>
        <w:rPr>
          <w:i/>
        </w:rPr>
      </w:pPr>
      <w:r w:rsidRPr="004667B5">
        <w:t>None</w:t>
      </w:r>
      <w:r w:rsidRPr="00FE7385">
        <w:rPr>
          <w:i/>
        </w:rPr>
        <w:t>.</w:t>
      </w:r>
    </w:p>
    <w:p w14:paraId="4E3AB4FF" w14:textId="77777777" w:rsidR="00ED3BB7" w:rsidRDefault="00ED3BB7" w:rsidP="00ED3BB7">
      <w:pPr>
        <w:pStyle w:val="Heading6"/>
      </w:pPr>
      <w:r>
        <w:t>4.2.1.4.5.4</w:t>
      </w:r>
      <w:r>
        <w:tab/>
      </w:r>
      <w:r>
        <w:tab/>
        <w:t>State diagram</w:t>
      </w:r>
    </w:p>
    <w:p w14:paraId="3D3E8410" w14:textId="77777777" w:rsidR="00ED3BB7" w:rsidRPr="00FE7385" w:rsidRDefault="00ED3BB7" w:rsidP="00ED3BB7">
      <w:pPr>
        <w:rPr>
          <w:i/>
        </w:rPr>
      </w:pPr>
      <w:r w:rsidRPr="004667B5">
        <w:t>None</w:t>
      </w:r>
      <w:r w:rsidRPr="00FE7385">
        <w:rPr>
          <w:i/>
        </w:rPr>
        <w:t>.</w:t>
      </w:r>
    </w:p>
    <w:p w14:paraId="225D2318" w14:textId="77777777" w:rsidR="00ED3BB7" w:rsidRDefault="00ED3BB7" w:rsidP="00ED3BB7">
      <w:pPr>
        <w:pStyle w:val="Heading5"/>
      </w:pPr>
      <w:r>
        <w:t>4.2.1.4.6</w:t>
      </w:r>
      <w:r>
        <w:tab/>
      </w:r>
      <w:proofErr w:type="spellStart"/>
      <w:r>
        <w:t>InventorySubscription</w:t>
      </w:r>
      <w:proofErr w:type="spellEnd"/>
    </w:p>
    <w:p w14:paraId="6A181BEB" w14:textId="34C59F64" w:rsidR="00ED3BB7" w:rsidRDefault="00ED3BB7" w:rsidP="00ED3BB7">
      <w:pPr>
        <w:pStyle w:val="Heading6"/>
      </w:pPr>
      <w:r>
        <w:t>4.2.1.4.6.1</w:t>
      </w:r>
      <w:r>
        <w:tab/>
        <w:t>Definition</w:t>
      </w:r>
    </w:p>
    <w:p w14:paraId="39F3FC29" w14:textId="77777777" w:rsidR="00ED3BB7" w:rsidRDefault="00ED3BB7" w:rsidP="00ED3BB7">
      <w:r>
        <w:t xml:space="preserve">The </w:t>
      </w:r>
      <w:proofErr w:type="spellStart"/>
      <w:r>
        <w:t>InventorySubscription</w:t>
      </w:r>
      <w:proofErr w:type="spellEnd"/>
      <w:r>
        <w:t xml:space="preserve"> represents an instance of a subscription to infrastructure inventory notifications for when an </w:t>
      </w:r>
      <w:proofErr w:type="spellStart"/>
      <w:r w:rsidRPr="00963EC2">
        <w:rPr>
          <w:i/>
          <w:iCs/>
        </w:rPr>
        <w:t>InfrastructureInventoryObject</w:t>
      </w:r>
      <w:proofErr w:type="spellEnd"/>
      <w:r w:rsidRPr="00963EC2">
        <w:rPr>
          <w:i/>
          <w:iCs/>
        </w:rPr>
        <w:t>_</w:t>
      </w:r>
      <w:r>
        <w:t xml:space="preserve"> within the inventory changes.</w:t>
      </w:r>
    </w:p>
    <w:p w14:paraId="601D790D" w14:textId="77777777" w:rsidR="00ED3BB7" w:rsidRDefault="00ED3BB7" w:rsidP="00ED3BB7">
      <w:r>
        <w:t xml:space="preserve">Subscriptions are required for a notification to be generated. Information about the change is provided to the consumer when the </w:t>
      </w:r>
      <w:proofErr w:type="gramStart"/>
      <w:r>
        <w:t>consumers</w:t>
      </w:r>
      <w:proofErr w:type="gramEnd"/>
      <w:r>
        <w:t xml:space="preserve"> specified criteria </w:t>
      </w:r>
      <w:proofErr w:type="gramStart"/>
      <w:r>
        <w:t>is</w:t>
      </w:r>
      <w:proofErr w:type="gramEnd"/>
      <w:r>
        <w:t xml:space="preserve"> met. The absence of a filter means all events are sent.</w:t>
      </w:r>
    </w:p>
    <w:p w14:paraId="65B9BE7D" w14:textId="77777777" w:rsidR="00ED3BB7" w:rsidRDefault="00ED3BB7" w:rsidP="00ED3BB7">
      <w:pPr>
        <w:pStyle w:val="Heading6"/>
      </w:pPr>
      <w:r>
        <w:t>4.2.1.4.6.2</w:t>
      </w:r>
      <w:r>
        <w:tab/>
        <w:t>Attributes</w:t>
      </w:r>
    </w:p>
    <w:p w14:paraId="21CDA84A" w14:textId="77777777" w:rsidR="00ED3BB7" w:rsidRPr="009542A4" w:rsidRDefault="00ED3BB7" w:rsidP="00ED3BB7">
      <w:pPr>
        <w:pStyle w:val="TH"/>
      </w:pPr>
      <w:bookmarkStart w:id="310" w:name="_Toc161722111"/>
      <w:bookmarkStart w:id="311" w:name="_Toc193779746"/>
      <w:bookmarkStart w:id="312" w:name="_Toc202768197"/>
      <w:r>
        <w:t>Table 4.2.1.4.6</w:t>
      </w:r>
      <w:r w:rsidRPr="00180DCB">
        <w:t>.2</w:t>
      </w:r>
      <w:r>
        <w:t>-</w:t>
      </w:r>
      <w:r w:rsidRPr="00180DCB">
        <w:t xml:space="preserve">1 Attributes Properties for </w:t>
      </w:r>
      <w:proofErr w:type="spellStart"/>
      <w:r>
        <w:t>Inventory</w:t>
      </w:r>
      <w:r w:rsidRPr="00180DCB">
        <w:t>Subscription</w:t>
      </w:r>
      <w:bookmarkEnd w:id="310"/>
      <w:bookmarkEnd w:id="311"/>
      <w:bookmarkEnd w:id="312"/>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7BF93026"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69BDE16B"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347DAB1A"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419C721" w14:textId="77777777" w:rsidR="00ED3BB7" w:rsidRPr="00944B63" w:rsidRDefault="00ED3BB7" w:rsidP="00775EDC">
            <w:pPr>
              <w:widowControl w:val="0"/>
              <w:spacing w:after="0" w:line="254" w:lineRule="auto"/>
              <w:jc w:val="center"/>
              <w:rPr>
                <w:rFonts w:ascii="Arial" w:hAnsi="Arial" w:cs="Arial"/>
                <w:b/>
                <w:sz w:val="18"/>
                <w:szCs w:val="18"/>
              </w:rPr>
            </w:pPr>
            <w:r w:rsidRPr="00944B63">
              <w:rPr>
                <w:rFonts w:ascii="Arial" w:hAnsi="Arial" w:cs="Arial"/>
                <w:b/>
                <w:sz w:val="18"/>
                <w:szCs w:val="18"/>
              </w:rPr>
              <w:t>Properties</w:t>
            </w:r>
          </w:p>
        </w:tc>
      </w:tr>
      <w:tr w:rsidR="00ED3BB7" w14:paraId="77359C8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1B928FA"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765CC5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75E324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subscription. Locally unique within the scope of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3BB98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ED61DB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73F171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A6612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48E601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AD2C4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2BE3C3C" w14:textId="0266C1E4" w:rsidR="00ED3BB7" w:rsidDel="00A76C6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13" w:author="Author"/>
              </w:rPr>
            </w:pPr>
            <w:del w:id="314" w:author="Author">
              <w:r w:rsidDel="00A76C6E">
                <w:delText>nullable:</w:delText>
              </w:r>
              <w:r w:rsidDel="00A76C6E">
                <w:tab/>
                <w:delText>False</w:delText>
              </w:r>
            </w:del>
          </w:p>
          <w:p w14:paraId="1719A3D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DB015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7A2F491A" w14:textId="77777777" w:rsidTr="00775EDC">
        <w:tc>
          <w:tcPr>
            <w:tcW w:w="1885" w:type="dxa"/>
            <w:tcBorders>
              <w:top w:val="single" w:sz="4" w:space="0" w:color="auto"/>
              <w:left w:val="single" w:sz="4" w:space="0" w:color="auto"/>
              <w:bottom w:val="single" w:sz="4" w:space="0" w:color="auto"/>
              <w:right w:val="single" w:sz="4" w:space="0" w:color="auto"/>
            </w:tcBorders>
          </w:tcPr>
          <w:p w14:paraId="5EC2B664"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callback</w:t>
            </w:r>
          </w:p>
        </w:tc>
        <w:tc>
          <w:tcPr>
            <w:tcW w:w="2793" w:type="dxa"/>
            <w:tcBorders>
              <w:top w:val="single" w:sz="4" w:space="0" w:color="auto"/>
              <w:left w:val="single" w:sz="4" w:space="0" w:color="auto"/>
              <w:bottom w:val="single" w:sz="4" w:space="0" w:color="auto"/>
              <w:right w:val="single" w:sz="4" w:space="0" w:color="auto"/>
            </w:tcBorders>
          </w:tcPr>
          <w:p w14:paraId="6EDC01F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943CF8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URL of the callback to which notifications are delivered to.</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97C1D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98AFD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42B92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69F4C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8367B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D2BB37D" w14:textId="1A1D8BA8" w:rsidR="00ED3BB7" w:rsidDel="00A76C6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15" w:author="Author"/>
              </w:rPr>
            </w:pPr>
            <w:del w:id="316" w:author="Author">
              <w:r w:rsidDel="00A76C6E">
                <w:delText>nullable:</w:delText>
              </w:r>
              <w:r w:rsidDel="00A76C6E">
                <w:tab/>
                <w:delText>False</w:delText>
              </w:r>
            </w:del>
          </w:p>
          <w:p w14:paraId="509196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p w14:paraId="7C523E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1C891BE" w14:textId="77777777" w:rsidTr="00775EDC">
        <w:tc>
          <w:tcPr>
            <w:tcW w:w="1885" w:type="dxa"/>
            <w:tcBorders>
              <w:top w:val="single" w:sz="4" w:space="0" w:color="auto"/>
              <w:left w:val="single" w:sz="4" w:space="0" w:color="auto"/>
              <w:bottom w:val="single" w:sz="4" w:space="0" w:color="auto"/>
              <w:right w:val="single" w:sz="4" w:space="0" w:color="auto"/>
            </w:tcBorders>
          </w:tcPr>
          <w:p w14:paraId="03146A0D"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consumerSubscriptionId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4135351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14267F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consumer may provide its identifier for tracking, routing, or identifying the subscription used to report the event.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B9B00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46037C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65E4426" w14:textId="77777777" w:rsidR="004F6634" w:rsidRDefault="004F6634" w:rsidP="004F663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17" w:author="Author"/>
              </w:rPr>
            </w:pPr>
            <w:ins w:id="318" w:author="Author">
              <w:r>
                <w:t>x-isAlwaysPresent:</w:t>
              </w:r>
              <w:r>
                <w:tab/>
                <w:t>False</w:t>
              </w:r>
            </w:ins>
          </w:p>
          <w:p w14:paraId="5A48553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3FAC2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5FFC6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05EA1A5" w14:textId="3B36CEA1" w:rsidR="00ED3BB7" w:rsidDel="004F6634"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19" w:author="Author"/>
              </w:rPr>
            </w:pPr>
            <w:del w:id="320" w:author="Author">
              <w:r w:rsidDel="004F6634">
                <w:delText>nullable:</w:delText>
              </w:r>
              <w:r w:rsidDel="004F6634">
                <w:tab/>
                <w:delText>True</w:delText>
              </w:r>
            </w:del>
          </w:p>
          <w:p w14:paraId="6BDBFEBD" w14:textId="77777777" w:rsidR="00ED3BB7" w:rsidRDefault="00ED3BB7" w:rsidP="004F663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09061A0" w14:textId="77777777" w:rsidTr="00775EDC">
        <w:tc>
          <w:tcPr>
            <w:tcW w:w="1885" w:type="dxa"/>
            <w:tcBorders>
              <w:top w:val="single" w:sz="4" w:space="0" w:color="auto"/>
              <w:left w:val="single" w:sz="4" w:space="0" w:color="auto"/>
              <w:bottom w:val="single" w:sz="4" w:space="0" w:color="auto"/>
              <w:right w:val="single" w:sz="4" w:space="0" w:color="auto"/>
            </w:tcBorders>
          </w:tcPr>
          <w:p w14:paraId="368C143E" w14:textId="77777777" w:rsidR="00ED3BB7" w:rsidRPr="00DF6E62" w:rsidRDefault="00ED3BB7" w:rsidP="00775EDC">
            <w:pPr>
              <w:widowControl w:val="0"/>
              <w:spacing w:after="0" w:line="254" w:lineRule="auto"/>
              <w:rPr>
                <w:rFonts w:ascii="Arial" w:hAnsi="Arial" w:cs="Arial"/>
                <w:sz w:val="18"/>
                <w:szCs w:val="18"/>
              </w:rPr>
            </w:pPr>
            <w:r w:rsidRPr="00F34FA5">
              <w:rPr>
                <w:rFonts w:ascii="Arial" w:hAnsi="Arial" w:cs="Arial"/>
                <w:sz w:val="18"/>
                <w:szCs w:val="18"/>
                <w:lang w:eastAsia="ja-JP"/>
              </w:rPr>
              <w:t>filter</w:t>
            </w:r>
          </w:p>
        </w:tc>
        <w:tc>
          <w:tcPr>
            <w:tcW w:w="2793" w:type="dxa"/>
            <w:tcBorders>
              <w:top w:val="single" w:sz="4" w:space="0" w:color="auto"/>
              <w:left w:val="single" w:sz="4" w:space="0" w:color="auto"/>
              <w:bottom w:val="single" w:sz="4" w:space="0" w:color="auto"/>
              <w:right w:val="single" w:sz="4" w:space="0" w:color="auto"/>
            </w:tcBorders>
          </w:tcPr>
          <w:p w14:paraId="36F16FD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75CFC8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Criteria for events which do not need to be reported or will be filtered by the subscription notification service. Therefore, if a filter is not </w:t>
            </w:r>
            <w:r w:rsidRPr="00F34FA5">
              <w:rPr>
                <w:rFonts w:ascii="Arial" w:hAnsi="Arial" w:cs="Arial"/>
                <w:sz w:val="18"/>
                <w:szCs w:val="18"/>
              </w:rPr>
              <w:lastRenderedPageBreak/>
              <w:t>provided then all events are reported.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55083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CE341B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A0D2470" w14:textId="77777777" w:rsidR="004F6634" w:rsidRDefault="004F6634" w:rsidP="004F663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21" w:author="Author"/>
              </w:rPr>
            </w:pPr>
            <w:ins w:id="322" w:author="Author">
              <w:r>
                <w:t>x-isAlwaysPresent:</w:t>
              </w:r>
              <w:r>
                <w:tab/>
                <w:t>False</w:t>
              </w:r>
            </w:ins>
          </w:p>
          <w:p w14:paraId="255C0E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7A601B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169DD8C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4091FC58" w14:textId="2DA3245B" w:rsidR="00ED3BB7" w:rsidRPr="00F137AA" w:rsidDel="004F6634" w:rsidRDefault="00ED3BB7" w:rsidP="004F663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23" w:author="Author"/>
              </w:rPr>
            </w:pPr>
            <w:del w:id="324" w:author="Author">
              <w:r w:rsidDel="004F6634">
                <w:delText>n</w:delText>
              </w:r>
              <w:r w:rsidRPr="00F137AA" w:rsidDel="004F6634">
                <w:delText>ullable</w:delText>
              </w:r>
              <w:r w:rsidDel="004F6634">
                <w:delText>:</w:delText>
              </w:r>
              <w:r w:rsidRPr="00F137AA" w:rsidDel="004F6634">
                <w:tab/>
              </w:r>
              <w:r w:rsidDel="004F6634">
                <w:delText>True</w:delText>
              </w:r>
            </w:del>
          </w:p>
          <w:p w14:paraId="3B8AA2B2"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325"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bl>
    <w:p w14:paraId="4DFE2498" w14:textId="77777777" w:rsidR="00ED3BB7" w:rsidRDefault="00ED3BB7" w:rsidP="00ED3BB7">
      <w:pPr>
        <w:widowControl w:val="0"/>
      </w:pPr>
    </w:p>
    <w:p w14:paraId="29CEC385" w14:textId="77777777" w:rsidR="00ED3BB7" w:rsidRDefault="00ED3BB7" w:rsidP="00ED3BB7">
      <w:pPr>
        <w:pStyle w:val="Heading6"/>
      </w:pPr>
      <w:r>
        <w:t>4.2.1.4.6.3</w:t>
      </w:r>
      <w:r>
        <w:tab/>
        <w:t>Attribute constraints</w:t>
      </w:r>
    </w:p>
    <w:p w14:paraId="7C2F9928" w14:textId="77777777" w:rsidR="00ED3BB7" w:rsidRPr="00FE7385" w:rsidRDefault="00ED3BB7" w:rsidP="00ED3BB7">
      <w:pPr>
        <w:rPr>
          <w:i/>
        </w:rPr>
      </w:pPr>
      <w:r w:rsidRPr="004667B5">
        <w:t>None</w:t>
      </w:r>
      <w:r w:rsidRPr="00FE7385">
        <w:rPr>
          <w:i/>
        </w:rPr>
        <w:t>.</w:t>
      </w:r>
    </w:p>
    <w:p w14:paraId="49139D8D" w14:textId="77777777" w:rsidR="00ED3BB7" w:rsidRDefault="00ED3BB7" w:rsidP="00ED3BB7">
      <w:pPr>
        <w:pStyle w:val="Heading6"/>
      </w:pPr>
      <w:r>
        <w:t>4.2.1.4.6.4</w:t>
      </w:r>
      <w:r>
        <w:tab/>
      </w:r>
      <w:r>
        <w:tab/>
        <w:t>State diagram</w:t>
      </w:r>
    </w:p>
    <w:p w14:paraId="108FF42E" w14:textId="77777777" w:rsidR="00ED3BB7" w:rsidRPr="00FE7385" w:rsidRDefault="00ED3BB7" w:rsidP="00ED3BB7">
      <w:pPr>
        <w:rPr>
          <w:i/>
        </w:rPr>
      </w:pPr>
      <w:r w:rsidRPr="004667B5">
        <w:t>None</w:t>
      </w:r>
      <w:r w:rsidRPr="00FE7385">
        <w:rPr>
          <w:i/>
        </w:rPr>
        <w:t>.</w:t>
      </w:r>
    </w:p>
    <w:p w14:paraId="7D9746E6" w14:textId="77777777" w:rsidR="00ED3BB7" w:rsidRDefault="00ED3BB7" w:rsidP="00ED3BB7">
      <w:pPr>
        <w:pStyle w:val="Heading5"/>
      </w:pPr>
      <w:r>
        <w:t>4.2.1.4.7</w:t>
      </w:r>
      <w:r>
        <w:tab/>
      </w:r>
      <w:proofErr w:type="spellStart"/>
      <w:r w:rsidRPr="008B31D0">
        <w:rPr>
          <w:i/>
          <w:iCs/>
        </w:rPr>
        <w:t>InfrastructureInventoryObject</w:t>
      </w:r>
      <w:proofErr w:type="spellEnd"/>
      <w:r>
        <w:rPr>
          <w:i/>
          <w:iCs/>
        </w:rPr>
        <w:t>_</w:t>
      </w:r>
    </w:p>
    <w:p w14:paraId="2F87DC9E" w14:textId="77777777" w:rsidR="00ED3BB7" w:rsidRDefault="00ED3BB7" w:rsidP="00ED3BB7">
      <w:pPr>
        <w:pStyle w:val="Heading6"/>
      </w:pPr>
      <w:r>
        <w:t>4.2.1.4.7.1</w:t>
      </w:r>
      <w:r>
        <w:tab/>
        <w:t>Definition</w:t>
      </w:r>
    </w:p>
    <w:p w14:paraId="0A276501" w14:textId="77777777" w:rsidR="00ED3BB7" w:rsidRDefault="00ED3BB7" w:rsidP="00ED3BB7">
      <w:r>
        <w:t xml:space="preserve">The </w:t>
      </w:r>
      <w:proofErr w:type="spellStart"/>
      <w:r w:rsidRPr="00963EC2">
        <w:rPr>
          <w:i/>
          <w:iCs/>
        </w:rPr>
        <w:t>InfrastructureInventoryObject</w:t>
      </w:r>
      <w:proofErr w:type="spellEnd"/>
      <w:r w:rsidRPr="00963EC2">
        <w:rPr>
          <w:i/>
          <w:iCs/>
        </w:rPr>
        <w:t>_</w:t>
      </w:r>
      <w:r>
        <w:t xml:space="preserve"> is an abstract class which shall be implemented by one of its specific sub-classes. The </w:t>
      </w:r>
      <w:proofErr w:type="spellStart"/>
      <w:r w:rsidRPr="00963EC2">
        <w:rPr>
          <w:i/>
          <w:iCs/>
        </w:rPr>
        <w:t>InfrastructureInventoryObject</w:t>
      </w:r>
      <w:proofErr w:type="spellEnd"/>
      <w:r w:rsidRPr="00963EC2">
        <w:rPr>
          <w:i/>
          <w:iCs/>
        </w:rPr>
        <w:t>_</w:t>
      </w:r>
      <w:r>
        <w:t xml:space="preserve"> does not have any common attributes.</w:t>
      </w:r>
    </w:p>
    <w:p w14:paraId="245A9568" w14:textId="77777777" w:rsidR="00ED3BB7" w:rsidRPr="00421AE3" w:rsidRDefault="00ED3BB7" w:rsidP="00ED3BB7">
      <w:r w:rsidRPr="00421AE3">
        <w:t xml:space="preserve">The </w:t>
      </w:r>
      <w:proofErr w:type="spellStart"/>
      <w:r w:rsidRPr="00963EC2">
        <w:rPr>
          <w:i/>
          <w:iCs/>
        </w:rPr>
        <w:t>InfrastructureInventoryObject</w:t>
      </w:r>
      <w:proofErr w:type="spellEnd"/>
      <w:r w:rsidRPr="00963EC2">
        <w:rPr>
          <w:i/>
          <w:iCs/>
        </w:rPr>
        <w:t>_</w:t>
      </w:r>
      <w:r>
        <w:t xml:space="preserve"> </w:t>
      </w:r>
      <w:r w:rsidRPr="00421AE3">
        <w:t>is a Generalized Object for which specializations of this class, Specialized Object class</w:t>
      </w:r>
      <w:r>
        <w:t>es</w:t>
      </w:r>
      <w:r w:rsidRPr="00421AE3">
        <w:t>, can be included in</w:t>
      </w:r>
      <w:r>
        <w:t xml:space="preserve"> a</w:t>
      </w:r>
      <w:r w:rsidRPr="00421AE3">
        <w:t xml:space="preserve"> change notification. </w:t>
      </w:r>
    </w:p>
    <w:p w14:paraId="4222798B" w14:textId="77777777" w:rsidR="00ED3BB7" w:rsidRDefault="00ED3BB7" w:rsidP="00ED3BB7"/>
    <w:p w14:paraId="3F9D9D44" w14:textId="77777777" w:rsidR="00ED3BB7" w:rsidRDefault="00ED3BB7" w:rsidP="00ED3BB7">
      <w:pPr>
        <w:pStyle w:val="Heading6"/>
      </w:pPr>
      <w:r>
        <w:t>4.2.1.4.7.2</w:t>
      </w:r>
      <w:r>
        <w:tab/>
        <w:t>Attributes</w:t>
      </w:r>
    </w:p>
    <w:p w14:paraId="1CA71664" w14:textId="77777777" w:rsidR="00ED3BB7" w:rsidRPr="002F730E" w:rsidRDefault="00ED3BB7" w:rsidP="00ED3BB7">
      <w:r>
        <w:t>This class does not provide any attributes.</w:t>
      </w:r>
    </w:p>
    <w:p w14:paraId="5112C841" w14:textId="77777777" w:rsidR="00ED3BB7" w:rsidRDefault="00ED3BB7" w:rsidP="00ED3BB7">
      <w:pPr>
        <w:pStyle w:val="Heading6"/>
      </w:pPr>
      <w:r>
        <w:t>4.2.1.4.7.3</w:t>
      </w:r>
      <w:r>
        <w:tab/>
        <w:t>Attribute constraints</w:t>
      </w:r>
    </w:p>
    <w:p w14:paraId="58993BDB" w14:textId="77777777" w:rsidR="00ED3BB7" w:rsidRPr="00FE7385" w:rsidRDefault="00ED3BB7" w:rsidP="00ED3BB7">
      <w:pPr>
        <w:rPr>
          <w:i/>
        </w:rPr>
      </w:pPr>
      <w:r w:rsidRPr="004667B5">
        <w:t>None</w:t>
      </w:r>
      <w:r w:rsidRPr="00FE7385">
        <w:rPr>
          <w:i/>
        </w:rPr>
        <w:t>.</w:t>
      </w:r>
    </w:p>
    <w:p w14:paraId="099A1D06" w14:textId="77777777" w:rsidR="00ED3BB7" w:rsidRDefault="00ED3BB7" w:rsidP="00ED3BB7">
      <w:pPr>
        <w:pStyle w:val="Heading6"/>
      </w:pPr>
      <w:r>
        <w:t>4.2.1.4.7.4</w:t>
      </w:r>
      <w:r>
        <w:tab/>
      </w:r>
      <w:r>
        <w:tab/>
        <w:t>State diagram</w:t>
      </w:r>
    </w:p>
    <w:p w14:paraId="78582832" w14:textId="77777777" w:rsidR="00ED3BB7" w:rsidRPr="00FE7385" w:rsidRDefault="00ED3BB7" w:rsidP="00ED3BB7">
      <w:pPr>
        <w:rPr>
          <w:i/>
        </w:rPr>
      </w:pPr>
      <w:r w:rsidRPr="004667B5">
        <w:t>None</w:t>
      </w:r>
      <w:r w:rsidRPr="00FE7385">
        <w:rPr>
          <w:i/>
        </w:rPr>
        <w:t>.</w:t>
      </w:r>
    </w:p>
    <w:p w14:paraId="690B0F21" w14:textId="77777777" w:rsidR="00ED3BB7" w:rsidRDefault="00ED3BB7" w:rsidP="00ED3BB7">
      <w:pPr>
        <w:pStyle w:val="Heading5"/>
      </w:pPr>
      <w:r>
        <w:t>4.2.1.4.8</w:t>
      </w:r>
      <w:r>
        <w:tab/>
      </w:r>
      <w:proofErr w:type="spellStart"/>
      <w:r>
        <w:t>InfrastructureInventoryEvent</w:t>
      </w:r>
      <w:proofErr w:type="spellEnd"/>
      <w:r>
        <w:t xml:space="preserve"> &lt;&lt;notification&gt;&gt;</w:t>
      </w:r>
    </w:p>
    <w:p w14:paraId="685066B0" w14:textId="77777777" w:rsidR="00ED3BB7" w:rsidRDefault="00ED3BB7" w:rsidP="00ED3BB7">
      <w:pPr>
        <w:pStyle w:val="Heading6"/>
      </w:pPr>
      <w:r>
        <w:t>4.2.1.4.8.1</w:t>
      </w:r>
      <w:r>
        <w:tab/>
        <w:t>Definition</w:t>
      </w:r>
    </w:p>
    <w:p w14:paraId="6F8057E2" w14:textId="77777777" w:rsidR="00ED3BB7" w:rsidRDefault="00ED3BB7" w:rsidP="00ED3BB7">
      <w:r>
        <w:t xml:space="preserve">The </w:t>
      </w:r>
      <w:proofErr w:type="spellStart"/>
      <w:r>
        <w:t>InfrastructureInventoryEvent</w:t>
      </w:r>
      <w:proofErr w:type="spellEnd"/>
      <w:r>
        <w:t xml:space="preserve"> is sent to consumers with an accepted subscription request and a filter criterion matching the content of the </w:t>
      </w:r>
      <w:proofErr w:type="spellStart"/>
      <w:r>
        <w:t>InfrastructureInventoryEvent</w:t>
      </w:r>
      <w:proofErr w:type="spellEnd"/>
      <w:r>
        <w:t xml:space="preserve"> attributes. This event can be triggered by change to an attribute in any subclass of the </w:t>
      </w:r>
      <w:proofErr w:type="spellStart"/>
      <w:r w:rsidRPr="00963EC2">
        <w:rPr>
          <w:i/>
          <w:iCs/>
        </w:rPr>
        <w:t>InfrastructureInventoryObject</w:t>
      </w:r>
      <w:proofErr w:type="spellEnd"/>
      <w:r w:rsidRPr="00963EC2">
        <w:rPr>
          <w:i/>
          <w:iCs/>
        </w:rPr>
        <w:t>_</w:t>
      </w:r>
      <w:r>
        <w:t xml:space="preserve"> in which the property for x-</w:t>
      </w:r>
      <w:proofErr w:type="spellStart"/>
      <w:r>
        <w:t>inventoryNotification</w:t>
      </w:r>
      <w:proofErr w:type="spellEnd"/>
      <w:r>
        <w:t>: or x-</w:t>
      </w:r>
      <w:proofErr w:type="spellStart"/>
      <w:r>
        <w:t>stateChangeNotification</w:t>
      </w:r>
      <w:proofErr w:type="spellEnd"/>
      <w:r>
        <w:t xml:space="preserve"> is “True”.</w:t>
      </w:r>
    </w:p>
    <w:p w14:paraId="29B87329" w14:textId="77777777" w:rsidR="00ED3BB7" w:rsidRDefault="00ED3BB7" w:rsidP="00ED3BB7">
      <w:pPr>
        <w:pStyle w:val="NO"/>
      </w:pPr>
      <w:r>
        <w:t>NOTE:</w:t>
      </w:r>
      <w:r>
        <w:tab/>
        <w:t>It is up to the protocol and data model specification to determine the one or various protocol operations enabling the notification service to invoke the specified callback procedure.</w:t>
      </w:r>
    </w:p>
    <w:p w14:paraId="2426C1B0" w14:textId="77777777" w:rsidR="00ED3BB7" w:rsidRPr="009542A4" w:rsidRDefault="00ED3BB7" w:rsidP="00ED3BB7">
      <w:pPr>
        <w:pStyle w:val="TH"/>
      </w:pPr>
      <w:bookmarkStart w:id="326" w:name="_Toc161722112"/>
      <w:bookmarkStart w:id="327" w:name="_Toc193779747"/>
      <w:bookmarkStart w:id="328" w:name="_Toc202768198"/>
      <w:r>
        <w:t>Table 4.2.1.4.8.1</w:t>
      </w:r>
      <w:r w:rsidRPr="004B1E51">
        <w:t xml:space="preserve">-1 </w:t>
      </w:r>
      <w:proofErr w:type="spellStart"/>
      <w:r w:rsidRPr="00A73B6D">
        <w:t>InfrastructureInventoryEvent</w:t>
      </w:r>
      <w:proofErr w:type="spellEnd"/>
      <w:r w:rsidRPr="004B1E51">
        <w:t xml:space="preserve"> Requirements</w:t>
      </w:r>
      <w:bookmarkEnd w:id="326"/>
      <w:bookmarkEnd w:id="327"/>
      <w:bookmarkEnd w:id="328"/>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0D1FD321"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7DE155F3" w14:textId="77777777" w:rsidR="00ED3BB7" w:rsidRPr="00944B63" w:rsidRDefault="00ED3BB7" w:rsidP="00775EDC">
            <w:pPr>
              <w:pStyle w:val="TAH"/>
            </w:pPr>
            <w:r w:rsidRPr="00944B63">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48AB4363" w14:textId="77777777" w:rsidR="00ED3BB7" w:rsidRPr="00944B63" w:rsidRDefault="00ED3BB7" w:rsidP="00775EDC">
            <w:pPr>
              <w:pStyle w:val="TAH"/>
            </w:pPr>
            <w:r w:rsidRPr="00944B63">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6D450D65" w14:textId="77777777" w:rsidR="00ED3BB7" w:rsidRPr="00944B63" w:rsidRDefault="00ED3BB7" w:rsidP="00775EDC">
            <w:pPr>
              <w:pStyle w:val="TAH"/>
            </w:pPr>
            <w:r w:rsidRPr="00944B63">
              <w:t>Comment</w:t>
            </w:r>
          </w:p>
        </w:tc>
      </w:tr>
      <w:tr w:rsidR="00ED3BB7" w14:paraId="0F0629E4"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18F36126" w14:textId="77777777" w:rsidR="00ED3BB7" w:rsidRPr="00944B63" w:rsidRDefault="00ED3BB7" w:rsidP="00775EDC">
            <w:pPr>
              <w:pStyle w:val="TAL"/>
              <w:rPr>
                <w:rFonts w:cs="Arial"/>
              </w:rPr>
            </w:pPr>
            <w:r w:rsidRPr="00944B63">
              <w:rPr>
                <w:rStyle w:val="ui-provider"/>
              </w:rPr>
              <w:t>O-RAN.WG6.ORCH-USE-CASES</w:t>
            </w:r>
            <w:r w:rsidRPr="00944B63">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4BE29F35" w14:textId="77777777" w:rsidR="00ED3BB7" w:rsidRPr="00944B63" w:rsidRDefault="00ED3BB7" w:rsidP="00775EDC">
            <w:pPr>
              <w:pStyle w:val="TAL"/>
              <w:jc w:val="center"/>
            </w:pPr>
            <w:r w:rsidRPr="00944B63">
              <w:rPr>
                <w:rStyle w:val="ui-provider"/>
              </w:rPr>
              <w:t xml:space="preserve"> REQ-ORC-GEN13</w:t>
            </w:r>
          </w:p>
        </w:tc>
        <w:tc>
          <w:tcPr>
            <w:tcW w:w="1715" w:type="pct"/>
            <w:tcBorders>
              <w:top w:val="single" w:sz="6" w:space="0" w:color="auto"/>
              <w:left w:val="single" w:sz="6" w:space="0" w:color="auto"/>
              <w:bottom w:val="single" w:sz="6" w:space="0" w:color="auto"/>
              <w:right w:val="single" w:sz="4" w:space="0" w:color="auto"/>
            </w:tcBorders>
            <w:hideMark/>
          </w:tcPr>
          <w:p w14:paraId="50029B21" w14:textId="77777777" w:rsidR="00ED3BB7" w:rsidRDefault="00ED3BB7" w:rsidP="00775EDC">
            <w:pPr>
              <w:pStyle w:val="TAL"/>
              <w:jc w:val="center"/>
              <w:rPr>
                <w:i/>
                <w:iCs/>
              </w:rPr>
            </w:pPr>
            <w:r>
              <w:rPr>
                <w:i/>
                <w:iCs/>
              </w:rPr>
              <w:t>Optional clarification</w:t>
            </w:r>
          </w:p>
        </w:tc>
      </w:tr>
      <w:tr w:rsidR="00ED3BB7" w14:paraId="31EA5AB0"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tcPr>
          <w:p w14:paraId="7A81CEB1" w14:textId="77777777" w:rsidR="00ED3BB7" w:rsidRPr="00944B63" w:rsidRDefault="00ED3BB7" w:rsidP="00775EDC">
            <w:pPr>
              <w:pStyle w:val="TAL"/>
              <w:rPr>
                <w:rStyle w:val="ui-provider"/>
              </w:rPr>
            </w:pPr>
            <w:r w:rsidRPr="00944B63">
              <w:rPr>
                <w:rStyle w:val="ui-provider"/>
              </w:rPr>
              <w:t>O-RAN.WG6.ORCH-USE-CASES</w:t>
            </w:r>
            <w:r w:rsidRPr="00944B63">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tcPr>
          <w:p w14:paraId="60E34559" w14:textId="77777777" w:rsidR="00ED3BB7" w:rsidRPr="00944B63" w:rsidRDefault="00ED3BB7" w:rsidP="00775EDC">
            <w:pPr>
              <w:pStyle w:val="TAL"/>
              <w:jc w:val="center"/>
              <w:rPr>
                <w:rStyle w:val="ui-provider"/>
              </w:rPr>
            </w:pPr>
            <w:r w:rsidRPr="00944B63">
              <w:rPr>
                <w:rStyle w:val="ui-provider"/>
              </w:rPr>
              <w:t xml:space="preserve"> REQ-ORC-O2-08</w:t>
            </w:r>
          </w:p>
        </w:tc>
        <w:tc>
          <w:tcPr>
            <w:tcW w:w="1715" w:type="pct"/>
            <w:tcBorders>
              <w:top w:val="single" w:sz="6" w:space="0" w:color="auto"/>
              <w:left w:val="single" w:sz="6" w:space="0" w:color="auto"/>
              <w:bottom w:val="single" w:sz="6" w:space="0" w:color="auto"/>
              <w:right w:val="single" w:sz="4" w:space="0" w:color="auto"/>
            </w:tcBorders>
          </w:tcPr>
          <w:p w14:paraId="09E85AA6" w14:textId="77777777" w:rsidR="00ED3BB7" w:rsidRDefault="00ED3BB7" w:rsidP="00775EDC">
            <w:pPr>
              <w:pStyle w:val="TAL"/>
              <w:jc w:val="center"/>
              <w:rPr>
                <w:i/>
                <w:iCs/>
              </w:rPr>
            </w:pPr>
          </w:p>
        </w:tc>
      </w:tr>
    </w:tbl>
    <w:p w14:paraId="06A5D740" w14:textId="77777777" w:rsidR="00ED3BB7" w:rsidRDefault="00ED3BB7" w:rsidP="00ED3BB7">
      <w:pPr>
        <w:pStyle w:val="NO"/>
      </w:pPr>
    </w:p>
    <w:p w14:paraId="233F6667" w14:textId="77777777" w:rsidR="00ED3BB7" w:rsidRPr="00FB605C" w:rsidRDefault="00ED3BB7" w:rsidP="00ED3BB7">
      <w:r>
        <w:t xml:space="preserve">The information representing </w:t>
      </w:r>
      <w:proofErr w:type="spellStart"/>
      <w:r>
        <w:t>InfrastructureInventoryEvent</w:t>
      </w:r>
      <w:proofErr w:type="spellEnd"/>
      <w:r>
        <w:t xml:space="preserve"> shall follow the provisions indicated in table 4.2.1.4.8.2-1.</w:t>
      </w:r>
    </w:p>
    <w:p w14:paraId="52484114" w14:textId="77777777" w:rsidR="00ED3BB7" w:rsidRDefault="00ED3BB7" w:rsidP="00ED3BB7">
      <w:pPr>
        <w:pStyle w:val="Heading6"/>
      </w:pPr>
      <w:r>
        <w:lastRenderedPageBreak/>
        <w:t>4.2.1.4.8.2</w:t>
      </w:r>
      <w:r>
        <w:tab/>
        <w:t>Attributes</w:t>
      </w:r>
    </w:p>
    <w:p w14:paraId="38F576EE" w14:textId="77777777" w:rsidR="00ED3BB7" w:rsidRPr="009542A4" w:rsidRDefault="00ED3BB7" w:rsidP="00ED3BB7">
      <w:pPr>
        <w:pStyle w:val="TH"/>
      </w:pPr>
      <w:bookmarkStart w:id="329" w:name="_Toc161722113"/>
      <w:bookmarkStart w:id="330" w:name="_Toc193779748"/>
      <w:bookmarkStart w:id="331" w:name="_Toc202768199"/>
      <w:r>
        <w:t>Table 4.2.1.4.8</w:t>
      </w:r>
      <w:r w:rsidRPr="00A73B6D">
        <w:t>.2</w:t>
      </w:r>
      <w:r>
        <w:t>-1</w:t>
      </w:r>
      <w:r w:rsidRPr="00A73B6D">
        <w:t xml:space="preserve"> Attributes Properties for </w:t>
      </w:r>
      <w:proofErr w:type="spellStart"/>
      <w:r w:rsidRPr="00A73B6D">
        <w:t>InfrastructureInventoryEvent</w:t>
      </w:r>
      <w:bookmarkEnd w:id="329"/>
      <w:bookmarkEnd w:id="330"/>
      <w:bookmarkEnd w:id="331"/>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0507D8CE"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BE05A0F"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28EBC3DF"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77C6145B" w14:textId="77777777" w:rsidR="00ED3BB7" w:rsidRPr="00944B63" w:rsidRDefault="00ED3BB7" w:rsidP="00775EDC">
            <w:pPr>
              <w:widowControl w:val="0"/>
              <w:spacing w:after="0" w:line="254" w:lineRule="auto"/>
              <w:jc w:val="center"/>
              <w:rPr>
                <w:rFonts w:ascii="Arial" w:hAnsi="Arial" w:cs="Arial"/>
                <w:b/>
                <w:sz w:val="18"/>
                <w:szCs w:val="18"/>
              </w:rPr>
            </w:pPr>
            <w:r w:rsidRPr="00944B63">
              <w:rPr>
                <w:rFonts w:ascii="Arial" w:hAnsi="Arial" w:cs="Arial"/>
                <w:b/>
                <w:sz w:val="18"/>
                <w:szCs w:val="18"/>
              </w:rPr>
              <w:t>Properties</w:t>
            </w:r>
          </w:p>
        </w:tc>
      </w:tr>
      <w:tr w:rsidR="00ED3BB7" w14:paraId="55C76800"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9150020"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consumerSubscriptionId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5B2825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C3E748F"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consumer may provide its identifier for tracking, routing, or identifying the subscription used to report the event.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30A53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E357F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778A39C" w14:textId="77777777" w:rsidR="004F6634" w:rsidRDefault="004F6634" w:rsidP="004F663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32" w:author="Author"/>
              </w:rPr>
            </w:pPr>
            <w:ins w:id="333" w:author="Author">
              <w:r>
                <w:t>x-isAlwaysPresent:</w:t>
              </w:r>
              <w:r>
                <w:tab/>
                <w:t>False</w:t>
              </w:r>
            </w:ins>
          </w:p>
          <w:p w14:paraId="6575B5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FCBF53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E8A98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5FC80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2CD9D4D" w14:textId="330DFBBF" w:rsidR="00ED3BB7" w:rsidDel="004F6634"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34" w:author="Author"/>
              </w:rPr>
            </w:pPr>
            <w:del w:id="335" w:author="Author">
              <w:r w:rsidDel="004F6634">
                <w:delText>nullable:</w:delText>
              </w:r>
              <w:r w:rsidDel="004F6634">
                <w:tab/>
                <w:delText>False</w:delText>
              </w:r>
            </w:del>
          </w:p>
          <w:p w14:paraId="1A3A9DE0" w14:textId="77777777" w:rsidR="00ED3BB7" w:rsidRDefault="00ED3BB7" w:rsidP="004F663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92D1DC3" w14:textId="77777777" w:rsidTr="00775EDC">
        <w:tc>
          <w:tcPr>
            <w:tcW w:w="1885" w:type="dxa"/>
            <w:tcBorders>
              <w:top w:val="single" w:sz="4" w:space="0" w:color="auto"/>
              <w:left w:val="single" w:sz="4" w:space="0" w:color="auto"/>
              <w:bottom w:val="single" w:sz="4" w:space="0" w:color="auto"/>
              <w:right w:val="single" w:sz="4" w:space="0" w:color="auto"/>
            </w:tcBorders>
          </w:tcPr>
          <w:p w14:paraId="5DEDA8BB"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notificationEventType</w:t>
            </w:r>
            <w:proofErr w:type="spellEnd"/>
          </w:p>
        </w:tc>
        <w:tc>
          <w:tcPr>
            <w:tcW w:w="2793" w:type="dxa"/>
            <w:tcBorders>
              <w:top w:val="single" w:sz="4" w:space="0" w:color="auto"/>
              <w:left w:val="single" w:sz="4" w:space="0" w:color="auto"/>
              <w:bottom w:val="single" w:sz="4" w:space="0" w:color="auto"/>
              <w:right w:val="single" w:sz="4" w:space="0" w:color="auto"/>
            </w:tcBorders>
          </w:tcPr>
          <w:p w14:paraId="016EFAE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99B67A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type (CREATE, MODIFY, DELETE) of event being reported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9E32F7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BA061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2CFF4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EEB62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72DA8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D95E5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A87B35F" w14:textId="13241639" w:rsidR="00ED3BB7" w:rsidDel="0070415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36" w:author="Author"/>
              </w:rPr>
            </w:pPr>
            <w:del w:id="337" w:author="Author">
              <w:r w:rsidDel="00704152">
                <w:delText>nullable:</w:delText>
              </w:r>
              <w:r w:rsidDel="00704152">
                <w:tab/>
                <w:delText>False</w:delText>
              </w:r>
            </w:del>
          </w:p>
          <w:p w14:paraId="12F8FA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enum</w:t>
            </w:r>
          </w:p>
          <w:p w14:paraId="749DF44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enum:</w:t>
            </w:r>
          </w:p>
          <w:p w14:paraId="6AB13809" w14:textId="77777777" w:rsidR="00ED3BB7" w:rsidRDefault="00ED3BB7" w:rsidP="00775EDC">
            <w:pPr>
              <w:pStyle w:val="PL"/>
            </w:pPr>
            <w:r>
              <w:t xml:space="preserve">   - CREATE</w:t>
            </w:r>
          </w:p>
          <w:p w14:paraId="2BBF8F02" w14:textId="77777777" w:rsidR="00ED3BB7" w:rsidRDefault="00ED3BB7" w:rsidP="00775EDC">
            <w:pPr>
              <w:pStyle w:val="PL"/>
            </w:pPr>
            <w:r>
              <w:t xml:space="preserve">   - MODIFY</w:t>
            </w:r>
          </w:p>
          <w:p w14:paraId="6EDDFC1E" w14:textId="77777777" w:rsidR="00ED3BB7" w:rsidRDefault="00ED3BB7" w:rsidP="00775EDC">
            <w:pPr>
              <w:pStyle w:val="PL"/>
            </w:pPr>
            <w:r>
              <w:t xml:space="preserve">   - DELETE</w:t>
            </w:r>
          </w:p>
          <w:p w14:paraId="551DF4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403A33D0" w14:textId="77777777" w:rsidTr="00775EDC">
        <w:tc>
          <w:tcPr>
            <w:tcW w:w="1885" w:type="dxa"/>
            <w:tcBorders>
              <w:top w:val="single" w:sz="4" w:space="0" w:color="auto"/>
              <w:left w:val="single" w:sz="4" w:space="0" w:color="auto"/>
              <w:bottom w:val="single" w:sz="4" w:space="0" w:color="auto"/>
              <w:right w:val="single" w:sz="4" w:space="0" w:color="auto"/>
            </w:tcBorders>
          </w:tcPr>
          <w:p w14:paraId="52DBC39D"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objectRef</w:t>
            </w:r>
            <w:proofErr w:type="spellEnd"/>
          </w:p>
        </w:tc>
        <w:tc>
          <w:tcPr>
            <w:tcW w:w="2793" w:type="dxa"/>
            <w:tcBorders>
              <w:top w:val="single" w:sz="4" w:space="0" w:color="auto"/>
              <w:left w:val="single" w:sz="4" w:space="0" w:color="auto"/>
              <w:bottom w:val="single" w:sz="4" w:space="0" w:color="auto"/>
              <w:right w:val="single" w:sz="4" w:space="0" w:color="auto"/>
            </w:tcBorders>
          </w:tcPr>
          <w:p w14:paraId="53EC4EF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B9DB63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resultant reference to the object on which the action occu</w:t>
            </w:r>
            <w:r>
              <w:rPr>
                <w:rFonts w:ascii="Arial" w:hAnsi="Arial" w:cs="Arial"/>
                <w:sz w:val="18"/>
                <w:szCs w:val="18"/>
              </w:rPr>
              <w:t>r</w:t>
            </w:r>
            <w:r w:rsidRPr="00F34FA5">
              <w:rPr>
                <w:rFonts w:ascii="Arial" w:hAnsi="Arial" w:cs="Arial"/>
                <w:sz w:val="18"/>
                <w:szCs w:val="18"/>
              </w:rPr>
              <w:t>red.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C6432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AE1D16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EB52A35" w14:textId="77777777" w:rsidR="00704152" w:rsidRDefault="00704152" w:rsidP="0070415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38" w:author="Author"/>
              </w:rPr>
            </w:pPr>
            <w:ins w:id="339" w:author="Author">
              <w:r>
                <w:t>x-isAlwaysPresent:</w:t>
              </w:r>
              <w:r>
                <w:tab/>
                <w:t>False</w:t>
              </w:r>
            </w:ins>
          </w:p>
          <w:p w14:paraId="142C2A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D5CAE8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7A1AC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06AEF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16641E6" w14:textId="059F0BFF" w:rsidR="00ED3BB7" w:rsidRDefault="00704152"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340" w:author="Author">
              <w:r>
                <w:t>x-</w:t>
              </w:r>
            </w:ins>
            <w:r w:rsidR="00ED3BB7">
              <w:t>nullable:</w:t>
            </w:r>
            <w:r w:rsidR="00ED3BB7">
              <w:tab/>
              <w:t>True</w:t>
            </w:r>
          </w:p>
          <w:p w14:paraId="2AFB09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url</w:t>
            </w:r>
          </w:p>
          <w:p w14:paraId="7BA33BC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00DA9F0" w14:textId="77777777" w:rsidTr="00775EDC">
        <w:tc>
          <w:tcPr>
            <w:tcW w:w="1885" w:type="dxa"/>
            <w:tcBorders>
              <w:top w:val="single" w:sz="4" w:space="0" w:color="auto"/>
              <w:left w:val="single" w:sz="4" w:space="0" w:color="auto"/>
              <w:bottom w:val="single" w:sz="4" w:space="0" w:color="auto"/>
              <w:right w:val="single" w:sz="4" w:space="0" w:color="auto"/>
            </w:tcBorders>
          </w:tcPr>
          <w:p w14:paraId="13E294A6"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priorObjectState</w:t>
            </w:r>
            <w:proofErr w:type="spellEnd"/>
          </w:p>
        </w:tc>
        <w:tc>
          <w:tcPr>
            <w:tcW w:w="2793" w:type="dxa"/>
            <w:tcBorders>
              <w:top w:val="single" w:sz="4" w:space="0" w:color="auto"/>
              <w:left w:val="single" w:sz="4" w:space="0" w:color="auto"/>
              <w:bottom w:val="single" w:sz="4" w:space="0" w:color="auto"/>
              <w:right w:val="single" w:sz="4" w:space="0" w:color="auto"/>
            </w:tcBorders>
          </w:tcPr>
          <w:p w14:paraId="766D4ED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InfrastructureInventoryObject</w:t>
            </w:r>
            <w:proofErr w:type="spellEnd"/>
          </w:p>
          <w:p w14:paraId="5A7754B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If the Event type is '</w:t>
            </w:r>
            <w:proofErr w:type="gramStart"/>
            <w:r w:rsidRPr="00F34FA5">
              <w:rPr>
                <w:rFonts w:ascii="Arial" w:hAnsi="Arial" w:cs="Arial"/>
                <w:sz w:val="18"/>
                <w:szCs w:val="18"/>
              </w:rPr>
              <w:t>MODIFY</w:t>
            </w:r>
            <w:proofErr w:type="gramEnd"/>
            <w:r w:rsidRPr="00F34FA5">
              <w:rPr>
                <w:rFonts w:ascii="Arial" w:hAnsi="Arial" w:cs="Arial"/>
                <w:sz w:val="18"/>
                <w:szCs w:val="18"/>
              </w:rPr>
              <w:t>' or 'DELETE' this this field will be populated with a copy of the object prior to the event.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EF9E7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445CA3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9F26163" w14:textId="77777777" w:rsidR="00704152" w:rsidRDefault="00704152" w:rsidP="0070415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41" w:author="Author"/>
              </w:rPr>
            </w:pPr>
            <w:ins w:id="342" w:author="Author">
              <w:r>
                <w:t>x-isAlwaysPresent:</w:t>
              </w:r>
              <w:r>
                <w:tab/>
                <w:t>False</w:t>
              </w:r>
            </w:ins>
          </w:p>
          <w:p w14:paraId="446CBDF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AC04F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EB69FC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1F1BF9D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0F4DA76C" w14:textId="19E8E74C" w:rsidR="00ED3BB7" w:rsidRPr="00F137AA" w:rsidRDefault="00704152"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343" w:author="Author">
              <w:r>
                <w:t>x-</w:t>
              </w:r>
            </w:ins>
            <w:r w:rsidR="00ED3BB7">
              <w:t>n</w:t>
            </w:r>
            <w:r w:rsidR="00ED3BB7" w:rsidRPr="00F137AA">
              <w:t>ullable</w:t>
            </w:r>
            <w:r w:rsidR="00ED3BB7">
              <w:t>:</w:t>
            </w:r>
            <w:r w:rsidR="00ED3BB7" w:rsidRPr="00F137AA">
              <w:tab/>
            </w:r>
            <w:r w:rsidR="00ED3BB7">
              <w:t>True</w:t>
            </w:r>
          </w:p>
          <w:p w14:paraId="311C91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5F17F7B" w14:textId="77777777" w:rsidTr="00775EDC">
        <w:tc>
          <w:tcPr>
            <w:tcW w:w="1885" w:type="dxa"/>
            <w:tcBorders>
              <w:top w:val="single" w:sz="4" w:space="0" w:color="auto"/>
              <w:left w:val="single" w:sz="4" w:space="0" w:color="auto"/>
              <w:bottom w:val="single" w:sz="4" w:space="0" w:color="auto"/>
              <w:right w:val="single" w:sz="4" w:space="0" w:color="auto"/>
            </w:tcBorders>
          </w:tcPr>
          <w:p w14:paraId="173D1AFB"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postObjectState</w:t>
            </w:r>
            <w:proofErr w:type="spellEnd"/>
          </w:p>
        </w:tc>
        <w:tc>
          <w:tcPr>
            <w:tcW w:w="2793" w:type="dxa"/>
            <w:tcBorders>
              <w:top w:val="single" w:sz="4" w:space="0" w:color="auto"/>
              <w:left w:val="single" w:sz="4" w:space="0" w:color="auto"/>
              <w:bottom w:val="single" w:sz="4" w:space="0" w:color="auto"/>
              <w:right w:val="single" w:sz="4" w:space="0" w:color="auto"/>
            </w:tcBorders>
          </w:tcPr>
          <w:p w14:paraId="1E40CAE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InfrastructureInventoryObject</w:t>
            </w:r>
            <w:proofErr w:type="spellEnd"/>
          </w:p>
          <w:p w14:paraId="36B4D0D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If the Event type is '</w:t>
            </w:r>
            <w:proofErr w:type="gramStart"/>
            <w:r w:rsidRPr="00F34FA5">
              <w:rPr>
                <w:rFonts w:ascii="Arial" w:hAnsi="Arial" w:cs="Arial"/>
                <w:sz w:val="18"/>
                <w:szCs w:val="18"/>
              </w:rPr>
              <w:t>CREATE</w:t>
            </w:r>
            <w:proofErr w:type="gramEnd"/>
            <w:r w:rsidRPr="00F34FA5">
              <w:rPr>
                <w:rFonts w:ascii="Arial" w:hAnsi="Arial" w:cs="Arial"/>
                <w:sz w:val="18"/>
                <w:szCs w:val="18"/>
              </w:rPr>
              <w:t>' or 'MODIFY' this this field will be populated with a copy of the object after the event.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1BCA88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D9A87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38F7D38" w14:textId="77777777" w:rsidR="0037207B" w:rsidRDefault="0037207B" w:rsidP="0037207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344" w:author="Author"/>
              </w:rPr>
            </w:pPr>
            <w:ins w:id="345" w:author="Author">
              <w:r>
                <w:t>x-isAlwaysPresent:</w:t>
              </w:r>
              <w:r>
                <w:tab/>
                <w:t>False</w:t>
              </w:r>
            </w:ins>
          </w:p>
          <w:p w14:paraId="3C41C4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21307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F06EBBD"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778E99C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34AF869F" w14:textId="11D8480D" w:rsidR="00ED3BB7" w:rsidRPr="00F137AA" w:rsidRDefault="0037207B"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346" w:author="Author">
              <w:r>
                <w:t>x-</w:t>
              </w:r>
            </w:ins>
            <w:r w:rsidR="00ED3BB7">
              <w:t>n</w:t>
            </w:r>
            <w:r w:rsidR="00ED3BB7" w:rsidRPr="00F137AA">
              <w:t>ullable</w:t>
            </w:r>
            <w:r w:rsidR="00ED3BB7">
              <w:t>:</w:t>
            </w:r>
            <w:r w:rsidR="00ED3BB7" w:rsidRPr="00F137AA">
              <w:tab/>
            </w:r>
            <w:r w:rsidR="00ED3BB7">
              <w:t>True</w:t>
            </w:r>
          </w:p>
          <w:p w14:paraId="4CCC55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CB46BF9" w14:textId="77777777" w:rsidR="00ED3BB7" w:rsidRDefault="00ED3BB7" w:rsidP="00ED3BB7">
      <w:pPr>
        <w:widowControl w:val="0"/>
      </w:pPr>
    </w:p>
    <w:p w14:paraId="209F0494" w14:textId="77777777" w:rsidR="00ED3BB7" w:rsidRDefault="00ED3BB7" w:rsidP="00ED3BB7">
      <w:pPr>
        <w:pStyle w:val="Heading6"/>
      </w:pPr>
      <w:r>
        <w:t>4.2.1.4.8.3</w:t>
      </w:r>
      <w:r>
        <w:tab/>
        <w:t>Attribute constraints</w:t>
      </w:r>
    </w:p>
    <w:p w14:paraId="0F7F626F" w14:textId="77777777" w:rsidR="00ED3BB7" w:rsidRPr="00FE7385" w:rsidRDefault="00ED3BB7" w:rsidP="00ED3BB7">
      <w:pPr>
        <w:rPr>
          <w:i/>
        </w:rPr>
      </w:pPr>
      <w:r w:rsidRPr="004667B5">
        <w:t>None</w:t>
      </w:r>
      <w:r w:rsidRPr="00FE7385">
        <w:rPr>
          <w:i/>
        </w:rPr>
        <w:t>.</w:t>
      </w:r>
    </w:p>
    <w:p w14:paraId="24EFE670" w14:textId="77777777" w:rsidR="00ED3BB7" w:rsidRDefault="00ED3BB7" w:rsidP="00ED3BB7">
      <w:pPr>
        <w:pStyle w:val="Heading6"/>
      </w:pPr>
      <w:r>
        <w:t>4.2.1.4.8.4</w:t>
      </w:r>
      <w:r>
        <w:tab/>
      </w:r>
      <w:r>
        <w:tab/>
        <w:t>State diagram</w:t>
      </w:r>
    </w:p>
    <w:p w14:paraId="22680D50" w14:textId="77777777" w:rsidR="00ED3BB7" w:rsidRPr="00FE7385" w:rsidRDefault="00ED3BB7" w:rsidP="00ED3BB7">
      <w:pPr>
        <w:rPr>
          <w:i/>
        </w:rPr>
      </w:pPr>
      <w:r w:rsidRPr="004667B5">
        <w:t>None</w:t>
      </w:r>
      <w:r w:rsidRPr="00FE7385">
        <w:rPr>
          <w:i/>
        </w:rPr>
        <w:t>.</w:t>
      </w:r>
    </w:p>
    <w:p w14:paraId="0CD37980" w14:textId="77777777" w:rsidR="00ED3BB7" w:rsidRDefault="00ED3BB7" w:rsidP="00ED3BB7">
      <w:pPr>
        <w:pStyle w:val="Heading5"/>
      </w:pPr>
      <w:r>
        <w:t>4.2.1.4.9</w:t>
      </w:r>
      <w:r>
        <w:tab/>
      </w:r>
      <w:proofErr w:type="spellStart"/>
      <w:r>
        <w:rPr>
          <w:lang w:eastAsia="zh-CN"/>
        </w:rPr>
        <w:t>OCloudAvailableNotification</w:t>
      </w:r>
      <w:proofErr w:type="spellEnd"/>
      <w:r>
        <w:t xml:space="preserve"> &lt;&lt;notification&gt;&gt;</w:t>
      </w:r>
    </w:p>
    <w:p w14:paraId="27E8E943" w14:textId="77777777" w:rsidR="00ED3BB7" w:rsidRDefault="00ED3BB7" w:rsidP="00ED3BB7">
      <w:pPr>
        <w:pStyle w:val="Heading6"/>
      </w:pPr>
      <w:r>
        <w:t>4.2.1.4.9.1</w:t>
      </w:r>
      <w:r>
        <w:tab/>
        <w:t>Definition</w:t>
      </w:r>
    </w:p>
    <w:p w14:paraId="2D4966F0" w14:textId="77777777" w:rsidR="00ED3BB7" w:rsidRDefault="00ED3BB7" w:rsidP="00ED3BB7">
      <w:r>
        <w:t xml:space="preserve">Although the Genesis lifecycle event precedes the existence of the O2ims in the O-Cloud there is a minimal set of data expected to be provided from the SMO to the process. This information is retained in the O-Cloud and is used to register the </w:t>
      </w:r>
      <w:r>
        <w:lastRenderedPageBreak/>
        <w:t xml:space="preserve">O-Cloud with the SMO once it becomes usable. Data expected to be included with the callback URI in the genesis data is the </w:t>
      </w:r>
      <w:proofErr w:type="spellStart"/>
      <w:r>
        <w:t>globalCloudId</w:t>
      </w:r>
      <w:proofErr w:type="spellEnd"/>
      <w:r>
        <w:t xml:space="preserve">, each </w:t>
      </w:r>
      <w:proofErr w:type="spellStart"/>
      <w:r>
        <w:t>globalLocationId</w:t>
      </w:r>
      <w:proofErr w:type="spellEnd"/>
      <w:r>
        <w:t xml:space="preserve">, and each </w:t>
      </w:r>
      <w:proofErr w:type="spellStart"/>
      <w:r>
        <w:t>globalAssetId</w:t>
      </w:r>
      <w:proofErr w:type="spellEnd"/>
      <w:r>
        <w:t xml:space="preserve"> for infrastructure at those locations. Once enough of the O-Cloud is discovered, provisioned and is available for additional provisioning or workload deployments, the O-Cloud shall send the O-</w:t>
      </w:r>
      <w:proofErr w:type="spellStart"/>
      <w:r>
        <w:t>CloudAvailableNotification</w:t>
      </w:r>
      <w:proofErr w:type="spellEnd"/>
      <w:r>
        <w:t xml:space="preserve"> to the consumer (SMO), thus registering its </w:t>
      </w:r>
      <w:proofErr w:type="spellStart"/>
      <w:r>
        <w:t>InfrastructureManagementServiceEndPoint</w:t>
      </w:r>
      <w:proofErr w:type="spellEnd"/>
      <w:r>
        <w:t xml:space="preserve"> with the SMO. After receiving the notification, the SMO will </w:t>
      </w:r>
      <w:proofErr w:type="spellStart"/>
      <w:r>
        <w:t>interogate</w:t>
      </w:r>
      <w:proofErr w:type="spellEnd"/>
      <w:r>
        <w:t xml:space="preserve"> the </w:t>
      </w:r>
      <w:proofErr w:type="spellStart"/>
      <w:r>
        <w:t>InfrastructureInventory</w:t>
      </w:r>
      <w:proofErr w:type="spellEnd"/>
      <w:r>
        <w:t xml:space="preserve"> APIs to account for corporate assets and discover the DMS service endpoints to allow workloads to be deployed.</w:t>
      </w:r>
    </w:p>
    <w:p w14:paraId="73FED67B" w14:textId="77777777" w:rsidR="00ED3BB7" w:rsidRDefault="00ED3BB7" w:rsidP="00ED3BB7">
      <w:pPr>
        <w:pStyle w:val="NO"/>
      </w:pPr>
      <w:r>
        <w:t>NOTE:</w:t>
      </w:r>
      <w:r>
        <w:tab/>
        <w:t>It is up to the protocol and data model specification to determine the one or various protocol operations enabling the notification service to invoke the specified callback procedure.</w:t>
      </w:r>
    </w:p>
    <w:p w14:paraId="12772FF6" w14:textId="77777777" w:rsidR="00ED3BB7" w:rsidRPr="009542A4" w:rsidRDefault="00ED3BB7" w:rsidP="00ED3BB7">
      <w:pPr>
        <w:pStyle w:val="TH"/>
      </w:pPr>
      <w:bookmarkStart w:id="347" w:name="_Toc161722114"/>
      <w:bookmarkStart w:id="348" w:name="_Toc193779749"/>
      <w:bookmarkStart w:id="349" w:name="_Toc202768200"/>
      <w:r>
        <w:t>Table 4.2.1.4.9.1</w:t>
      </w:r>
      <w:r w:rsidRPr="004B1E51">
        <w:t xml:space="preserve">-1 </w:t>
      </w:r>
      <w:proofErr w:type="spellStart"/>
      <w:r w:rsidRPr="00397687">
        <w:t>OCloudAvailableNotification</w:t>
      </w:r>
      <w:proofErr w:type="spellEnd"/>
      <w:r w:rsidRPr="00A73B6D" w:rsidDel="00F656EB">
        <w:t xml:space="preserve"> </w:t>
      </w:r>
      <w:r w:rsidRPr="004B1E51">
        <w:t>Requirements</w:t>
      </w:r>
      <w:bookmarkEnd w:id="347"/>
      <w:bookmarkEnd w:id="348"/>
      <w:bookmarkEnd w:id="349"/>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0C51D29E"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0177ACD7" w14:textId="77777777" w:rsidR="00ED3BB7" w:rsidRPr="00944B63" w:rsidRDefault="00ED3BB7" w:rsidP="00775EDC">
            <w:pPr>
              <w:pStyle w:val="TAH"/>
            </w:pPr>
            <w:r w:rsidRPr="00944B63">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672E579F" w14:textId="77777777" w:rsidR="00ED3BB7" w:rsidRDefault="00ED3BB7" w:rsidP="00775EDC">
            <w:pPr>
              <w:pStyle w:val="TAH"/>
            </w:pPr>
            <w: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77E44C58" w14:textId="77777777" w:rsidR="00ED3BB7" w:rsidRDefault="00ED3BB7" w:rsidP="00775EDC">
            <w:pPr>
              <w:pStyle w:val="TAH"/>
            </w:pPr>
            <w:r>
              <w:t>Comment</w:t>
            </w:r>
          </w:p>
        </w:tc>
      </w:tr>
      <w:tr w:rsidR="00ED3BB7" w14:paraId="21E99B10"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3A09BA9C" w14:textId="77777777" w:rsidR="00ED3BB7" w:rsidRPr="00944B63" w:rsidRDefault="00ED3BB7" w:rsidP="00775EDC">
            <w:pPr>
              <w:pStyle w:val="TAL"/>
              <w:rPr>
                <w:rFonts w:cs="Arial"/>
              </w:rPr>
            </w:pPr>
            <w:r w:rsidRPr="00944B63">
              <w:rPr>
                <w:rStyle w:val="ui-provider"/>
              </w:rPr>
              <w:t>O-RAN.WG6.ORCH-USE-CASES</w:t>
            </w:r>
            <w:r w:rsidRPr="00944B63">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2248C9E4" w14:textId="77777777" w:rsidR="00ED3BB7" w:rsidRDefault="00ED3BB7" w:rsidP="00775EDC">
            <w:pPr>
              <w:pStyle w:val="TAL"/>
              <w:jc w:val="center"/>
              <w:rPr>
                <w:rStyle w:val="ui-provider"/>
              </w:rPr>
            </w:pPr>
            <w:r>
              <w:rPr>
                <w:rStyle w:val="ui-provider"/>
              </w:rPr>
              <w:t xml:space="preserve"> REQ-ORC-GEN5</w:t>
            </w:r>
          </w:p>
          <w:p w14:paraId="5D75F3C9" w14:textId="77777777" w:rsidR="00ED3BB7" w:rsidRDefault="00ED3BB7" w:rsidP="00775EDC">
            <w:pPr>
              <w:pStyle w:val="TAL"/>
              <w:jc w:val="center"/>
            </w:pPr>
          </w:p>
        </w:tc>
        <w:tc>
          <w:tcPr>
            <w:tcW w:w="1715" w:type="pct"/>
            <w:tcBorders>
              <w:top w:val="single" w:sz="6" w:space="0" w:color="auto"/>
              <w:left w:val="single" w:sz="6" w:space="0" w:color="auto"/>
              <w:bottom w:val="single" w:sz="6" w:space="0" w:color="auto"/>
              <w:right w:val="single" w:sz="4" w:space="0" w:color="auto"/>
            </w:tcBorders>
            <w:hideMark/>
          </w:tcPr>
          <w:p w14:paraId="11165C8F" w14:textId="77777777" w:rsidR="00ED3BB7" w:rsidRDefault="00ED3BB7" w:rsidP="00775EDC">
            <w:pPr>
              <w:pStyle w:val="TAL"/>
              <w:jc w:val="center"/>
              <w:rPr>
                <w:i/>
                <w:iCs/>
              </w:rPr>
            </w:pPr>
            <w:r>
              <w:rPr>
                <w:i/>
                <w:iCs/>
              </w:rPr>
              <w:t>Optional clarification</w:t>
            </w:r>
          </w:p>
        </w:tc>
      </w:tr>
    </w:tbl>
    <w:p w14:paraId="19EE88BC" w14:textId="77777777" w:rsidR="00ED3BB7" w:rsidRDefault="00ED3BB7" w:rsidP="00ED3BB7"/>
    <w:p w14:paraId="6F00588E" w14:textId="77777777" w:rsidR="00ED3BB7" w:rsidRDefault="00ED3BB7" w:rsidP="00ED3BB7">
      <w:r>
        <w:t xml:space="preserve">The information representing </w:t>
      </w:r>
      <w:proofErr w:type="spellStart"/>
      <w:r>
        <w:t>OCloudAvailableNotification</w:t>
      </w:r>
      <w:proofErr w:type="spellEnd"/>
      <w:r>
        <w:t xml:space="preserve"> shall follow the provisions indicated in table 4.2.1.4.9.2-1.</w:t>
      </w:r>
    </w:p>
    <w:p w14:paraId="7B522BA1" w14:textId="77777777" w:rsidR="00ED3BB7" w:rsidRPr="00EA0DC7" w:rsidRDefault="00ED3BB7" w:rsidP="00ED3BB7">
      <w:pPr>
        <w:pStyle w:val="Heading6"/>
      </w:pPr>
      <w:r>
        <w:t>4.2.1.4.9.2</w:t>
      </w:r>
      <w:r>
        <w:tab/>
        <w:t>Attributes</w:t>
      </w:r>
    </w:p>
    <w:p w14:paraId="1A60BCFF" w14:textId="77777777" w:rsidR="00ED3BB7" w:rsidRPr="009542A4" w:rsidRDefault="00ED3BB7" w:rsidP="00ED3BB7">
      <w:pPr>
        <w:pStyle w:val="TH"/>
      </w:pPr>
      <w:bookmarkStart w:id="350" w:name="_Toc161722115"/>
      <w:bookmarkStart w:id="351" w:name="_Toc193779750"/>
      <w:bookmarkStart w:id="352" w:name="_Toc202768201"/>
      <w:r>
        <w:t>Table 4.2.1.4.9.2-</w:t>
      </w:r>
      <w:r w:rsidRPr="00397687">
        <w:t xml:space="preserve">1 Attributes Properties for </w:t>
      </w:r>
      <w:proofErr w:type="spellStart"/>
      <w:r w:rsidRPr="00397687">
        <w:t>OCloudAvailableNotification</w:t>
      </w:r>
      <w:bookmarkEnd w:id="350"/>
      <w:bookmarkEnd w:id="351"/>
      <w:bookmarkEnd w:id="352"/>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11BF0C33"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0C3F3FB5"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717BB7A7"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324164A6"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4A40165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943B679"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globalCloudId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65BC37C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0B4450E"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O-Cloud instance assigned by the SMO. This identifier is globally unique across O-Cloud instances known to the SMO. This value was provided by the SMO at cloud genesis and is stored in the O-Cloud IMS Inventory.</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EC9DE5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1626D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81701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59B6DA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6C9794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A3D7C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3D24BE0" w14:textId="045C4322" w:rsidR="00ED3BB7" w:rsidDel="0037207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53" w:author="Author"/>
              </w:rPr>
            </w:pPr>
            <w:del w:id="354" w:author="Author">
              <w:r w:rsidDel="0037207B">
                <w:delText>nullable:</w:delText>
              </w:r>
              <w:r w:rsidDel="0037207B">
                <w:tab/>
                <w:delText>False</w:delText>
              </w:r>
            </w:del>
          </w:p>
          <w:p w14:paraId="65B5B5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7079DD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D10285D" w14:textId="77777777" w:rsidTr="00775EDC">
        <w:tc>
          <w:tcPr>
            <w:tcW w:w="1885" w:type="dxa"/>
            <w:tcBorders>
              <w:top w:val="single" w:sz="4" w:space="0" w:color="auto"/>
              <w:left w:val="single" w:sz="4" w:space="0" w:color="auto"/>
              <w:bottom w:val="single" w:sz="4" w:space="0" w:color="auto"/>
              <w:right w:val="single" w:sz="4" w:space="0" w:color="auto"/>
            </w:tcBorders>
          </w:tcPr>
          <w:p w14:paraId="17A575B3"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oCloudId</w:t>
            </w:r>
            <w:proofErr w:type="spellEnd"/>
          </w:p>
        </w:tc>
        <w:tc>
          <w:tcPr>
            <w:tcW w:w="2793" w:type="dxa"/>
            <w:tcBorders>
              <w:top w:val="single" w:sz="4" w:space="0" w:color="auto"/>
              <w:left w:val="single" w:sz="4" w:space="0" w:color="auto"/>
              <w:bottom w:val="single" w:sz="4" w:space="0" w:color="auto"/>
              <w:right w:val="single" w:sz="4" w:space="0" w:color="auto"/>
            </w:tcBorders>
          </w:tcPr>
          <w:p w14:paraId="41A11E0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D0AEA9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O-Cloud instance. Unique within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6D72F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83C762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28D901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BDD4E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41082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864EBD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2B885B2" w14:textId="7E45B831" w:rsidR="00ED3BB7" w:rsidDel="0037207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55" w:author="Author"/>
              </w:rPr>
            </w:pPr>
            <w:del w:id="356" w:author="Author">
              <w:r w:rsidDel="0037207B">
                <w:delText>nullable:</w:delText>
              </w:r>
              <w:r w:rsidDel="0037207B">
                <w:tab/>
                <w:delText>False</w:delText>
              </w:r>
            </w:del>
          </w:p>
          <w:p w14:paraId="2BEE01C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4C678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4CC44491" w14:textId="77777777" w:rsidTr="00775EDC">
        <w:tc>
          <w:tcPr>
            <w:tcW w:w="1885" w:type="dxa"/>
            <w:tcBorders>
              <w:top w:val="single" w:sz="4" w:space="0" w:color="auto"/>
              <w:left w:val="single" w:sz="4" w:space="0" w:color="auto"/>
              <w:bottom w:val="single" w:sz="4" w:space="0" w:color="auto"/>
              <w:right w:val="single" w:sz="4" w:space="0" w:color="auto"/>
            </w:tcBorders>
          </w:tcPr>
          <w:p w14:paraId="5FE9555E"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IMS_EP</w:t>
            </w:r>
          </w:p>
        </w:tc>
        <w:tc>
          <w:tcPr>
            <w:tcW w:w="2793" w:type="dxa"/>
            <w:tcBorders>
              <w:top w:val="single" w:sz="4" w:space="0" w:color="auto"/>
              <w:left w:val="single" w:sz="4" w:space="0" w:color="auto"/>
              <w:bottom w:val="single" w:sz="4" w:space="0" w:color="auto"/>
              <w:right w:val="single" w:sz="4" w:space="0" w:color="auto"/>
            </w:tcBorders>
          </w:tcPr>
          <w:p w14:paraId="157CF25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569720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URL to the resource within the O-Cloud for other attributes.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9487D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D1162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F0CD7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AA85C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7ECA6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CACAA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71CA562" w14:textId="1E0F3BB7" w:rsidR="00ED3BB7" w:rsidDel="0037207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57" w:author="Author"/>
              </w:rPr>
            </w:pPr>
            <w:del w:id="358" w:author="Author">
              <w:r w:rsidDel="0037207B">
                <w:delText>nullable:</w:delText>
              </w:r>
              <w:r w:rsidDel="0037207B">
                <w:tab/>
                <w:delText>False</w:delText>
              </w:r>
            </w:del>
          </w:p>
          <w:p w14:paraId="210188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p w14:paraId="52CE3B4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087569B" w14:textId="77777777" w:rsidR="00ED3BB7" w:rsidRDefault="00ED3BB7" w:rsidP="00ED3BB7">
      <w:pPr>
        <w:widowControl w:val="0"/>
      </w:pPr>
    </w:p>
    <w:p w14:paraId="03122951" w14:textId="77777777" w:rsidR="00ED3BB7" w:rsidRDefault="00ED3BB7" w:rsidP="00ED3BB7">
      <w:pPr>
        <w:pStyle w:val="Heading6"/>
      </w:pPr>
      <w:r>
        <w:t>4.2.1.4.9.3</w:t>
      </w:r>
      <w:r>
        <w:tab/>
        <w:t>Attribute constraints</w:t>
      </w:r>
    </w:p>
    <w:p w14:paraId="6AC7B3F5" w14:textId="77777777" w:rsidR="00ED3BB7" w:rsidRPr="00FE7385" w:rsidRDefault="00ED3BB7" w:rsidP="00ED3BB7">
      <w:pPr>
        <w:rPr>
          <w:i/>
        </w:rPr>
      </w:pPr>
      <w:r w:rsidRPr="004667B5">
        <w:t>None</w:t>
      </w:r>
      <w:r w:rsidRPr="00FE7385">
        <w:rPr>
          <w:i/>
        </w:rPr>
        <w:t>.</w:t>
      </w:r>
    </w:p>
    <w:p w14:paraId="0A4FAC4E" w14:textId="77777777" w:rsidR="00ED3BB7" w:rsidRDefault="00ED3BB7" w:rsidP="00ED3BB7">
      <w:pPr>
        <w:pStyle w:val="Heading6"/>
      </w:pPr>
      <w:r>
        <w:t>4.2.1.4.9.4</w:t>
      </w:r>
      <w:r>
        <w:tab/>
      </w:r>
      <w:r>
        <w:tab/>
        <w:t>State diagram</w:t>
      </w:r>
    </w:p>
    <w:p w14:paraId="2D91DEEA" w14:textId="77777777" w:rsidR="00ED3BB7" w:rsidRPr="00FE7385" w:rsidRDefault="00ED3BB7" w:rsidP="00ED3BB7">
      <w:pPr>
        <w:rPr>
          <w:i/>
        </w:rPr>
      </w:pPr>
      <w:r w:rsidRPr="004667B5">
        <w:t>None</w:t>
      </w:r>
      <w:r w:rsidRPr="00FE7385">
        <w:rPr>
          <w:i/>
        </w:rPr>
        <w:t>.</w:t>
      </w:r>
    </w:p>
    <w:p w14:paraId="502181C9" w14:textId="77777777" w:rsidR="00ED3BB7" w:rsidRDefault="00ED3BB7" w:rsidP="00ED3BB7">
      <w:pPr>
        <w:pStyle w:val="Heading5"/>
      </w:pPr>
      <w:r>
        <w:t xml:space="preserve">4.2.1.4.10 </w:t>
      </w:r>
      <w:proofErr w:type="spellStart"/>
      <w:r>
        <w:t>AlarmEventRecord</w:t>
      </w:r>
      <w:proofErr w:type="spellEnd"/>
      <w:r>
        <w:t xml:space="preserve"> &lt;&lt;</w:t>
      </w:r>
      <w:proofErr w:type="spellStart"/>
      <w:r>
        <w:t>dataType</w:t>
      </w:r>
      <w:proofErr w:type="spellEnd"/>
      <w:r>
        <w:t>&gt;&gt;</w:t>
      </w:r>
    </w:p>
    <w:p w14:paraId="307CE080" w14:textId="77777777" w:rsidR="00ED3BB7" w:rsidRDefault="00ED3BB7" w:rsidP="00ED3BB7">
      <w:pPr>
        <w:pStyle w:val="Heading6"/>
      </w:pPr>
      <w:r>
        <w:t>4.2.1.4.10.1</w:t>
      </w:r>
      <w:r>
        <w:tab/>
        <w:t>Definition</w:t>
      </w:r>
    </w:p>
    <w:p w14:paraId="41BD583B" w14:textId="77777777" w:rsidR="00ED3BB7" w:rsidRDefault="00ED3BB7" w:rsidP="00ED3BB7">
      <w:r>
        <w:t xml:space="preserve">The </w:t>
      </w:r>
      <w:proofErr w:type="spellStart"/>
      <w:r>
        <w:t>AlarmEventRecord</w:t>
      </w:r>
      <w:proofErr w:type="spellEnd"/>
      <w:r>
        <w:t xml:space="preserve"> represents a stored instance of an alarm detected within the O-Cloud Resources and stored by the IMS.</w:t>
      </w:r>
    </w:p>
    <w:p w14:paraId="17EE9F16" w14:textId="77777777" w:rsidR="00ED3BB7" w:rsidRDefault="00ED3BB7" w:rsidP="00ED3BB7">
      <w:r>
        <w:lastRenderedPageBreak/>
        <w:t xml:space="preserve">The </w:t>
      </w:r>
      <w:proofErr w:type="spellStart"/>
      <w:r>
        <w:t>AlarmEventRecord</w:t>
      </w:r>
      <w:proofErr w:type="spellEnd"/>
      <w:r>
        <w:t xml:space="preserve"> can represent either a current active alarm or one that occurred in the past. Retention of an </w:t>
      </w:r>
      <w:proofErr w:type="spellStart"/>
      <w:r>
        <w:t>AlarmEventRecord</w:t>
      </w:r>
      <w:proofErr w:type="spellEnd"/>
      <w:r>
        <w:t xml:space="preserve"> is dependent on IMS configuration which would be set through an IMS Provisioning service.</w:t>
      </w:r>
    </w:p>
    <w:p w14:paraId="3859C5B1" w14:textId="77777777" w:rsidR="00ED3BB7" w:rsidRPr="009542A4" w:rsidRDefault="00ED3BB7" w:rsidP="00ED3BB7">
      <w:pPr>
        <w:pStyle w:val="TH"/>
      </w:pPr>
      <w:bookmarkStart w:id="359" w:name="_Toc161722116"/>
      <w:bookmarkStart w:id="360" w:name="_Toc193779751"/>
      <w:bookmarkStart w:id="361" w:name="_Toc202768202"/>
      <w:r>
        <w:t>Table 4.2.1.4.10.1</w:t>
      </w:r>
      <w:r w:rsidRPr="004B1E51">
        <w:t xml:space="preserve">-1 </w:t>
      </w:r>
      <w:proofErr w:type="spellStart"/>
      <w:r w:rsidRPr="004B1E51">
        <w:t>AlarmEventRecord</w:t>
      </w:r>
      <w:proofErr w:type="spellEnd"/>
      <w:r w:rsidRPr="004B1E51">
        <w:t xml:space="preserve"> Requirements</w:t>
      </w:r>
      <w:bookmarkEnd w:id="359"/>
      <w:bookmarkEnd w:id="360"/>
      <w:bookmarkEnd w:id="361"/>
    </w:p>
    <w:tbl>
      <w:tblPr>
        <w:tblW w:w="3888"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945"/>
        <w:gridCol w:w="2291"/>
        <w:gridCol w:w="2692"/>
      </w:tblGrid>
      <w:tr w:rsidR="00ED3BB7" w14:paraId="26DE8789" w14:textId="77777777" w:rsidTr="00775EDC">
        <w:trPr>
          <w:cantSplit/>
          <w:jc w:val="center"/>
        </w:trPr>
        <w:tc>
          <w:tcPr>
            <w:tcW w:w="1857"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6701E1B4" w14:textId="77777777" w:rsidR="00ED3BB7" w:rsidRDefault="00ED3BB7" w:rsidP="00775EDC">
            <w:pPr>
              <w:pStyle w:val="TAH"/>
            </w:pPr>
            <w:r>
              <w:t>Referenced Specification</w:t>
            </w:r>
          </w:p>
        </w:tc>
        <w:tc>
          <w:tcPr>
            <w:tcW w:w="1445"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4E3C9E64" w14:textId="77777777" w:rsidR="00ED3BB7" w:rsidRDefault="00ED3BB7" w:rsidP="00775EDC">
            <w:pPr>
              <w:pStyle w:val="TAH"/>
            </w:pPr>
            <w:r>
              <w:t>Requirement</w:t>
            </w:r>
          </w:p>
        </w:tc>
        <w:tc>
          <w:tcPr>
            <w:tcW w:w="1698"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069540AB" w14:textId="77777777" w:rsidR="00ED3BB7" w:rsidRDefault="00ED3BB7" w:rsidP="00775EDC">
            <w:pPr>
              <w:pStyle w:val="TAH"/>
            </w:pPr>
            <w:r>
              <w:t>Comment</w:t>
            </w:r>
          </w:p>
        </w:tc>
      </w:tr>
      <w:tr w:rsidR="00ED3BB7" w14:paraId="55E5EB46" w14:textId="77777777" w:rsidTr="00775EDC">
        <w:trPr>
          <w:cantSplit/>
          <w:jc w:val="center"/>
        </w:trPr>
        <w:tc>
          <w:tcPr>
            <w:tcW w:w="1857" w:type="pct"/>
            <w:tcBorders>
              <w:top w:val="single" w:sz="6" w:space="0" w:color="auto"/>
              <w:left w:val="single" w:sz="4" w:space="0" w:color="auto"/>
              <w:bottom w:val="single" w:sz="6" w:space="0" w:color="auto"/>
              <w:right w:val="single" w:sz="6" w:space="0" w:color="auto"/>
            </w:tcBorders>
            <w:hideMark/>
          </w:tcPr>
          <w:p w14:paraId="42025B13" w14:textId="77777777" w:rsidR="00ED3BB7" w:rsidRDefault="00ED3BB7" w:rsidP="00775EDC">
            <w:pPr>
              <w:pStyle w:val="TAL"/>
              <w:rPr>
                <w:rFonts w:cs="Arial"/>
              </w:rPr>
            </w:pPr>
            <w:r>
              <w:rPr>
                <w:rStyle w:val="ui-provider"/>
              </w:rPr>
              <w:t>O-RAN.WG6.ORCH-USE-CASES</w:t>
            </w:r>
            <w:r>
              <w:rPr>
                <w:rFonts w:cs="Arial"/>
              </w:rPr>
              <w:t xml:space="preserve"> [3]</w:t>
            </w:r>
          </w:p>
        </w:tc>
        <w:tc>
          <w:tcPr>
            <w:tcW w:w="1445" w:type="pct"/>
            <w:tcBorders>
              <w:top w:val="single" w:sz="6" w:space="0" w:color="auto"/>
              <w:left w:val="single" w:sz="6" w:space="0" w:color="auto"/>
              <w:bottom w:val="single" w:sz="6" w:space="0" w:color="auto"/>
              <w:right w:val="single" w:sz="6" w:space="0" w:color="auto"/>
            </w:tcBorders>
            <w:hideMark/>
          </w:tcPr>
          <w:p w14:paraId="6F6CCC9A" w14:textId="77777777" w:rsidR="00ED3BB7" w:rsidRDefault="00ED3BB7" w:rsidP="00775EDC">
            <w:pPr>
              <w:pStyle w:val="TAL"/>
              <w:jc w:val="center"/>
            </w:pPr>
            <w:r>
              <w:rPr>
                <w:rStyle w:val="ui-provider"/>
              </w:rPr>
              <w:t xml:space="preserve"> REQ-ORC-O2-17</w:t>
            </w:r>
          </w:p>
        </w:tc>
        <w:tc>
          <w:tcPr>
            <w:tcW w:w="1698" w:type="pct"/>
            <w:tcBorders>
              <w:top w:val="single" w:sz="6" w:space="0" w:color="auto"/>
              <w:left w:val="single" w:sz="6" w:space="0" w:color="auto"/>
              <w:bottom w:val="single" w:sz="6" w:space="0" w:color="auto"/>
              <w:right w:val="single" w:sz="4" w:space="0" w:color="auto"/>
            </w:tcBorders>
            <w:hideMark/>
          </w:tcPr>
          <w:p w14:paraId="3BF234F2" w14:textId="77777777" w:rsidR="00ED3BB7" w:rsidRDefault="00ED3BB7" w:rsidP="00775EDC">
            <w:pPr>
              <w:pStyle w:val="TAL"/>
              <w:jc w:val="center"/>
              <w:rPr>
                <w:i/>
                <w:iCs/>
              </w:rPr>
            </w:pPr>
            <w:r>
              <w:rPr>
                <w:i/>
                <w:iCs/>
              </w:rPr>
              <w:t>Optional clarification</w:t>
            </w:r>
          </w:p>
        </w:tc>
      </w:tr>
      <w:tr w:rsidR="00ED3BB7" w14:paraId="37F6E183" w14:textId="77777777" w:rsidTr="00775EDC">
        <w:trPr>
          <w:cantSplit/>
          <w:jc w:val="center"/>
        </w:trPr>
        <w:tc>
          <w:tcPr>
            <w:tcW w:w="1857" w:type="pct"/>
            <w:tcBorders>
              <w:top w:val="single" w:sz="6" w:space="0" w:color="auto"/>
              <w:left w:val="single" w:sz="4" w:space="0" w:color="auto"/>
              <w:bottom w:val="single" w:sz="6" w:space="0" w:color="auto"/>
              <w:right w:val="single" w:sz="6" w:space="0" w:color="auto"/>
            </w:tcBorders>
          </w:tcPr>
          <w:p w14:paraId="707FC195" w14:textId="77777777" w:rsidR="00ED3BB7" w:rsidRDefault="00ED3BB7" w:rsidP="00775EDC">
            <w:pPr>
              <w:pStyle w:val="TAL"/>
              <w:rPr>
                <w:rStyle w:val="ui-provider"/>
              </w:rPr>
            </w:pPr>
            <w:r>
              <w:rPr>
                <w:rStyle w:val="ui-provider"/>
              </w:rPr>
              <w:t>O-RAN.WG6.ORCH-USE-CASES</w:t>
            </w:r>
            <w:r>
              <w:rPr>
                <w:rFonts w:cs="Arial"/>
              </w:rPr>
              <w:t xml:space="preserve"> [3]</w:t>
            </w:r>
          </w:p>
        </w:tc>
        <w:tc>
          <w:tcPr>
            <w:tcW w:w="1445" w:type="pct"/>
            <w:tcBorders>
              <w:top w:val="single" w:sz="6" w:space="0" w:color="auto"/>
              <w:left w:val="single" w:sz="6" w:space="0" w:color="auto"/>
              <w:bottom w:val="single" w:sz="6" w:space="0" w:color="auto"/>
              <w:right w:val="single" w:sz="6" w:space="0" w:color="auto"/>
            </w:tcBorders>
          </w:tcPr>
          <w:p w14:paraId="70325335" w14:textId="77777777" w:rsidR="00ED3BB7" w:rsidRDefault="00ED3BB7" w:rsidP="00775EDC">
            <w:pPr>
              <w:pStyle w:val="TAL"/>
              <w:jc w:val="center"/>
              <w:rPr>
                <w:rStyle w:val="ui-provider"/>
              </w:rPr>
            </w:pPr>
            <w:r>
              <w:rPr>
                <w:rStyle w:val="ui-provider"/>
              </w:rPr>
              <w:t xml:space="preserve"> REQ-ORC-O2-73</w:t>
            </w:r>
          </w:p>
        </w:tc>
        <w:tc>
          <w:tcPr>
            <w:tcW w:w="1698" w:type="pct"/>
            <w:tcBorders>
              <w:top w:val="single" w:sz="6" w:space="0" w:color="auto"/>
              <w:left w:val="single" w:sz="6" w:space="0" w:color="auto"/>
              <w:bottom w:val="single" w:sz="6" w:space="0" w:color="auto"/>
              <w:right w:val="single" w:sz="4" w:space="0" w:color="auto"/>
            </w:tcBorders>
          </w:tcPr>
          <w:p w14:paraId="55AF0F9D" w14:textId="77777777" w:rsidR="00ED3BB7" w:rsidRDefault="00ED3BB7" w:rsidP="00775EDC">
            <w:pPr>
              <w:pStyle w:val="TAL"/>
              <w:jc w:val="center"/>
              <w:rPr>
                <w:i/>
                <w:iCs/>
              </w:rPr>
            </w:pPr>
          </w:p>
        </w:tc>
      </w:tr>
    </w:tbl>
    <w:p w14:paraId="15363283" w14:textId="77777777" w:rsidR="00ED3BB7" w:rsidRDefault="00ED3BB7" w:rsidP="00ED3BB7">
      <w:pPr>
        <w:pStyle w:val="Heading6"/>
      </w:pPr>
      <w:r>
        <w:t>4.2.1.4.10.2</w:t>
      </w:r>
      <w:r>
        <w:tab/>
        <w:t>Attributes</w:t>
      </w:r>
    </w:p>
    <w:p w14:paraId="5B3C8FD9" w14:textId="77777777" w:rsidR="00ED3BB7" w:rsidRPr="009542A4" w:rsidRDefault="00ED3BB7" w:rsidP="00ED3BB7">
      <w:pPr>
        <w:pStyle w:val="TH"/>
      </w:pPr>
      <w:bookmarkStart w:id="362" w:name="_Toc161722117"/>
      <w:bookmarkStart w:id="363" w:name="_Toc193779752"/>
      <w:bookmarkStart w:id="364" w:name="_Toc202768203"/>
      <w:r>
        <w:t>Table 4.2.1.4.10</w:t>
      </w:r>
      <w:r w:rsidRPr="0004625B">
        <w:t>.2</w:t>
      </w:r>
      <w:r>
        <w:t>-</w:t>
      </w:r>
      <w:r w:rsidRPr="0004625B">
        <w:t xml:space="preserve">1 Attributes Properties for </w:t>
      </w:r>
      <w:proofErr w:type="spellStart"/>
      <w:r w:rsidRPr="0004625B">
        <w:t>AlarmEventRecord</w:t>
      </w:r>
      <w:bookmarkEnd w:id="362"/>
      <w:bookmarkEnd w:id="363"/>
      <w:bookmarkEnd w:id="364"/>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4334553B"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D6763E1"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426F85BB" w14:textId="77777777" w:rsidR="00ED3BB7" w:rsidRPr="00DF6E62" w:rsidRDefault="00ED3BB7" w:rsidP="00775EDC">
            <w:pPr>
              <w:widowControl w:val="0"/>
              <w:spacing w:after="0" w:line="252"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4B6A2C5A"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4A31349E"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9B69EC9" w14:textId="77777777" w:rsidR="00ED3BB7" w:rsidRDefault="00ED3BB7" w:rsidP="00775EDC">
            <w:pPr>
              <w:widowControl w:val="0"/>
              <w:spacing w:after="0" w:line="252" w:lineRule="auto"/>
              <w:rPr>
                <w:rFonts w:ascii="Arial" w:hAnsi="Arial"/>
                <w:sz w:val="18"/>
              </w:rPr>
            </w:pPr>
            <w:proofErr w:type="spellStart"/>
            <w:r>
              <w:rPr>
                <w:rFonts w:ascii="Arial" w:hAnsi="Arial"/>
                <w:sz w:val="18"/>
              </w:rPr>
              <w:t>alarmEventRecordId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DF6638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0542793"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an entry in the </w:t>
            </w:r>
            <w:proofErr w:type="spellStart"/>
            <w:r w:rsidRPr="00F34FA5">
              <w:rPr>
                <w:rFonts w:ascii="Arial" w:hAnsi="Arial" w:cs="Arial"/>
                <w:sz w:val="18"/>
                <w:szCs w:val="18"/>
              </w:rPr>
              <w:t>AlarmEventRecord</w:t>
            </w:r>
            <w:proofErr w:type="spellEnd"/>
            <w:r w:rsidRPr="00F34FA5">
              <w:rPr>
                <w:rFonts w:ascii="Arial" w:hAnsi="Arial" w:cs="Arial"/>
                <w:sz w:val="18"/>
                <w:szCs w:val="18"/>
              </w:rPr>
              <w:t>. Locally unique within the scope of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77F18D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1E8628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B194D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4ADF4C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1093E5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4D892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367F728" w14:textId="04BCDA4C" w:rsidR="00ED3BB7" w:rsidDel="005D3BC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65" w:author="Author"/>
              </w:rPr>
            </w:pPr>
            <w:del w:id="366" w:author="Author">
              <w:r w:rsidDel="005D3BCE">
                <w:delText>nullable:</w:delText>
              </w:r>
              <w:r w:rsidDel="005D3BCE">
                <w:tab/>
                <w:delText>False</w:delText>
              </w:r>
            </w:del>
          </w:p>
          <w:p w14:paraId="56818B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2DA42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FC90457"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CBC5FC6" w14:textId="2942BA2B" w:rsidR="00ED3BB7" w:rsidRDefault="00ED3BB7" w:rsidP="00775EDC">
            <w:pPr>
              <w:widowControl w:val="0"/>
              <w:spacing w:after="0" w:line="252" w:lineRule="auto"/>
              <w:rPr>
                <w:rFonts w:ascii="Arial" w:hAnsi="Arial"/>
                <w:sz w:val="18"/>
              </w:rPr>
            </w:pPr>
            <w:proofErr w:type="spellStart"/>
            <w:r>
              <w:rPr>
                <w:rFonts w:ascii="Arial" w:hAnsi="Arial"/>
                <w:sz w:val="18"/>
              </w:rPr>
              <w:t>objectTypeId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41B3089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C5E7F80"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A reference to the type of resource which caused the alarm.</w:t>
            </w:r>
            <w:r w:rsidRPr="00CF18B4">
              <w:rPr>
                <w:rFonts w:ascii="Arial" w:hAnsi="Arial" w:cs="Arial"/>
                <w:sz w:val="18"/>
                <w:szCs w:val="18"/>
              </w:rPr>
              <w:t xml:space="preserve"> This could be from any namespace (e.g., a </w:t>
            </w:r>
            <w:proofErr w:type="spellStart"/>
            <w:r w:rsidRPr="00CF18B4">
              <w:rPr>
                <w:rFonts w:ascii="Arial" w:hAnsi="Arial" w:cs="Arial"/>
                <w:sz w:val="18"/>
                <w:szCs w:val="18"/>
              </w:rPr>
              <w:t>resourceTypeId</w:t>
            </w:r>
            <w:proofErr w:type="spellEnd"/>
            <w:r w:rsidRPr="00CF18B4">
              <w:rPr>
                <w:rFonts w:ascii="Arial" w:hAnsi="Arial" w:cs="Arial"/>
                <w:sz w:val="18"/>
                <w:szCs w:val="18"/>
              </w:rPr>
              <w:t xml:space="preserve"> in the inventory namespace, or a </w:t>
            </w:r>
            <w:proofErr w:type="spellStart"/>
            <w:r w:rsidRPr="00CF18B4">
              <w:rPr>
                <w:rFonts w:ascii="Arial" w:hAnsi="Arial" w:cs="Arial"/>
                <w:sz w:val="18"/>
                <w:szCs w:val="18"/>
              </w:rPr>
              <w:t>nodeClusterTypeId</w:t>
            </w:r>
            <w:proofErr w:type="spellEnd"/>
            <w:r w:rsidRPr="00CF18B4">
              <w:rPr>
                <w:rFonts w:ascii="Arial" w:hAnsi="Arial" w:cs="Arial"/>
                <w:sz w:val="18"/>
                <w:szCs w:val="18"/>
              </w:rPr>
              <w:t xml:space="preserve"> in the cluster namespace).  The </w:t>
            </w:r>
            <w:proofErr w:type="spellStart"/>
            <w:r w:rsidRPr="00CF18B4">
              <w:rPr>
                <w:rFonts w:ascii="Arial" w:hAnsi="Arial" w:cs="Arial"/>
                <w:sz w:val="18"/>
                <w:szCs w:val="18"/>
              </w:rPr>
              <w:t>objectClass</w:t>
            </w:r>
            <w:proofErr w:type="spellEnd"/>
            <w:r w:rsidRPr="00CF18B4">
              <w:rPr>
                <w:rFonts w:ascii="Arial" w:hAnsi="Arial" w:cs="Arial"/>
                <w:sz w:val="18"/>
                <w:szCs w:val="18"/>
              </w:rPr>
              <w:t xml:space="preserve"> attribute identifies which class of object is being referenced.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04E0C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D4CAF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1E40B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4A539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1A1530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4FBC09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91904EE" w14:textId="6B1BBD43" w:rsidR="00ED3BB7" w:rsidDel="005D3BC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67" w:author="Author"/>
              </w:rPr>
            </w:pPr>
            <w:del w:id="368" w:author="Author">
              <w:r w:rsidDel="005D3BCE">
                <w:delText>nullable:</w:delText>
              </w:r>
              <w:r w:rsidDel="005D3BCE">
                <w:tab/>
                <w:delText>False</w:delText>
              </w:r>
            </w:del>
          </w:p>
          <w:p w14:paraId="1FDED3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25C73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8A99F0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0DB878F1" w14:textId="7FECC076" w:rsidR="00ED3BB7" w:rsidRDefault="00ED3BB7" w:rsidP="00775EDC">
            <w:pPr>
              <w:widowControl w:val="0"/>
              <w:spacing w:after="0" w:line="252" w:lineRule="auto"/>
              <w:rPr>
                <w:rFonts w:ascii="Arial" w:hAnsi="Arial"/>
                <w:sz w:val="18"/>
              </w:rPr>
            </w:pPr>
            <w:proofErr w:type="spellStart"/>
            <w:r>
              <w:rPr>
                <w:rFonts w:ascii="Arial" w:hAnsi="Arial"/>
                <w:sz w:val="18"/>
              </w:rPr>
              <w:t>objectId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904686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9270440" w14:textId="77777777" w:rsidR="00ED3BB7" w:rsidRPr="00DF6E62"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A reference to the resource instance which caused the alarm.</w:t>
            </w:r>
            <w:r>
              <w:t xml:space="preserve"> </w:t>
            </w:r>
            <w:r>
              <w:rPr>
                <w:rFonts w:ascii="Arial" w:hAnsi="Arial" w:cs="Arial"/>
                <w:sz w:val="18"/>
                <w:szCs w:val="18"/>
              </w:rPr>
              <w:t xml:space="preserve">This could be from any namespace (e.g., a </w:t>
            </w:r>
            <w:proofErr w:type="spellStart"/>
            <w:r>
              <w:rPr>
                <w:rFonts w:ascii="Arial" w:hAnsi="Arial" w:cs="Arial"/>
                <w:sz w:val="18"/>
                <w:szCs w:val="18"/>
              </w:rPr>
              <w:t>resourceId</w:t>
            </w:r>
            <w:proofErr w:type="spellEnd"/>
            <w:r>
              <w:rPr>
                <w:rFonts w:ascii="Arial" w:hAnsi="Arial" w:cs="Arial"/>
                <w:sz w:val="18"/>
                <w:szCs w:val="18"/>
              </w:rPr>
              <w:t xml:space="preserve"> in the inventory namespace, or a </w:t>
            </w:r>
            <w:proofErr w:type="spellStart"/>
            <w:r>
              <w:rPr>
                <w:rFonts w:ascii="Arial" w:hAnsi="Arial" w:cs="Arial"/>
                <w:sz w:val="18"/>
                <w:szCs w:val="18"/>
              </w:rPr>
              <w:t>nodeClusterId</w:t>
            </w:r>
            <w:proofErr w:type="spellEnd"/>
            <w:r>
              <w:rPr>
                <w:rFonts w:ascii="Arial" w:hAnsi="Arial" w:cs="Arial"/>
                <w:sz w:val="18"/>
                <w:szCs w:val="18"/>
              </w:rPr>
              <w:t xml:space="preserve"> in the cluster namespace).  The </w:t>
            </w:r>
            <w:proofErr w:type="spellStart"/>
            <w:r>
              <w:rPr>
                <w:rFonts w:ascii="Arial" w:hAnsi="Arial" w:cs="Arial"/>
                <w:sz w:val="18"/>
                <w:szCs w:val="18"/>
              </w:rPr>
              <w:t>objectClass</w:t>
            </w:r>
            <w:proofErr w:type="spellEnd"/>
            <w:r>
              <w:rPr>
                <w:rFonts w:ascii="Arial" w:hAnsi="Arial" w:cs="Arial"/>
                <w:sz w:val="18"/>
                <w:szCs w:val="18"/>
              </w:rPr>
              <w:t xml:space="preserve"> attributes identifies which class of object is being referenced.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8DADF6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FB8FE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715F73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0BADDB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BD887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CCB7C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56C5C08" w14:textId="64D893B3" w:rsidR="00ED3BB7" w:rsidDel="005D3BC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69" w:author="Author"/>
              </w:rPr>
            </w:pPr>
            <w:del w:id="370" w:author="Author">
              <w:r w:rsidDel="005D3BCE">
                <w:delText>nullable:</w:delText>
              </w:r>
              <w:r w:rsidDel="005D3BCE">
                <w:tab/>
                <w:delText>False</w:delText>
              </w:r>
            </w:del>
          </w:p>
          <w:p w14:paraId="3913727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3A1A93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BD793D0" w14:textId="77777777" w:rsidTr="00775EDC">
        <w:tc>
          <w:tcPr>
            <w:tcW w:w="1885" w:type="dxa"/>
            <w:tcBorders>
              <w:top w:val="single" w:sz="4" w:space="0" w:color="auto"/>
              <w:left w:val="single" w:sz="4" w:space="0" w:color="auto"/>
              <w:bottom w:val="single" w:sz="4" w:space="0" w:color="auto"/>
              <w:right w:val="single" w:sz="4" w:space="0" w:color="auto"/>
            </w:tcBorders>
          </w:tcPr>
          <w:p w14:paraId="0E467E4D" w14:textId="77777777" w:rsidR="00ED3BB7" w:rsidDel="00A93DA9" w:rsidRDefault="00000000" w:rsidP="00775EDC">
            <w:pPr>
              <w:widowControl w:val="0"/>
              <w:spacing w:after="0" w:line="252" w:lineRule="auto"/>
              <w:rPr>
                <w:rFonts w:ascii="Arial" w:hAnsi="Arial"/>
                <w:sz w:val="18"/>
              </w:rPr>
            </w:pPr>
            <w:sdt>
              <w:sdtPr>
                <w:tag w:val="goog_rdk_0"/>
                <w:id w:val="-1725209414"/>
              </w:sdtPr>
              <w:sdtContent/>
            </w:sdt>
            <w:sdt>
              <w:sdtPr>
                <w:tag w:val="goog_rdk_1"/>
                <w:id w:val="-2047588085"/>
              </w:sdtPr>
              <w:sdtContent/>
            </w:sdt>
            <w:sdt>
              <w:sdtPr>
                <w:tag w:val="goog_rdk_2"/>
                <w:id w:val="1823081856"/>
              </w:sdtPr>
              <w:sdtContent/>
            </w:sdt>
            <w:sdt>
              <w:sdtPr>
                <w:tag w:val="goog_rdk_3"/>
                <w:id w:val="1156725638"/>
              </w:sdtPr>
              <w:sdtContent/>
            </w:sdt>
            <w:sdt>
              <w:sdtPr>
                <w:tag w:val="goog_rdk_4"/>
                <w:id w:val="-915245748"/>
              </w:sdtPr>
              <w:sdtContent/>
            </w:sdt>
            <w:sdt>
              <w:sdtPr>
                <w:tag w:val="goog_rdk_5"/>
                <w:id w:val="821167851"/>
              </w:sdtPr>
              <w:sdtContent/>
            </w:sdt>
            <w:r w:rsidR="00ED3BB7">
              <w:rPr>
                <w:rFonts w:ascii="Arial" w:hAnsi="Arial"/>
                <w:sz w:val="18"/>
              </w:rPr>
              <w:t>‍</w:t>
            </w:r>
            <w:proofErr w:type="spellStart"/>
            <w:r w:rsidR="00ED3BB7">
              <w:rPr>
                <w:rFonts w:ascii="Arial" w:hAnsi="Arial"/>
                <w:sz w:val="18"/>
              </w:rPr>
              <w:t>objectClass</w:t>
            </w:r>
            <w:proofErr w:type="spellEnd"/>
          </w:p>
        </w:tc>
        <w:tc>
          <w:tcPr>
            <w:tcW w:w="2793" w:type="dxa"/>
            <w:tcBorders>
              <w:top w:val="single" w:sz="4" w:space="0" w:color="auto"/>
              <w:left w:val="single" w:sz="4" w:space="0" w:color="auto"/>
              <w:bottom w:val="single" w:sz="4" w:space="0" w:color="auto"/>
              <w:right w:val="single" w:sz="4" w:space="0" w:color="auto"/>
            </w:tcBorders>
          </w:tcPr>
          <w:p w14:paraId="416810A3" w14:textId="77777777" w:rsidR="00ED3BB7" w:rsidRDefault="00ED3BB7" w:rsidP="00775EDC">
            <w:pPr>
              <w:widowControl w:val="0"/>
              <w:rPr>
                <w:rFonts w:ascii="Arial" w:hAnsi="Arial" w:cs="Arial"/>
                <w:sz w:val="18"/>
                <w:szCs w:val="18"/>
              </w:rPr>
            </w:pPr>
            <w:r>
              <w:rPr>
                <w:rFonts w:ascii="Arial" w:hAnsi="Arial" w:cs="Arial"/>
                <w:b/>
                <w:bCs/>
                <w:sz w:val="18"/>
                <w:szCs w:val="18"/>
              </w:rPr>
              <w:t>Data Type</w:t>
            </w:r>
            <w:r>
              <w:rPr>
                <w:rFonts w:ascii="Arial" w:hAnsi="Arial" w:cs="Arial"/>
                <w:sz w:val="18"/>
                <w:szCs w:val="18"/>
              </w:rPr>
              <w:t>: string</w:t>
            </w:r>
          </w:p>
          <w:p w14:paraId="50530DB0" w14:textId="77777777" w:rsidR="00ED3BB7" w:rsidRPr="00F34FA5" w:rsidRDefault="00ED3BB7" w:rsidP="00775EDC">
            <w:pPr>
              <w:widowControl w:val="0"/>
              <w:rPr>
                <w:rFonts w:ascii="Arial" w:hAnsi="Arial" w:cs="Arial"/>
                <w:b/>
                <w:bCs/>
                <w:sz w:val="18"/>
                <w:szCs w:val="18"/>
              </w:rPr>
            </w:pPr>
            <w:r>
              <w:rPr>
                <w:rFonts w:ascii="Arial" w:hAnsi="Arial" w:cs="Arial"/>
                <w:b/>
                <w:bCs/>
                <w:sz w:val="18"/>
                <w:szCs w:val="18"/>
              </w:rPr>
              <w:t>Description</w:t>
            </w:r>
            <w:r>
              <w:rPr>
                <w:rFonts w:ascii="Arial" w:hAnsi="Arial" w:cs="Arial"/>
                <w:sz w:val="18"/>
                <w:szCs w:val="18"/>
              </w:rPr>
              <w:t xml:space="preserve">: The name of the class of the object being referenced by the </w:t>
            </w:r>
            <w:proofErr w:type="spellStart"/>
            <w:r>
              <w:rPr>
                <w:rFonts w:ascii="Arial" w:hAnsi="Arial" w:cs="Arial"/>
                <w:sz w:val="18"/>
                <w:szCs w:val="18"/>
              </w:rPr>
              <w:t>objectId</w:t>
            </w:r>
            <w:proofErr w:type="spellEnd"/>
            <w:r>
              <w:rPr>
                <w:rFonts w:ascii="Arial" w:hAnsi="Arial" w:cs="Arial"/>
                <w:sz w:val="18"/>
                <w:szCs w:val="18"/>
              </w:rPr>
              <w:t xml:space="preserve"> attribute.  This includes the namespace and class name of the object being referenced to </w:t>
            </w:r>
            <w:r>
              <w:rPr>
                <w:rFonts w:ascii="Arial" w:eastAsia="Yu Mincho" w:hAnsi="Arial" w:cs="Arial"/>
                <w:sz w:val="18"/>
                <w:szCs w:val="18"/>
              </w:rPr>
              <w:t>disambiguate</w:t>
            </w:r>
            <w:r>
              <w:rPr>
                <w:rFonts w:ascii="Arial" w:hAnsi="Arial" w:cs="Arial"/>
                <w:sz w:val="18"/>
                <w:szCs w:val="18"/>
              </w:rPr>
              <w:t xml:space="preserve"> it from other objects in the same namespace as well as objects in other namespaces.  From this a client can infer the type of </w:t>
            </w:r>
            <w:proofErr w:type="spellStart"/>
            <w:proofErr w:type="gramStart"/>
            <w:r>
              <w:rPr>
                <w:rFonts w:ascii="Arial" w:hAnsi="Arial" w:cs="Arial"/>
                <w:sz w:val="18"/>
                <w:szCs w:val="18"/>
              </w:rPr>
              <w:t>objectType</w:t>
            </w:r>
            <w:proofErr w:type="spellEnd"/>
            <w:proofErr w:type="gramEnd"/>
            <w:r>
              <w:rPr>
                <w:rFonts w:ascii="Arial" w:hAnsi="Arial" w:cs="Arial"/>
                <w:sz w:val="18"/>
                <w:szCs w:val="18"/>
              </w:rPr>
              <w:t xml:space="preserve"> referenced by the </w:t>
            </w:r>
            <w:proofErr w:type="spellStart"/>
            <w:r>
              <w:rPr>
                <w:rFonts w:ascii="Arial" w:hAnsi="Arial" w:cs="Arial"/>
                <w:sz w:val="18"/>
                <w:szCs w:val="18"/>
              </w:rPr>
              <w:t>objectTypeId</w:t>
            </w:r>
            <w:proofErr w:type="spellEnd"/>
            <w:r>
              <w:rPr>
                <w:rFonts w:ascii="Arial" w:hAnsi="Arial" w:cs="Arial"/>
                <w:sz w:val="18"/>
                <w:szCs w:val="18"/>
              </w:rPr>
              <w:t xml:space="preserve"> attribute.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D40F5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02748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E1675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EA79A0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1ECBE9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FCFD5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336F42B" w14:textId="093776B7" w:rsidR="00ED3BB7" w:rsidDel="005D3BC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71" w:author="Author"/>
              </w:rPr>
            </w:pPr>
            <w:del w:id="372" w:author="Author">
              <w:r w:rsidDel="005D3BCE">
                <w:delText>nullable:</w:delText>
              </w:r>
              <w:r w:rsidDel="005D3BCE">
                <w:tab/>
                <w:delText>False</w:delText>
              </w:r>
            </w:del>
          </w:p>
          <w:p w14:paraId="5E41DF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example:</w:t>
            </w:r>
          </w:p>
          <w:p w14:paraId="20280F1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 xml:space="preserve"> </w:t>
            </w:r>
            <w:r>
              <w:rPr>
                <w:rFonts w:eastAsia="Yu Mincho"/>
              </w:rPr>
              <w:t>“oran.o2ims.cluster.ClusterResource”</w:t>
            </w:r>
          </w:p>
        </w:tc>
      </w:tr>
      <w:tr w:rsidR="00ED3BB7" w14:paraId="7925313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84E5DB7" w14:textId="77777777" w:rsidR="00ED3BB7" w:rsidRDefault="00ED3BB7" w:rsidP="00775EDC">
            <w:pPr>
              <w:widowControl w:val="0"/>
              <w:spacing w:after="0" w:line="252" w:lineRule="auto"/>
              <w:rPr>
                <w:rFonts w:ascii="Arial" w:hAnsi="Arial"/>
                <w:sz w:val="18"/>
              </w:rPr>
            </w:pPr>
            <w:proofErr w:type="spellStart"/>
            <w:r>
              <w:rPr>
                <w:rFonts w:ascii="Arial" w:hAnsi="Arial"/>
                <w:sz w:val="18"/>
              </w:rPr>
              <w:t>alarmDefinitionId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16E167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75FA22E" w14:textId="4CC68343" w:rsidR="00ED3BB7" w:rsidRPr="00F34FA5" w:rsidRDefault="00ED3BB7" w:rsidP="00775EDC">
            <w:pPr>
              <w:widowControl w:val="0"/>
              <w:rPr>
                <w:rFonts w:ascii="Arial" w:hAnsi="Arial" w:cs="Arial"/>
                <w:sz w:val="18"/>
                <w:szCs w:val="18"/>
              </w:rPr>
            </w:pPr>
            <w:r w:rsidRPr="00F34FA5">
              <w:rPr>
                <w:rFonts w:ascii="Arial" w:hAnsi="Arial" w:cs="Arial"/>
                <w:b/>
                <w:bCs/>
                <w:sz w:val="18"/>
                <w:szCs w:val="18"/>
              </w:rPr>
              <w:lastRenderedPageBreak/>
              <w:t xml:space="preserve">Description: </w:t>
            </w:r>
            <w:r w:rsidRPr="00F34FA5">
              <w:rPr>
                <w:rFonts w:ascii="Arial" w:hAnsi="Arial" w:cs="Arial"/>
                <w:sz w:val="18"/>
                <w:szCs w:val="18"/>
              </w:rPr>
              <w:t xml:space="preserve">A reference to the Alarm Definition record in the Alarm Dictionary associated with the referenced </w:t>
            </w:r>
            <w:r>
              <w:rPr>
                <w:rFonts w:ascii="Arial" w:hAnsi="Arial" w:cs="Arial"/>
                <w:sz w:val="18"/>
                <w:szCs w:val="18"/>
              </w:rPr>
              <w:t>Object</w:t>
            </w:r>
            <w:r w:rsidRPr="00F34FA5">
              <w:rPr>
                <w:rFonts w:ascii="Arial" w:hAnsi="Arial" w:cs="Arial"/>
                <w:sz w:val="18"/>
                <w:szCs w:val="18"/>
              </w:rPr>
              <w:t xml:space="preserve"> Type.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ADD69D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B335B7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C48BA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readOnly:</w:t>
            </w:r>
            <w:r>
              <w:tab/>
              <w:t>True</w:t>
            </w:r>
          </w:p>
          <w:p w14:paraId="2D320F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498DF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7CF39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3CBB528" w14:textId="41F8DFFC" w:rsidR="00ED3BB7" w:rsidDel="005D3BC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73" w:author="Author"/>
              </w:rPr>
            </w:pPr>
            <w:del w:id="374" w:author="Author">
              <w:r w:rsidDel="005D3BCE">
                <w:delText>nullable:</w:delText>
              </w:r>
              <w:r w:rsidDel="005D3BCE">
                <w:tab/>
                <w:delText>False</w:delText>
              </w:r>
            </w:del>
          </w:p>
          <w:p w14:paraId="48F1A3C9" w14:textId="77777777" w:rsidR="00ED3BB7" w:rsidRDefault="00ED3BB7" w:rsidP="005D3BC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8138D0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2DD9A45" w14:textId="77777777" w:rsidR="00ED3BB7" w:rsidRDefault="00ED3BB7" w:rsidP="00775EDC">
            <w:pPr>
              <w:widowControl w:val="0"/>
              <w:spacing w:after="0" w:line="252" w:lineRule="auto"/>
              <w:rPr>
                <w:rFonts w:ascii="Arial" w:hAnsi="Arial"/>
                <w:sz w:val="18"/>
              </w:rPr>
            </w:pPr>
            <w:proofErr w:type="spellStart"/>
            <w:r>
              <w:rPr>
                <w:rFonts w:ascii="Arial" w:hAnsi="Arial"/>
                <w:sz w:val="18"/>
              </w:rPr>
              <w:lastRenderedPageBreak/>
              <w:t>probableCauseId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A73FEA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EFCAE8C"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A reference to the </w:t>
            </w:r>
            <w:proofErr w:type="spellStart"/>
            <w:r w:rsidRPr="00F34FA5">
              <w:rPr>
                <w:rFonts w:ascii="Arial" w:hAnsi="Arial" w:cs="Arial"/>
                <w:sz w:val="18"/>
                <w:szCs w:val="18"/>
              </w:rPr>
              <w:t>ProbableCause</w:t>
            </w:r>
            <w:proofErr w:type="spellEnd"/>
            <w:r w:rsidRPr="00F34FA5">
              <w:rPr>
                <w:rFonts w:ascii="Arial" w:hAnsi="Arial" w:cs="Arial"/>
                <w:sz w:val="18"/>
                <w:szCs w:val="18"/>
              </w:rPr>
              <w:t xml:space="preserve"> of the Alarm.</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EC109F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EA787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C18F7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4DC27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CD3A6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E99B3A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98E022E" w14:textId="5582E2EE" w:rsidR="00ED3BB7" w:rsidDel="005D3BC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375" w:author="Author"/>
              </w:rPr>
            </w:pPr>
            <w:del w:id="376" w:author="Author">
              <w:r w:rsidDel="005D3BCE">
                <w:delText>nullable:</w:delText>
              </w:r>
              <w:r w:rsidDel="005D3BCE">
                <w:tab/>
                <w:delText>False</w:delText>
              </w:r>
            </w:del>
          </w:p>
          <w:p w14:paraId="67F689DB" w14:textId="77777777" w:rsidR="00ED3BB7" w:rsidRDefault="00ED3BB7" w:rsidP="005D3BC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D95CAB" w14:paraId="64EEF25A" w14:textId="77777777" w:rsidTr="00775EDC">
        <w:trPr>
          <w:ins w:id="377" w:author="Author"/>
        </w:trPr>
        <w:tc>
          <w:tcPr>
            <w:tcW w:w="1885" w:type="dxa"/>
            <w:tcBorders>
              <w:top w:val="single" w:sz="4" w:space="0" w:color="auto"/>
              <w:left w:val="single" w:sz="4" w:space="0" w:color="auto"/>
              <w:bottom w:val="single" w:sz="4" w:space="0" w:color="auto"/>
              <w:right w:val="single" w:sz="4" w:space="0" w:color="auto"/>
            </w:tcBorders>
          </w:tcPr>
          <w:p w14:paraId="676E2057" w14:textId="46FA5E73" w:rsidR="00D95CAB" w:rsidRDefault="00D95CAB" w:rsidP="00D95CAB">
            <w:pPr>
              <w:widowControl w:val="0"/>
              <w:spacing w:after="0" w:line="252" w:lineRule="auto"/>
              <w:rPr>
                <w:ins w:id="378" w:author="Author"/>
                <w:rFonts w:ascii="Arial" w:hAnsi="Arial"/>
                <w:sz w:val="18"/>
              </w:rPr>
            </w:pPr>
            <w:proofErr w:type="spellStart"/>
            <w:ins w:id="379" w:author="Author">
              <w:r>
                <w:rPr>
                  <w:rFonts w:ascii="Arial" w:hAnsi="Arial" w:hint="eastAsia"/>
                  <w:sz w:val="18"/>
                  <w:lang w:eastAsia="ja-JP"/>
                </w:rPr>
                <w:t>eventType</w:t>
              </w:r>
              <w:proofErr w:type="spellEnd"/>
            </w:ins>
          </w:p>
        </w:tc>
        <w:tc>
          <w:tcPr>
            <w:tcW w:w="2793" w:type="dxa"/>
            <w:tcBorders>
              <w:top w:val="single" w:sz="4" w:space="0" w:color="auto"/>
              <w:left w:val="single" w:sz="4" w:space="0" w:color="auto"/>
              <w:bottom w:val="single" w:sz="4" w:space="0" w:color="auto"/>
              <w:right w:val="single" w:sz="4" w:space="0" w:color="auto"/>
            </w:tcBorders>
          </w:tcPr>
          <w:p w14:paraId="0E064609" w14:textId="77777777" w:rsidR="00D95CAB" w:rsidRPr="00F34FA5" w:rsidRDefault="00D95CAB" w:rsidP="00D95CAB">
            <w:pPr>
              <w:widowControl w:val="0"/>
              <w:rPr>
                <w:ins w:id="380" w:author="Author"/>
                <w:rFonts w:ascii="Arial" w:hAnsi="Arial" w:cs="Arial"/>
                <w:b/>
                <w:bCs/>
                <w:sz w:val="18"/>
                <w:szCs w:val="18"/>
              </w:rPr>
            </w:pPr>
            <w:ins w:id="381" w:author="Author">
              <w:r w:rsidRPr="00F34FA5">
                <w:rPr>
                  <w:rFonts w:ascii="Arial" w:hAnsi="Arial" w:cs="Arial"/>
                  <w:b/>
                  <w:bCs/>
                  <w:sz w:val="18"/>
                  <w:szCs w:val="18"/>
                </w:rPr>
                <w:t>Data Type:</w:t>
              </w:r>
              <w:r w:rsidRPr="00F34FA5">
                <w:rPr>
                  <w:rFonts w:ascii="Arial" w:hAnsi="Arial" w:cs="Arial"/>
                  <w:sz w:val="18"/>
                  <w:szCs w:val="18"/>
                </w:rPr>
                <w:t xml:space="preserve"> string</w:t>
              </w:r>
            </w:ins>
          </w:p>
          <w:p w14:paraId="06DB86E5" w14:textId="53F22A13" w:rsidR="00D95CAB" w:rsidRPr="00F34FA5" w:rsidRDefault="00D95CAB" w:rsidP="00D95CAB">
            <w:pPr>
              <w:widowControl w:val="0"/>
              <w:rPr>
                <w:ins w:id="382" w:author="Author"/>
                <w:rFonts w:ascii="Arial" w:hAnsi="Arial" w:cs="Arial"/>
                <w:b/>
                <w:bCs/>
                <w:sz w:val="18"/>
                <w:szCs w:val="18"/>
              </w:rPr>
            </w:pPr>
            <w:ins w:id="383" w:author="Author">
              <w:r w:rsidRPr="00F34FA5">
                <w:rPr>
                  <w:rFonts w:ascii="Arial" w:hAnsi="Arial" w:cs="Arial"/>
                  <w:b/>
                  <w:bCs/>
                  <w:sz w:val="18"/>
                  <w:szCs w:val="18"/>
                </w:rPr>
                <w:t xml:space="preserve">Description: </w:t>
              </w:r>
              <w:r>
                <w:rPr>
                  <w:rFonts w:ascii="Arial" w:hAnsi="Arial" w:cs="Arial"/>
                  <w:sz w:val="18"/>
                  <w:szCs w:val="18"/>
                </w:rPr>
                <w:t xml:space="preserve">Type of event </w:t>
              </w:r>
              <w:r w:rsidRPr="00F34FA5">
                <w:rPr>
                  <w:rFonts w:ascii="Arial" w:hAnsi="Arial" w:cs="Arial"/>
                  <w:sz w:val="18"/>
                  <w:szCs w:val="18"/>
                </w:rPr>
                <w:t>of the Alarm.</w:t>
              </w:r>
              <w:r>
                <w:rPr>
                  <w:rFonts w:ascii="Arial" w:hAnsi="Arial" w:cs="Arial"/>
                  <w:sz w:val="18"/>
                  <w:szCs w:val="18"/>
                </w:rPr>
                <w:t xml:space="preserve"> Values are defined as </w:t>
              </w:r>
              <w:proofErr w:type="gramStart"/>
              <w:r>
                <w:rPr>
                  <w:rFonts w:ascii="Arial" w:hAnsi="Arial" w:cs="Arial"/>
                  <w:sz w:val="18"/>
                  <w:szCs w:val="18"/>
                </w:rPr>
                <w:t>an enumeration</w:t>
              </w:r>
              <w:proofErr w:type="gramEnd"/>
              <w:r>
                <w:rPr>
                  <w:rFonts w:ascii="Arial" w:hAnsi="Arial" w:cs="Arial"/>
                  <w:sz w:val="18"/>
                  <w:szCs w:val="18"/>
                </w:rPr>
                <w:t>, and their meanings are as defined in ITU-T X.733 [</w:t>
              </w:r>
              <w:r w:rsidR="00167F70">
                <w:rPr>
                  <w:rFonts w:ascii="Arial" w:hAnsi="Arial" w:cs="Arial"/>
                  <w:sz w:val="18"/>
                  <w:szCs w:val="18"/>
                </w:rPr>
                <w:t>i.4</w:t>
              </w:r>
              <w:del w:id="384" w:author="Author">
                <w:r w:rsidDel="00167F70">
                  <w:rPr>
                    <w:rFonts w:ascii="Arial" w:hAnsi="Arial" w:cs="Arial"/>
                    <w:sz w:val="18"/>
                    <w:szCs w:val="18"/>
                  </w:rPr>
                  <w:delText>ref-x733</w:delText>
                </w:r>
              </w:del>
              <w:r>
                <w:rPr>
                  <w:rFonts w:ascii="Arial" w:hAnsi="Arial" w:cs="Arial"/>
                  <w:sz w:val="18"/>
                  <w:szCs w:val="18"/>
                </w:rPr>
                <w:t>] and ITU-T X.736 [</w:t>
              </w:r>
              <w:r w:rsidR="00167F70">
                <w:rPr>
                  <w:rFonts w:ascii="Arial" w:hAnsi="Arial" w:cs="Arial"/>
                  <w:sz w:val="18"/>
                  <w:szCs w:val="18"/>
                </w:rPr>
                <w:t>i.5</w:t>
              </w:r>
              <w:del w:id="385" w:author="Author">
                <w:r w:rsidDel="00167F70">
                  <w:rPr>
                    <w:rFonts w:ascii="Arial" w:hAnsi="Arial" w:cs="Arial"/>
                    <w:sz w:val="18"/>
                    <w:szCs w:val="18"/>
                  </w:rPr>
                  <w:delText>ref-x736</w:delText>
                </w:r>
              </w:del>
              <w:r>
                <w:rPr>
                  <w:rFonts w:ascii="Arial" w:hAnsi="Arial" w:cs="Arial"/>
                  <w:sz w:val="18"/>
                  <w:szCs w:val="18"/>
                </w:rPr>
                <w:t>].</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3DA80BB" w14:textId="77777777" w:rsidR="00D95CAB" w:rsidRDefault="00D95CAB" w:rsidP="00D95CAB">
            <w:pPr>
              <w:pStyle w:val="PL"/>
              <w:rPr>
                <w:ins w:id="386" w:author="Author"/>
              </w:rPr>
            </w:pPr>
          </w:p>
          <w:p w14:paraId="508961DF" w14:textId="77777777" w:rsidR="00D95CAB" w:rsidRDefault="00D95CAB" w:rsidP="00D95CAB">
            <w:pPr>
              <w:pStyle w:val="PL"/>
              <w:tabs>
                <w:tab w:val="clear" w:pos="384"/>
                <w:tab w:val="clear" w:pos="768"/>
                <w:tab w:val="clear" w:pos="1152"/>
                <w:tab w:val="clear" w:pos="1536"/>
                <w:tab w:val="clear" w:pos="1920"/>
                <w:tab w:val="clear" w:pos="2304"/>
              </w:tabs>
              <w:ind w:left="2661" w:hangingChars="1663" w:hanging="2661"/>
              <w:rPr>
                <w:ins w:id="387" w:author="Author"/>
              </w:rPr>
            </w:pPr>
            <w:ins w:id="388" w:author="Author">
              <w:r>
                <w:t>x-support-qualifier:</w:t>
              </w:r>
              <w:r>
                <w:tab/>
                <w:t>M</w:t>
              </w:r>
            </w:ins>
          </w:p>
          <w:p w14:paraId="417C7CFB" w14:textId="77777777" w:rsidR="00D95CAB" w:rsidRDefault="00D95CAB" w:rsidP="00D95CAB">
            <w:pPr>
              <w:pStyle w:val="PL"/>
              <w:tabs>
                <w:tab w:val="clear" w:pos="384"/>
                <w:tab w:val="clear" w:pos="768"/>
                <w:tab w:val="clear" w:pos="1152"/>
                <w:tab w:val="clear" w:pos="1536"/>
                <w:tab w:val="clear" w:pos="1920"/>
                <w:tab w:val="clear" w:pos="2304"/>
              </w:tabs>
              <w:ind w:left="2661" w:hangingChars="1663" w:hanging="2661"/>
              <w:rPr>
                <w:ins w:id="389" w:author="Author"/>
              </w:rPr>
            </w:pPr>
            <w:ins w:id="390" w:author="Author">
              <w:r>
                <w:t xml:space="preserve">readOnly: </w:t>
              </w:r>
              <w:r>
                <w:tab/>
                <w:t>True</w:t>
              </w:r>
            </w:ins>
          </w:p>
          <w:p w14:paraId="5FD38246" w14:textId="77777777" w:rsidR="00D95CAB" w:rsidRDefault="00D95CAB" w:rsidP="00D95CAB">
            <w:pPr>
              <w:pStyle w:val="PL"/>
              <w:tabs>
                <w:tab w:val="clear" w:pos="384"/>
                <w:tab w:val="clear" w:pos="768"/>
                <w:tab w:val="clear" w:pos="1152"/>
                <w:tab w:val="clear" w:pos="1536"/>
                <w:tab w:val="clear" w:pos="1920"/>
                <w:tab w:val="clear" w:pos="2304"/>
              </w:tabs>
              <w:ind w:left="2661" w:hangingChars="1663" w:hanging="2661"/>
              <w:rPr>
                <w:ins w:id="391" w:author="Author"/>
              </w:rPr>
            </w:pPr>
            <w:ins w:id="392" w:author="Author">
              <w:r>
                <w:t>x-isInvariant:</w:t>
              </w:r>
              <w:r>
                <w:tab/>
                <w:t>True</w:t>
              </w:r>
            </w:ins>
          </w:p>
          <w:p w14:paraId="50399025" w14:textId="77777777" w:rsidR="00D95CAB" w:rsidRDefault="00D95CAB" w:rsidP="00D95CAB">
            <w:pPr>
              <w:pStyle w:val="PL"/>
              <w:tabs>
                <w:tab w:val="clear" w:pos="384"/>
                <w:tab w:val="clear" w:pos="768"/>
                <w:tab w:val="clear" w:pos="1152"/>
                <w:tab w:val="clear" w:pos="1536"/>
                <w:tab w:val="clear" w:pos="1920"/>
                <w:tab w:val="clear" w:pos="2304"/>
              </w:tabs>
              <w:ind w:left="2661" w:hangingChars="1663" w:hanging="2661"/>
              <w:rPr>
                <w:ins w:id="393" w:author="Author"/>
              </w:rPr>
            </w:pPr>
            <w:ins w:id="394" w:author="Author">
              <w:r>
                <w:t>x-inventoryNotification:</w:t>
              </w:r>
              <w:r>
                <w:tab/>
                <w:t>False</w:t>
              </w:r>
            </w:ins>
          </w:p>
          <w:p w14:paraId="4B5BB7AE" w14:textId="77777777" w:rsidR="00D95CAB" w:rsidRDefault="00D95CAB" w:rsidP="00D95CAB">
            <w:pPr>
              <w:pStyle w:val="PL"/>
              <w:tabs>
                <w:tab w:val="clear" w:pos="384"/>
                <w:tab w:val="clear" w:pos="768"/>
                <w:tab w:val="clear" w:pos="1152"/>
                <w:tab w:val="clear" w:pos="1536"/>
                <w:tab w:val="clear" w:pos="1920"/>
                <w:tab w:val="clear" w:pos="2304"/>
              </w:tabs>
              <w:ind w:left="2661" w:hangingChars="1663" w:hanging="2661"/>
              <w:rPr>
                <w:ins w:id="395" w:author="Author"/>
              </w:rPr>
            </w:pPr>
            <w:ins w:id="396" w:author="Author">
              <w:r>
                <w:t>x-stateChangeNotification:</w:t>
              </w:r>
              <w:r>
                <w:tab/>
                <w:t>False</w:t>
              </w:r>
            </w:ins>
          </w:p>
          <w:p w14:paraId="18A258B1" w14:textId="354C30BF" w:rsidR="00D95CAB" w:rsidDel="00542184" w:rsidRDefault="00D95CAB" w:rsidP="00D95CAB">
            <w:pPr>
              <w:pStyle w:val="PL"/>
              <w:tabs>
                <w:tab w:val="clear" w:pos="384"/>
                <w:tab w:val="clear" w:pos="768"/>
                <w:tab w:val="clear" w:pos="1152"/>
                <w:tab w:val="clear" w:pos="1536"/>
                <w:tab w:val="clear" w:pos="1920"/>
                <w:tab w:val="clear" w:pos="2304"/>
              </w:tabs>
              <w:ind w:left="2661" w:hangingChars="1663" w:hanging="2661"/>
              <w:rPr>
                <w:ins w:id="397" w:author="Author"/>
                <w:del w:id="398" w:author="Author"/>
              </w:rPr>
            </w:pPr>
            <w:ins w:id="399" w:author="Author">
              <w:del w:id="400" w:author="Author">
                <w:r w:rsidDel="00542184">
                  <w:delText>nullable:</w:delText>
                </w:r>
                <w:r w:rsidDel="00542184">
                  <w:tab/>
                  <w:delText>False</w:delText>
                </w:r>
              </w:del>
            </w:ins>
          </w:p>
          <w:p w14:paraId="273146E8" w14:textId="77777777" w:rsidR="00D95CAB" w:rsidRDefault="00D95CAB" w:rsidP="00D95CAB">
            <w:pPr>
              <w:pStyle w:val="PL"/>
              <w:rPr>
                <w:ins w:id="401" w:author="Author"/>
              </w:rPr>
            </w:pPr>
            <w:ins w:id="402" w:author="Author">
              <w:r>
                <w:t>enum:</w:t>
              </w:r>
            </w:ins>
          </w:p>
          <w:p w14:paraId="287A0C7F" w14:textId="77777777" w:rsidR="00D95CAB" w:rsidRDefault="00D95CAB" w:rsidP="00D95CAB">
            <w:pPr>
              <w:pStyle w:val="PL"/>
              <w:ind w:leftChars="126" w:left="252"/>
              <w:rPr>
                <w:ins w:id="403" w:author="Author"/>
              </w:rPr>
            </w:pPr>
            <w:ins w:id="404" w:author="Author">
              <w:r>
                <w:t>- COMMUNICATIONS_ALARM</w:t>
              </w:r>
            </w:ins>
          </w:p>
          <w:p w14:paraId="6D3E3249" w14:textId="77777777" w:rsidR="00D95CAB" w:rsidRDefault="00D95CAB" w:rsidP="00D95CAB">
            <w:pPr>
              <w:pStyle w:val="PL"/>
              <w:ind w:leftChars="126" w:left="252"/>
              <w:rPr>
                <w:ins w:id="405" w:author="Author"/>
              </w:rPr>
            </w:pPr>
            <w:ins w:id="406" w:author="Author">
              <w:r>
                <w:t>- PROCESSING_ERROR_ALARM</w:t>
              </w:r>
            </w:ins>
          </w:p>
          <w:p w14:paraId="061C05AC" w14:textId="77777777" w:rsidR="00D95CAB" w:rsidRPr="00270118" w:rsidRDefault="00D95CAB" w:rsidP="00D95CAB">
            <w:pPr>
              <w:pStyle w:val="PL"/>
              <w:ind w:leftChars="126" w:left="252"/>
              <w:rPr>
                <w:ins w:id="407" w:author="Author"/>
              </w:rPr>
            </w:pPr>
            <w:ins w:id="408" w:author="Author">
              <w:r w:rsidRPr="00270118">
                <w:t>- ENV</w:t>
              </w:r>
              <w:r w:rsidRPr="006E6E02">
                <w:t>IRONMENTAL_ALARM</w:t>
              </w:r>
            </w:ins>
          </w:p>
          <w:p w14:paraId="7C12415E" w14:textId="77777777" w:rsidR="00D95CAB" w:rsidRPr="00270118" w:rsidRDefault="00D95CAB" w:rsidP="00D95CAB">
            <w:pPr>
              <w:pStyle w:val="PL"/>
              <w:ind w:leftChars="126" w:left="252"/>
              <w:rPr>
                <w:ins w:id="409" w:author="Author"/>
              </w:rPr>
            </w:pPr>
            <w:ins w:id="410" w:author="Author">
              <w:r w:rsidRPr="00270118">
                <w:t xml:space="preserve">- </w:t>
              </w:r>
              <w:r w:rsidRPr="006E6E02">
                <w:t>QOS_ALARM</w:t>
              </w:r>
            </w:ins>
          </w:p>
          <w:p w14:paraId="6362A197" w14:textId="77777777" w:rsidR="00D95CAB" w:rsidRPr="006E6E02" w:rsidRDefault="00D95CAB" w:rsidP="00D95CAB">
            <w:pPr>
              <w:pStyle w:val="PL"/>
              <w:ind w:leftChars="126" w:left="252"/>
              <w:rPr>
                <w:ins w:id="411" w:author="Author"/>
              </w:rPr>
            </w:pPr>
            <w:ins w:id="412" w:author="Author">
              <w:r w:rsidRPr="00270118">
                <w:t xml:space="preserve">- </w:t>
              </w:r>
              <w:r w:rsidRPr="006E6E02">
                <w:t>EQUIPMENT_ALARM</w:t>
              </w:r>
            </w:ins>
          </w:p>
          <w:p w14:paraId="59DE142A" w14:textId="77777777" w:rsidR="00D95CAB" w:rsidRPr="006E6E02" w:rsidRDefault="00D95CAB" w:rsidP="00D95CAB">
            <w:pPr>
              <w:pStyle w:val="PL"/>
              <w:ind w:leftChars="126" w:left="252"/>
              <w:rPr>
                <w:ins w:id="413" w:author="Author"/>
              </w:rPr>
            </w:pPr>
            <w:ins w:id="414" w:author="Author">
              <w:r w:rsidRPr="006E6E02">
                <w:t>- INTEGRITY_ALARM</w:t>
              </w:r>
            </w:ins>
          </w:p>
          <w:p w14:paraId="37B88831" w14:textId="77777777" w:rsidR="00D95CAB" w:rsidRPr="006E6E02" w:rsidRDefault="00D95CAB" w:rsidP="00D95CAB">
            <w:pPr>
              <w:pStyle w:val="PL"/>
              <w:ind w:leftChars="126" w:left="252"/>
              <w:rPr>
                <w:ins w:id="415" w:author="Author"/>
              </w:rPr>
            </w:pPr>
            <w:ins w:id="416" w:author="Author">
              <w:r w:rsidRPr="006E6E02">
                <w:t>- INTEGRITY_VIOLATION</w:t>
              </w:r>
            </w:ins>
          </w:p>
          <w:p w14:paraId="3D4DA016" w14:textId="77777777" w:rsidR="00D95CAB" w:rsidRDefault="00D95CAB" w:rsidP="00D95CAB">
            <w:pPr>
              <w:pStyle w:val="PL"/>
              <w:ind w:leftChars="126" w:left="252"/>
              <w:rPr>
                <w:ins w:id="417" w:author="Author"/>
              </w:rPr>
            </w:pPr>
            <w:ins w:id="418" w:author="Author">
              <w:r w:rsidRPr="006E6E02">
                <w:t>- OPERATIONAL_VIOLATION</w:t>
              </w:r>
            </w:ins>
          </w:p>
          <w:p w14:paraId="66032F20" w14:textId="77777777" w:rsidR="00D95CAB" w:rsidRPr="006E6E02" w:rsidRDefault="00D95CAB" w:rsidP="00D95CAB">
            <w:pPr>
              <w:pStyle w:val="PL"/>
              <w:ind w:leftChars="126" w:left="252"/>
              <w:rPr>
                <w:ins w:id="419" w:author="Author"/>
              </w:rPr>
            </w:pPr>
            <w:ins w:id="420" w:author="Author">
              <w:r w:rsidRPr="006E6E02">
                <w:t>- PHYSICAL_VIOLATION</w:t>
              </w:r>
            </w:ins>
          </w:p>
          <w:p w14:paraId="2333D53D" w14:textId="77777777" w:rsidR="00D95CAB" w:rsidRPr="006E6E02" w:rsidRDefault="00D95CAB" w:rsidP="00D95CAB">
            <w:pPr>
              <w:pStyle w:val="PL"/>
              <w:ind w:leftChars="126" w:left="492" w:hangingChars="150" w:hanging="240"/>
              <w:rPr>
                <w:ins w:id="421" w:author="Author"/>
              </w:rPr>
            </w:pPr>
            <w:ins w:id="422" w:author="Author">
              <w:r w:rsidRPr="006E6E02">
                <w:t>- SECURITY_SERVI</w:t>
              </w:r>
              <w:r>
                <w:rPr>
                  <w:rFonts w:hint="eastAsia"/>
                  <w:lang w:eastAsia="ja-JP"/>
                </w:rPr>
                <w:t>C</w:t>
              </w:r>
              <w:r w:rsidRPr="006E6E02">
                <w:t>E_OR_MECHANISM_</w:t>
              </w:r>
              <w:r>
                <w:br/>
              </w:r>
              <w:r w:rsidRPr="006E6E02">
                <w:t>VIOLATION</w:t>
              </w:r>
            </w:ins>
          </w:p>
          <w:p w14:paraId="16884D3E" w14:textId="77777777" w:rsidR="00D95CAB" w:rsidRDefault="00D95CAB" w:rsidP="00D95CAB">
            <w:pPr>
              <w:pStyle w:val="PL"/>
              <w:ind w:leftChars="126" w:left="252"/>
              <w:rPr>
                <w:ins w:id="423" w:author="Author"/>
              </w:rPr>
            </w:pPr>
            <w:ins w:id="424" w:author="Author">
              <w:r w:rsidRPr="006E6E02">
                <w:t>- TIME_DOMAIN_VIOLATION</w:t>
              </w:r>
            </w:ins>
          </w:p>
          <w:p w14:paraId="06081353" w14:textId="77777777" w:rsidR="00D95CAB" w:rsidRDefault="00D95CAB" w:rsidP="00D95CAB">
            <w:pPr>
              <w:pStyle w:val="PL"/>
              <w:ind w:leftChars="126" w:left="252"/>
              <w:rPr>
                <w:ins w:id="425" w:author="Author"/>
                <w:lang w:eastAsia="ja-JP"/>
              </w:rPr>
            </w:pPr>
            <w:ins w:id="426" w:author="Author">
              <w:r>
                <w:rPr>
                  <w:rFonts w:hint="eastAsia"/>
                  <w:lang w:eastAsia="ja-JP"/>
                </w:rPr>
                <w:t>- OTHER</w:t>
              </w:r>
            </w:ins>
          </w:p>
          <w:p w14:paraId="7EDA1BC8" w14:textId="77777777" w:rsidR="00D95CAB" w:rsidRPr="006E6E02" w:rsidRDefault="00D95CAB" w:rsidP="00D95CAB">
            <w:pPr>
              <w:pStyle w:val="PL"/>
              <w:ind w:leftChars="126" w:left="252"/>
              <w:rPr>
                <w:ins w:id="427" w:author="Author"/>
                <w:lang w:eastAsia="ja-JP"/>
              </w:rPr>
            </w:pPr>
          </w:p>
          <w:p w14:paraId="1068D68C" w14:textId="11D241BD" w:rsidR="00D95CAB" w:rsidRDefault="00112C1B" w:rsidP="00D95CAB">
            <w:pPr>
              <w:pStyle w:val="PL"/>
              <w:ind w:left="536" w:hangingChars="335" w:hanging="536"/>
              <w:rPr>
                <w:ins w:id="428" w:author="Author"/>
                <w:lang w:eastAsia="ja-JP"/>
              </w:rPr>
            </w:pPr>
            <w:ins w:id="429" w:author="Author">
              <w:r>
                <w:rPr>
                  <w:lang w:eastAsia="ja-JP"/>
                </w:rPr>
                <w:t xml:space="preserve">See </w:t>
              </w:r>
              <w:r w:rsidR="00D95CAB">
                <w:rPr>
                  <w:rFonts w:hint="eastAsia"/>
                  <w:lang w:eastAsia="ja-JP"/>
                </w:rPr>
                <w:t>NOTE</w:t>
              </w:r>
              <w:del w:id="430" w:author="Author">
                <w:r w:rsidR="00D95CAB" w:rsidDel="00112C1B">
                  <w:rPr>
                    <w:rFonts w:hint="eastAsia"/>
                    <w:lang w:eastAsia="ja-JP"/>
                  </w:rPr>
                  <w:delText xml:space="preserve">: </w:delText>
                </w:r>
                <w:r w:rsidR="00D95CAB" w:rsidRPr="00BA2F2A" w:rsidDel="00112C1B">
                  <w:rPr>
                    <w:lang w:eastAsia="ja-JP"/>
                  </w:rPr>
                  <w:delText>The value of "OTHER" is for the case that the alarm cannot be assigned any other specifed value</w:delText>
                </w:r>
              </w:del>
              <w:r w:rsidR="00D95CAB" w:rsidRPr="00BA2F2A">
                <w:rPr>
                  <w:lang w:eastAsia="ja-JP"/>
                </w:rPr>
                <w:t>.</w:t>
              </w:r>
            </w:ins>
          </w:p>
          <w:p w14:paraId="2ED2B823"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31" w:author="Author"/>
              </w:rPr>
            </w:pPr>
          </w:p>
        </w:tc>
      </w:tr>
      <w:tr w:rsidR="00D95CAB" w14:paraId="67CDA885"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115D954" w14:textId="77777777" w:rsidR="00D95CAB" w:rsidRDefault="00D95CAB" w:rsidP="00D95CAB">
            <w:pPr>
              <w:widowControl w:val="0"/>
              <w:spacing w:after="0" w:line="252" w:lineRule="auto"/>
              <w:rPr>
                <w:rFonts w:ascii="Arial" w:hAnsi="Arial"/>
                <w:sz w:val="18"/>
              </w:rPr>
            </w:pPr>
            <w:proofErr w:type="spellStart"/>
            <w:r>
              <w:rPr>
                <w:rFonts w:ascii="Arial" w:hAnsi="Arial"/>
                <w:sz w:val="18"/>
              </w:rPr>
              <w:t>alarmRaisedTime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E3F1D31"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64FCB0D" w14:textId="77777777" w:rsidR="00D95CAB" w:rsidRPr="00F34FA5" w:rsidRDefault="00D95CAB" w:rsidP="00D95CAB">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field is populated with a Date/Time stamp value when the </w:t>
            </w:r>
            <w:proofErr w:type="spellStart"/>
            <w:r w:rsidRPr="00F34FA5">
              <w:rPr>
                <w:rFonts w:ascii="Arial" w:hAnsi="Arial" w:cs="Arial"/>
                <w:sz w:val="18"/>
                <w:szCs w:val="18"/>
              </w:rPr>
              <w:t>AlarmEventRecord</w:t>
            </w:r>
            <w:proofErr w:type="spellEnd"/>
            <w:r w:rsidRPr="00F34FA5">
              <w:rPr>
                <w:rFonts w:ascii="Arial" w:hAnsi="Arial" w:cs="Arial"/>
                <w:sz w:val="18"/>
                <w:szCs w:val="18"/>
              </w:rPr>
              <w:t xml:space="preserve"> is created.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E2D7AEE"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left" w:pos="2775"/>
              </w:tabs>
              <w:ind w:left="2674" w:hanging="2610"/>
            </w:pPr>
            <w:r>
              <w:tab/>
            </w:r>
          </w:p>
          <w:p w14:paraId="21D1C1B2"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7009D37"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D9BE866"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12F6B58"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335E417"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57C0705" w14:textId="7EE01A40" w:rsidR="00D95CAB" w:rsidDel="00542184"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32" w:author="Author"/>
              </w:rPr>
            </w:pPr>
            <w:del w:id="433" w:author="Author">
              <w:r w:rsidDel="00542184">
                <w:delText>nullable:</w:delText>
              </w:r>
              <w:r w:rsidDel="00542184">
                <w:tab/>
                <w:delText>False</w:delText>
              </w:r>
            </w:del>
          </w:p>
          <w:p w14:paraId="72261B49"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date-time</w:t>
            </w:r>
          </w:p>
          <w:p w14:paraId="3AF1C2DF"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D95CAB" w14:paraId="4F63AD07"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7C6E968" w14:textId="77777777" w:rsidR="00D95CAB" w:rsidRDefault="00D95CAB" w:rsidP="00D95CAB">
            <w:pPr>
              <w:widowControl w:val="0"/>
              <w:spacing w:after="0" w:line="252" w:lineRule="auto"/>
              <w:rPr>
                <w:rFonts w:ascii="Arial" w:hAnsi="Arial"/>
                <w:sz w:val="18"/>
              </w:rPr>
            </w:pPr>
            <w:proofErr w:type="spellStart"/>
            <w:r>
              <w:rPr>
                <w:rFonts w:ascii="Arial" w:hAnsi="Arial"/>
                <w:sz w:val="18"/>
              </w:rPr>
              <w:t>alarmChangedTime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4F514A0"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924E96F" w14:textId="77777777" w:rsidR="00D95CAB" w:rsidRPr="00F34FA5" w:rsidRDefault="00D95CAB" w:rsidP="00D95CAB">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field is populated with a Date/Time stamp value when any value of the </w:t>
            </w:r>
            <w:proofErr w:type="spellStart"/>
            <w:r w:rsidRPr="00F34FA5">
              <w:rPr>
                <w:rFonts w:ascii="Arial" w:hAnsi="Arial" w:cs="Arial"/>
                <w:sz w:val="18"/>
                <w:szCs w:val="18"/>
              </w:rPr>
              <w:t>AlarmEventRecord</w:t>
            </w:r>
            <w:proofErr w:type="spellEnd"/>
            <w:r w:rsidRPr="00F34FA5">
              <w:rPr>
                <w:rFonts w:ascii="Arial" w:hAnsi="Arial" w:cs="Arial"/>
                <w:sz w:val="18"/>
                <w:szCs w:val="18"/>
              </w:rPr>
              <w:t xml:space="preserve"> is modified.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81C20B7"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left" w:pos="2775"/>
              </w:tabs>
              <w:ind w:left="2674" w:hanging="2610"/>
            </w:pPr>
            <w:r>
              <w:tab/>
            </w:r>
          </w:p>
          <w:p w14:paraId="5A1FDAB4"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0FC5E7C" w14:textId="77777777" w:rsidR="003D1AF6" w:rsidRDefault="003D1AF6" w:rsidP="003D1AF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34" w:author="Author"/>
              </w:rPr>
            </w:pPr>
            <w:ins w:id="435" w:author="Author">
              <w:r>
                <w:t>x-isAlwaysPresent:</w:t>
              </w:r>
              <w:r>
                <w:tab/>
                <w:t>False</w:t>
              </w:r>
            </w:ins>
          </w:p>
          <w:p w14:paraId="13161D82"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276D034"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31E3BC6"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9E7EF73"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1D9E46C" w14:textId="384E21F4" w:rsidR="00D95CAB" w:rsidDel="00542184"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36" w:author="Author"/>
              </w:rPr>
            </w:pPr>
            <w:del w:id="437" w:author="Author">
              <w:r w:rsidDel="00542184">
                <w:delText>nullable:</w:delText>
              </w:r>
              <w:r w:rsidDel="00542184">
                <w:tab/>
                <w:delText>False</w:delText>
              </w:r>
            </w:del>
          </w:p>
          <w:p w14:paraId="5F1CCE50"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date-time</w:t>
            </w:r>
          </w:p>
          <w:p w14:paraId="6F23AD0C"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6B2AB55"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D95CAB" w14:paraId="592FD64A"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DF1B485" w14:textId="77777777" w:rsidR="00D95CAB" w:rsidRDefault="00D95CAB" w:rsidP="00D95CAB">
            <w:pPr>
              <w:widowControl w:val="0"/>
              <w:spacing w:after="0" w:line="252" w:lineRule="auto"/>
              <w:rPr>
                <w:rFonts w:ascii="Arial" w:hAnsi="Arial"/>
                <w:sz w:val="18"/>
              </w:rPr>
            </w:pPr>
            <w:proofErr w:type="spellStart"/>
            <w:r>
              <w:rPr>
                <w:rFonts w:ascii="Arial" w:hAnsi="Arial"/>
                <w:sz w:val="18"/>
              </w:rPr>
              <w:t>alarmClearedTime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CA71706"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12B30AD" w14:textId="77777777" w:rsidR="00D95CAB" w:rsidRPr="00F34FA5" w:rsidRDefault="00D95CAB" w:rsidP="00D95CAB">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This field is populated with a Date/Time stamp value when the alarm condition is cleared.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0F71B1D"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left" w:pos="2775"/>
              </w:tabs>
              <w:ind w:left="2674" w:hanging="2610"/>
            </w:pPr>
            <w:r>
              <w:tab/>
            </w:r>
          </w:p>
          <w:p w14:paraId="02D7FF35"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0039F14" w14:textId="77777777" w:rsidR="003D1AF6" w:rsidRDefault="003D1AF6" w:rsidP="003D1AF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38" w:author="Author"/>
              </w:rPr>
            </w:pPr>
            <w:ins w:id="439" w:author="Author">
              <w:r>
                <w:t>x-isAlwaysPresent:</w:t>
              </w:r>
              <w:r>
                <w:tab/>
                <w:t>False</w:t>
              </w:r>
            </w:ins>
          </w:p>
          <w:p w14:paraId="3366354C"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317826B"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7F34399"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A7520D1"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True</w:t>
            </w:r>
          </w:p>
          <w:p w14:paraId="7A78E2C4" w14:textId="06EA6A1E" w:rsidR="00D95CAB" w:rsidDel="003D1AF6"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40" w:author="Author"/>
              </w:rPr>
            </w:pPr>
            <w:del w:id="441" w:author="Author">
              <w:r w:rsidDel="003D1AF6">
                <w:delText>nullable:</w:delText>
              </w:r>
              <w:r w:rsidDel="003D1AF6">
                <w:tab/>
                <w:delText>True</w:delText>
              </w:r>
            </w:del>
          </w:p>
          <w:p w14:paraId="0AA06853"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date-time</w:t>
            </w:r>
          </w:p>
          <w:p w14:paraId="46CEFA04"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D5A3855"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D95CAB" w14:paraId="3B803FF9"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B3CC4AE" w14:textId="77777777" w:rsidR="00D95CAB" w:rsidRDefault="00D95CAB" w:rsidP="00D95CAB">
            <w:pPr>
              <w:widowControl w:val="0"/>
              <w:spacing w:after="0" w:line="252" w:lineRule="auto"/>
              <w:rPr>
                <w:rFonts w:ascii="Arial" w:hAnsi="Arial"/>
                <w:sz w:val="18"/>
              </w:rPr>
            </w:pPr>
            <w:proofErr w:type="spellStart"/>
            <w:r>
              <w:rPr>
                <w:rFonts w:ascii="Arial" w:hAnsi="Arial"/>
                <w:sz w:val="18"/>
              </w:rPr>
              <w:t>alarmAcknowledgeTime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551FAFE"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5168318" w14:textId="77777777" w:rsidR="00D95CAB" w:rsidRPr="00F34FA5" w:rsidRDefault="00D95CAB" w:rsidP="00D95CAB">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This field is populated with a Date/Time stamp value when the alarm condition is acknowledged.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BAFF8A0"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left" w:pos="2775"/>
              </w:tabs>
              <w:ind w:left="2674" w:hanging="2610"/>
            </w:pPr>
            <w:r>
              <w:tab/>
            </w:r>
          </w:p>
          <w:p w14:paraId="68E1E1D9"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5B66C19" w14:textId="77777777" w:rsidR="003D1AF6" w:rsidRDefault="003D1AF6" w:rsidP="003D1AF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42" w:author="Author"/>
              </w:rPr>
            </w:pPr>
            <w:ins w:id="443" w:author="Author">
              <w:r>
                <w:t>x-isAlwaysPresent:</w:t>
              </w:r>
              <w:r>
                <w:tab/>
                <w:t>False</w:t>
              </w:r>
            </w:ins>
          </w:p>
          <w:p w14:paraId="3CA225DD"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3935592"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646840D"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A44C189"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True</w:t>
            </w:r>
          </w:p>
          <w:p w14:paraId="4AC1844E" w14:textId="24CCBDD3" w:rsidR="00D95CAB" w:rsidDel="003D1AF6"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44" w:author="Author"/>
              </w:rPr>
            </w:pPr>
            <w:del w:id="445" w:author="Author">
              <w:r w:rsidDel="003D1AF6">
                <w:delText>nullable:</w:delText>
              </w:r>
              <w:r w:rsidDel="003D1AF6">
                <w:tab/>
                <w:delText>True</w:delText>
              </w:r>
            </w:del>
          </w:p>
          <w:p w14:paraId="7CFD6E83"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date-time</w:t>
            </w:r>
          </w:p>
          <w:p w14:paraId="2185910D"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C1A6422"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D95CAB" w14:paraId="52136E19"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2230235" w14:textId="77777777" w:rsidR="00D95CAB" w:rsidRDefault="00D95CAB" w:rsidP="00D95CAB">
            <w:pPr>
              <w:widowControl w:val="0"/>
              <w:spacing w:after="0" w:line="252" w:lineRule="auto"/>
              <w:rPr>
                <w:rFonts w:ascii="Arial" w:hAnsi="Arial"/>
                <w:sz w:val="18"/>
              </w:rPr>
            </w:pPr>
            <w:proofErr w:type="spellStart"/>
            <w:r>
              <w:rPr>
                <w:rFonts w:ascii="Arial" w:hAnsi="Arial"/>
                <w:sz w:val="18"/>
              </w:rPr>
              <w:t>alarmAcklnowledged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418816C"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boolean</w:t>
            </w:r>
            <w:proofErr w:type="spellEnd"/>
          </w:p>
          <w:p w14:paraId="4B29E1BA" w14:textId="77777777" w:rsidR="00D95CAB" w:rsidRPr="00F34FA5" w:rsidRDefault="00D95CAB" w:rsidP="00D95CAB">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is a Boolean </w:t>
            </w:r>
            <w:r w:rsidRPr="00F34FA5">
              <w:rPr>
                <w:rFonts w:ascii="Arial" w:hAnsi="Arial" w:cs="Arial"/>
                <w:sz w:val="18"/>
                <w:szCs w:val="18"/>
              </w:rPr>
              <w:lastRenderedPageBreak/>
              <w:t xml:space="preserve">value defaulted </w:t>
            </w:r>
            <w:proofErr w:type="gramStart"/>
            <w:r w:rsidRPr="00F34FA5">
              <w:rPr>
                <w:rFonts w:ascii="Arial" w:hAnsi="Arial" w:cs="Arial"/>
                <w:sz w:val="18"/>
                <w:szCs w:val="18"/>
              </w:rPr>
              <w:t>to</w:t>
            </w:r>
            <w:proofErr w:type="gramEnd"/>
            <w:r w:rsidRPr="00F34FA5">
              <w:rPr>
                <w:rFonts w:ascii="Arial" w:hAnsi="Arial" w:cs="Arial"/>
                <w:sz w:val="18"/>
                <w:szCs w:val="18"/>
              </w:rPr>
              <w:t xml:space="preserve"> False. When a system acknowledges an alarm, it is then set to True.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0C58014"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3CF3B22"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01C6636"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C89FDCE"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4DAC006"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x-stateChangeNotification:</w:t>
            </w:r>
            <w:r>
              <w:tab/>
              <w:t>True</w:t>
            </w:r>
          </w:p>
          <w:p w14:paraId="57056724"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default:</w:t>
            </w:r>
            <w:r>
              <w:tab/>
              <w:t>False</w:t>
            </w:r>
          </w:p>
          <w:p w14:paraId="0552BC6E"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D95CAB" w14:paraId="1A6691E1"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E73A061" w14:textId="77777777" w:rsidR="00D95CAB" w:rsidRDefault="00D95CAB" w:rsidP="00D95CAB">
            <w:pPr>
              <w:widowControl w:val="0"/>
              <w:spacing w:after="0" w:line="252" w:lineRule="auto"/>
              <w:rPr>
                <w:rFonts w:ascii="Arial" w:hAnsi="Arial"/>
                <w:sz w:val="18"/>
              </w:rPr>
            </w:pPr>
            <w:proofErr w:type="spellStart"/>
            <w:r>
              <w:rPr>
                <w:rFonts w:ascii="Arial" w:hAnsi="Arial"/>
                <w:sz w:val="18"/>
              </w:rPr>
              <w:lastRenderedPageBreak/>
              <w:t>perceivedSeverity</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44DC8746"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B3E60B2"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This is an enumerated set of values which identify the perceived severity of the alarm.</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3106575"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710F659"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0C77AB1"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FBAB84A"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93C9626"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458EA2C" w14:textId="0A02DD84" w:rsidR="00D95CAB" w:rsidDel="007E7894"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46" w:author="Author"/>
              </w:rPr>
            </w:pPr>
            <w:del w:id="447" w:author="Author">
              <w:r w:rsidDel="007E7894">
                <w:delText>nullable:</w:delText>
              </w:r>
              <w:r w:rsidDel="007E7894">
                <w:tab/>
                <w:delText>False</w:delText>
              </w:r>
            </w:del>
          </w:p>
          <w:p w14:paraId="121C86EF"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enum:</w:t>
            </w:r>
          </w:p>
          <w:p w14:paraId="6B71367E" w14:textId="77777777" w:rsidR="00D95CAB" w:rsidRDefault="00D95CAB" w:rsidP="00D95CAB">
            <w:pPr>
              <w:pStyle w:val="PL"/>
            </w:pPr>
            <w:r>
              <w:t xml:space="preserve">   - CRITICAL</w:t>
            </w:r>
          </w:p>
          <w:p w14:paraId="71447E66" w14:textId="77777777" w:rsidR="00D95CAB" w:rsidRDefault="00D95CAB" w:rsidP="00D95CAB">
            <w:pPr>
              <w:pStyle w:val="PL"/>
            </w:pPr>
            <w:r>
              <w:t xml:space="preserve">   - MAJOR</w:t>
            </w:r>
          </w:p>
          <w:p w14:paraId="6BB20E5B" w14:textId="77777777" w:rsidR="00D95CAB" w:rsidRDefault="00D95CAB" w:rsidP="00D95CAB">
            <w:pPr>
              <w:pStyle w:val="PL"/>
            </w:pPr>
            <w:r>
              <w:t xml:space="preserve">   - MINOR</w:t>
            </w:r>
          </w:p>
          <w:p w14:paraId="28DDAA47" w14:textId="77777777" w:rsidR="00D95CAB" w:rsidRDefault="00D95CAB" w:rsidP="00D95CAB">
            <w:pPr>
              <w:pStyle w:val="PL"/>
            </w:pPr>
            <w:r>
              <w:t xml:space="preserve">   - WARNING</w:t>
            </w:r>
          </w:p>
          <w:p w14:paraId="5ADA2AF3" w14:textId="77777777" w:rsidR="00D95CAB" w:rsidRDefault="00D95CAB" w:rsidP="00D95CAB">
            <w:pPr>
              <w:pStyle w:val="PL"/>
            </w:pPr>
            <w:r>
              <w:t xml:space="preserve">   - INDETERMINATE</w:t>
            </w:r>
          </w:p>
          <w:p w14:paraId="7EAE9F37" w14:textId="77777777" w:rsidR="00D95CAB" w:rsidRDefault="00D95CAB" w:rsidP="00D95CAB">
            <w:pPr>
              <w:pStyle w:val="PL"/>
            </w:pPr>
            <w:r>
              <w:t xml:space="preserve">   - CLEARED</w:t>
            </w:r>
          </w:p>
          <w:p w14:paraId="0C1EF340"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D95CAB" w14:paraId="6B98F4D3"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BF71DFB" w14:textId="77777777" w:rsidR="00D95CAB" w:rsidRDefault="00D95CAB" w:rsidP="00D95CAB">
            <w:pPr>
              <w:widowControl w:val="0"/>
              <w:spacing w:after="0" w:line="252" w:lineRule="auto"/>
              <w:rPr>
                <w:rFonts w:ascii="Arial" w:hAnsi="Arial"/>
                <w:sz w:val="18"/>
              </w:rPr>
            </w:pPr>
            <w:r>
              <w:rPr>
                <w:rFonts w:ascii="Arial" w:hAnsi="Arial"/>
                <w:sz w:val="18"/>
              </w:rPr>
              <w:t>extensions</w:t>
            </w:r>
          </w:p>
        </w:tc>
        <w:tc>
          <w:tcPr>
            <w:tcW w:w="2793" w:type="dxa"/>
            <w:tcBorders>
              <w:top w:val="single" w:sz="4" w:space="0" w:color="auto"/>
              <w:left w:val="single" w:sz="4" w:space="0" w:color="auto"/>
              <w:bottom w:val="single" w:sz="4" w:space="0" w:color="auto"/>
              <w:right w:val="single" w:sz="4" w:space="0" w:color="auto"/>
            </w:tcBorders>
            <w:hideMark/>
          </w:tcPr>
          <w:p w14:paraId="02461DB3"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6EE04B6" w14:textId="77777777" w:rsidR="00D95CAB" w:rsidRPr="00F34FA5" w:rsidRDefault="00D95CAB" w:rsidP="00D95CAB">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Unspecified (not standardized) properties (keys) which are tailored by the vendor or operator to extend the information provided about the O-Cloud Alarm.</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437AC2A"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6D47CE8"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4E7C329" w14:textId="77777777" w:rsidR="007E7894" w:rsidRDefault="007E7894" w:rsidP="007E789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48" w:author="Author"/>
              </w:rPr>
            </w:pPr>
            <w:ins w:id="449" w:author="Author">
              <w:r>
                <w:t>x-isAlwaysPresent:</w:t>
              </w:r>
              <w:r>
                <w:tab/>
                <w:t>False</w:t>
              </w:r>
            </w:ins>
          </w:p>
          <w:p w14:paraId="00C8AC39"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D83B550"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0CF9728"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6E69763" w14:textId="4EC05464" w:rsidR="00D95CAB" w:rsidDel="007E7894"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50" w:author="Author"/>
              </w:rPr>
            </w:pPr>
            <w:del w:id="451" w:author="Author">
              <w:r w:rsidDel="007E7894">
                <w:delText>nullable:</w:delText>
              </w:r>
              <w:r w:rsidDel="007E7894">
                <w:tab/>
                <w:delText>True</w:delText>
              </w:r>
            </w:del>
          </w:p>
          <w:p w14:paraId="774A757C"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E8A074C"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1046F0C3"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0C8F2FF3"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6C2F3F36" w14:textId="77777777" w:rsidR="00D95CAB" w:rsidRDefault="00D95CAB"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8A2261" w14:paraId="59CBAF25" w14:textId="77777777" w:rsidTr="0010048C">
        <w:trPr>
          <w:ins w:id="452" w:author="Author"/>
        </w:trPr>
        <w:tc>
          <w:tcPr>
            <w:tcW w:w="8550" w:type="dxa"/>
            <w:gridSpan w:val="3"/>
            <w:tcBorders>
              <w:top w:val="single" w:sz="4" w:space="0" w:color="auto"/>
              <w:left w:val="single" w:sz="4" w:space="0" w:color="auto"/>
              <w:bottom w:val="single" w:sz="4" w:space="0" w:color="auto"/>
              <w:right w:val="single" w:sz="4" w:space="0" w:color="auto"/>
            </w:tcBorders>
          </w:tcPr>
          <w:p w14:paraId="4F37A1ED" w14:textId="77777777" w:rsidR="008A2261" w:rsidRPr="00112C1B" w:rsidRDefault="008A2261">
            <w:pPr>
              <w:widowControl w:val="0"/>
              <w:spacing w:after="0" w:line="252" w:lineRule="auto"/>
              <w:rPr>
                <w:ins w:id="453" w:author="Author"/>
                <w:rFonts w:ascii="Arial" w:hAnsi="Arial"/>
                <w:sz w:val="18"/>
                <w:rPrChange w:id="454" w:author="Author">
                  <w:rPr>
                    <w:ins w:id="455" w:author="Author"/>
                    <w:lang w:eastAsia="ja-JP"/>
                  </w:rPr>
                </w:rPrChange>
              </w:rPr>
              <w:pPrChange w:id="456" w:author="Author">
                <w:pPr>
                  <w:pStyle w:val="PL"/>
                  <w:ind w:left="536" w:hangingChars="335" w:hanging="536"/>
                </w:pPr>
              </w:pPrChange>
            </w:pPr>
            <w:ins w:id="457" w:author="Author">
              <w:r w:rsidRPr="00112C1B">
                <w:rPr>
                  <w:rFonts w:ascii="Arial" w:hAnsi="Arial"/>
                  <w:sz w:val="18"/>
                  <w:rPrChange w:id="458" w:author="Author">
                    <w:rPr>
                      <w:lang w:eastAsia="ja-JP"/>
                    </w:rPr>
                  </w:rPrChange>
                </w:rPr>
                <w:t xml:space="preserve">NOTE: The value of "OTHER" is for the case that the alarm cannot be assigned any other </w:t>
              </w:r>
              <w:proofErr w:type="spellStart"/>
              <w:r w:rsidRPr="00112C1B">
                <w:rPr>
                  <w:rFonts w:ascii="Arial" w:hAnsi="Arial"/>
                  <w:sz w:val="18"/>
                  <w:rPrChange w:id="459" w:author="Author">
                    <w:rPr>
                      <w:lang w:eastAsia="ja-JP"/>
                    </w:rPr>
                  </w:rPrChange>
                </w:rPr>
                <w:t>specifed</w:t>
              </w:r>
              <w:proofErr w:type="spellEnd"/>
              <w:r w:rsidRPr="00112C1B">
                <w:rPr>
                  <w:rFonts w:ascii="Arial" w:hAnsi="Arial"/>
                  <w:sz w:val="18"/>
                  <w:rPrChange w:id="460" w:author="Author">
                    <w:rPr>
                      <w:lang w:eastAsia="ja-JP"/>
                    </w:rPr>
                  </w:rPrChange>
                </w:rPr>
                <w:t xml:space="preserve"> value.</w:t>
              </w:r>
            </w:ins>
          </w:p>
          <w:p w14:paraId="5B9E0FA9" w14:textId="77777777" w:rsidR="008A2261" w:rsidRDefault="008A2261" w:rsidP="00D95C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61" w:author="Author"/>
              </w:rPr>
            </w:pPr>
          </w:p>
        </w:tc>
      </w:tr>
    </w:tbl>
    <w:p w14:paraId="65F52661" w14:textId="77777777" w:rsidR="00ED3BB7" w:rsidRDefault="00ED3BB7" w:rsidP="00ED3BB7">
      <w:pPr>
        <w:widowControl w:val="0"/>
      </w:pPr>
    </w:p>
    <w:p w14:paraId="08CE4E74" w14:textId="77777777" w:rsidR="00ED3BB7" w:rsidRDefault="00ED3BB7" w:rsidP="00ED3BB7">
      <w:pPr>
        <w:pStyle w:val="Heading6"/>
      </w:pPr>
      <w:r>
        <w:t>4.2.1.4.10.3</w:t>
      </w:r>
      <w:r>
        <w:tab/>
        <w:t>Attribute constraints</w:t>
      </w:r>
    </w:p>
    <w:p w14:paraId="6DA46B3D" w14:textId="77777777" w:rsidR="00ED3BB7" w:rsidRPr="00FE7385" w:rsidRDefault="00ED3BB7" w:rsidP="00ED3BB7">
      <w:pPr>
        <w:rPr>
          <w:i/>
        </w:rPr>
      </w:pPr>
      <w:r>
        <w:t>None</w:t>
      </w:r>
      <w:r w:rsidRPr="00FE7385">
        <w:rPr>
          <w:i/>
        </w:rPr>
        <w:t>.</w:t>
      </w:r>
    </w:p>
    <w:p w14:paraId="57B2FEB7" w14:textId="77777777" w:rsidR="00ED3BB7" w:rsidRDefault="00ED3BB7" w:rsidP="00ED3BB7">
      <w:pPr>
        <w:pStyle w:val="Heading6"/>
      </w:pPr>
      <w:r>
        <w:t>4.2.1.4.10.4</w:t>
      </w:r>
      <w:r>
        <w:tab/>
      </w:r>
      <w:r>
        <w:tab/>
        <w:t>State diagram</w:t>
      </w:r>
    </w:p>
    <w:p w14:paraId="08E2A08E" w14:textId="77777777" w:rsidR="00ED3BB7" w:rsidRPr="00FE7385" w:rsidRDefault="00ED3BB7" w:rsidP="00ED3BB7">
      <w:pPr>
        <w:rPr>
          <w:i/>
        </w:rPr>
      </w:pPr>
      <w:r>
        <w:t>None</w:t>
      </w:r>
      <w:r w:rsidRPr="00FE7385">
        <w:rPr>
          <w:i/>
        </w:rPr>
        <w:t>.</w:t>
      </w:r>
    </w:p>
    <w:p w14:paraId="7936148A" w14:textId="77777777" w:rsidR="00ED3BB7" w:rsidRDefault="00ED3BB7" w:rsidP="00ED3BB7">
      <w:pPr>
        <w:pStyle w:val="Heading5"/>
      </w:pPr>
      <w:r>
        <w:t>4.2.1.4.11</w:t>
      </w:r>
      <w:r>
        <w:tab/>
      </w:r>
      <w:proofErr w:type="spellStart"/>
      <w:r>
        <w:t>AlarmEvent</w:t>
      </w:r>
      <w:proofErr w:type="spellEnd"/>
      <w:r>
        <w:t xml:space="preserve"> &lt;&lt;notification&gt;&gt;</w:t>
      </w:r>
    </w:p>
    <w:p w14:paraId="2ABEF1BD" w14:textId="77777777" w:rsidR="00ED3BB7" w:rsidRDefault="00ED3BB7" w:rsidP="00ED3BB7">
      <w:pPr>
        <w:pStyle w:val="Heading6"/>
      </w:pPr>
      <w:r>
        <w:t>4.2.1.4.11.1</w:t>
      </w:r>
      <w:r>
        <w:tab/>
        <w:t>Definition</w:t>
      </w:r>
    </w:p>
    <w:p w14:paraId="7A4CA005" w14:textId="77777777" w:rsidR="00ED3BB7" w:rsidRDefault="00ED3BB7" w:rsidP="00ED3BB7">
      <w:r w:rsidRPr="00E87E80">
        <w:t xml:space="preserve">The </w:t>
      </w:r>
      <w:proofErr w:type="spellStart"/>
      <w:r w:rsidRPr="00E87E80">
        <w:t>AlarmEvent</w:t>
      </w:r>
      <w:proofErr w:type="spellEnd"/>
      <w:r w:rsidRPr="00E87E80">
        <w:t xml:space="preserve"> represents a notification of an Alarm sent by the IMS to a registered </w:t>
      </w:r>
      <w:proofErr w:type="spellStart"/>
      <w:r w:rsidRPr="00E87E80">
        <w:t>Subcriber</w:t>
      </w:r>
      <w:proofErr w:type="spellEnd"/>
      <w:r w:rsidRPr="00E87E80">
        <w:t xml:space="preserve"> for a fault detected within an O-Cloud Resources</w:t>
      </w:r>
      <w:r>
        <w:t>.</w:t>
      </w:r>
    </w:p>
    <w:p w14:paraId="68A3E124" w14:textId="77777777" w:rsidR="00ED3BB7" w:rsidRDefault="00ED3BB7" w:rsidP="00ED3BB7">
      <w:r>
        <w:t xml:space="preserve">The </w:t>
      </w:r>
      <w:proofErr w:type="spellStart"/>
      <w:r>
        <w:t>AlarmEvent</w:t>
      </w:r>
      <w:proofErr w:type="spellEnd"/>
      <w:r>
        <w:t xml:space="preserve"> can represent either a new alarm, a change of occurrence, or state change of an existing alarm.</w:t>
      </w:r>
    </w:p>
    <w:p w14:paraId="72010FB2" w14:textId="77777777" w:rsidR="00ED3BB7" w:rsidRPr="009542A4" w:rsidRDefault="00ED3BB7" w:rsidP="00ED3BB7">
      <w:pPr>
        <w:pStyle w:val="TH"/>
      </w:pPr>
      <w:bookmarkStart w:id="462" w:name="_Toc161722118"/>
      <w:bookmarkStart w:id="463" w:name="_Toc193779753"/>
      <w:bookmarkStart w:id="464" w:name="_Toc202768204"/>
      <w:r>
        <w:t>Table 4.2.1.4.11</w:t>
      </w:r>
      <w:r w:rsidRPr="00EA387F">
        <w:t xml:space="preserve">.1-1 </w:t>
      </w:r>
      <w:proofErr w:type="spellStart"/>
      <w:r w:rsidRPr="00EA387F">
        <w:t>AlarmEvent</w:t>
      </w:r>
      <w:proofErr w:type="spellEnd"/>
      <w:r w:rsidRPr="00EA387F">
        <w:t xml:space="preserve"> Requirements</w:t>
      </w:r>
      <w:bookmarkEnd w:id="462"/>
      <w:bookmarkEnd w:id="463"/>
      <w:bookmarkEnd w:id="464"/>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45C873C0"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2DC415E7" w14:textId="77777777" w:rsidR="00ED3BB7" w:rsidRDefault="00ED3BB7" w:rsidP="00775EDC">
            <w:pPr>
              <w:pStyle w:val="TAH"/>
            </w:pPr>
            <w:r>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56890AAB" w14:textId="77777777" w:rsidR="00ED3BB7" w:rsidRDefault="00ED3BB7" w:rsidP="00775EDC">
            <w:pPr>
              <w:pStyle w:val="TAH"/>
            </w:pPr>
            <w: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626B3476" w14:textId="77777777" w:rsidR="00ED3BB7" w:rsidRDefault="00ED3BB7" w:rsidP="00775EDC">
            <w:pPr>
              <w:pStyle w:val="TAH"/>
            </w:pPr>
            <w:r>
              <w:t>Comment</w:t>
            </w:r>
          </w:p>
        </w:tc>
      </w:tr>
      <w:tr w:rsidR="00ED3BB7" w14:paraId="14E0F628"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360D6145" w14:textId="77777777" w:rsidR="00ED3BB7" w:rsidRDefault="00ED3BB7" w:rsidP="00775EDC">
            <w:pPr>
              <w:pStyle w:val="TAL"/>
              <w:rPr>
                <w:rFonts w:cs="Arial"/>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3A5969B6" w14:textId="77777777" w:rsidR="00ED3BB7" w:rsidRDefault="00ED3BB7" w:rsidP="00775EDC">
            <w:pPr>
              <w:pStyle w:val="TAL"/>
              <w:jc w:val="center"/>
            </w:pPr>
            <w:r>
              <w:rPr>
                <w:rStyle w:val="ui-provider"/>
              </w:rPr>
              <w:t xml:space="preserve"> REQ-ORC-O2-16</w:t>
            </w:r>
          </w:p>
        </w:tc>
        <w:tc>
          <w:tcPr>
            <w:tcW w:w="1715" w:type="pct"/>
            <w:tcBorders>
              <w:top w:val="single" w:sz="6" w:space="0" w:color="auto"/>
              <w:left w:val="single" w:sz="6" w:space="0" w:color="auto"/>
              <w:bottom w:val="single" w:sz="6" w:space="0" w:color="auto"/>
              <w:right w:val="single" w:sz="4" w:space="0" w:color="auto"/>
            </w:tcBorders>
            <w:hideMark/>
          </w:tcPr>
          <w:p w14:paraId="13393633" w14:textId="77777777" w:rsidR="00ED3BB7" w:rsidRDefault="00ED3BB7" w:rsidP="00775EDC">
            <w:pPr>
              <w:pStyle w:val="TAL"/>
              <w:jc w:val="center"/>
              <w:rPr>
                <w:i/>
                <w:iCs/>
              </w:rPr>
            </w:pPr>
            <w:r>
              <w:rPr>
                <w:i/>
                <w:iCs/>
              </w:rPr>
              <w:t>Optional clarification</w:t>
            </w:r>
          </w:p>
        </w:tc>
      </w:tr>
    </w:tbl>
    <w:p w14:paraId="155015C8" w14:textId="77777777" w:rsidR="00ED3BB7" w:rsidRDefault="00ED3BB7" w:rsidP="00ED3BB7">
      <w:pPr>
        <w:pStyle w:val="Heading6"/>
      </w:pPr>
      <w:r>
        <w:t>4.2.1.4.11.2</w:t>
      </w:r>
      <w:r>
        <w:tab/>
        <w:t>Attributes</w:t>
      </w:r>
    </w:p>
    <w:p w14:paraId="3C604471" w14:textId="77777777" w:rsidR="00ED3BB7" w:rsidRPr="009542A4" w:rsidRDefault="00ED3BB7" w:rsidP="00ED3BB7">
      <w:pPr>
        <w:pStyle w:val="TH"/>
      </w:pPr>
      <w:bookmarkStart w:id="465" w:name="_Toc161722119"/>
      <w:bookmarkStart w:id="466" w:name="_Toc193779754"/>
      <w:bookmarkStart w:id="467" w:name="_Toc202768205"/>
      <w:r>
        <w:t>Table 4.2.1.4.11</w:t>
      </w:r>
      <w:r w:rsidRPr="00041E21">
        <w:t>.2</w:t>
      </w:r>
      <w:r>
        <w:t>-</w:t>
      </w:r>
      <w:r w:rsidRPr="00041E21">
        <w:t xml:space="preserve">1 Attributes Properties for </w:t>
      </w:r>
      <w:proofErr w:type="spellStart"/>
      <w:r w:rsidRPr="00041E21">
        <w:t>AlarmEvent</w:t>
      </w:r>
      <w:bookmarkEnd w:id="465"/>
      <w:bookmarkEnd w:id="466"/>
      <w:bookmarkEnd w:id="467"/>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0E5A5EA8"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542E7206"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14D93B41" w14:textId="77777777" w:rsidR="00ED3BB7" w:rsidRPr="00DF6E62" w:rsidRDefault="00ED3BB7" w:rsidP="00775EDC">
            <w:pPr>
              <w:widowControl w:val="0"/>
              <w:spacing w:after="0" w:line="252"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6CC2F5BE"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0BC53F1B"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BEE0469" w14:textId="77777777" w:rsidR="00ED3BB7" w:rsidRDefault="00ED3BB7" w:rsidP="00775EDC">
            <w:pPr>
              <w:widowControl w:val="0"/>
              <w:spacing w:after="0" w:line="252" w:lineRule="auto"/>
              <w:rPr>
                <w:rFonts w:ascii="Arial" w:hAnsi="Arial"/>
                <w:sz w:val="18"/>
              </w:rPr>
            </w:pPr>
            <w:proofErr w:type="spellStart"/>
            <w:r>
              <w:rPr>
                <w:rFonts w:ascii="Arial" w:hAnsi="Arial"/>
                <w:sz w:val="18"/>
              </w:rPr>
              <w:t>globalCloudId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352BFE8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3D00E01"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the O-Cloud instance assigned by the SMO. This identifier is globally </w:t>
            </w:r>
            <w:r w:rsidRPr="00F34FA5">
              <w:rPr>
                <w:rFonts w:ascii="Arial" w:hAnsi="Arial" w:cs="Arial"/>
                <w:sz w:val="18"/>
                <w:szCs w:val="18"/>
              </w:rPr>
              <w:lastRenderedPageBreak/>
              <w:t>unique across O-Cloud instances known to the SMO. This value was provided by the SMO at cloud genesis and is stored in the O-Cloud IMS Inventory.</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FB6267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9EE5E7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28AC21F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6EA046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15C1EA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4B4369D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744054D7" w14:textId="462C25A3" w:rsidR="00ED3BB7" w:rsidDel="006A1F5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468" w:author="Author"/>
              </w:rPr>
            </w:pPr>
            <w:del w:id="469" w:author="Author">
              <w:r w:rsidDel="006A1F52">
                <w:lastRenderedPageBreak/>
                <w:delText>nullable:</w:delText>
              </w:r>
              <w:r w:rsidDel="006A1F52">
                <w:tab/>
                <w:delText>False</w:delText>
              </w:r>
            </w:del>
          </w:p>
          <w:p w14:paraId="63039F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uuid</w:t>
            </w:r>
          </w:p>
          <w:p w14:paraId="1D1D65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793D1175"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9129E64" w14:textId="77777777" w:rsidR="00ED3BB7" w:rsidRDefault="00ED3BB7" w:rsidP="00775EDC">
            <w:pPr>
              <w:widowControl w:val="0"/>
              <w:spacing w:after="0" w:line="252" w:lineRule="auto"/>
              <w:rPr>
                <w:rFonts w:ascii="Arial" w:hAnsi="Arial"/>
                <w:sz w:val="18"/>
              </w:rPr>
            </w:pPr>
            <w:proofErr w:type="spellStart"/>
            <w:r>
              <w:rPr>
                <w:rFonts w:ascii="Arial" w:hAnsi="Arial"/>
                <w:sz w:val="18"/>
              </w:rPr>
              <w:lastRenderedPageBreak/>
              <w:t>consumerSubscriptionID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4A5322E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26F5AD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provided by the subscriber for event to subscription traceability within the consumer realm.</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4FE24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4CA6C1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574475F1" w14:textId="77777777" w:rsidR="006A1F52" w:rsidRDefault="006A1F52" w:rsidP="006A1F5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70" w:author="Author"/>
              </w:rPr>
            </w:pPr>
            <w:ins w:id="471" w:author="Author">
              <w:r>
                <w:t>x-isAlwaysPresent:</w:t>
              </w:r>
              <w:r>
                <w:tab/>
                <w:t>False</w:t>
              </w:r>
            </w:ins>
          </w:p>
          <w:p w14:paraId="34A2377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4E3629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0EDCE46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4B32BED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74D06199" w14:textId="2FE8E1B8"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del w:id="472" w:author="Author">
              <w:r w:rsidDel="006A1F52">
                <w:delText>nullable:</w:delText>
              </w:r>
              <w:r w:rsidDel="006A1F52">
                <w:tab/>
                <w:delText>False</w:delText>
              </w:r>
            </w:del>
          </w:p>
        </w:tc>
      </w:tr>
      <w:tr w:rsidR="00ED3BB7" w14:paraId="0DAD271E"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6D39E7B" w14:textId="77777777" w:rsidR="00ED3BB7" w:rsidRDefault="00ED3BB7" w:rsidP="00775EDC">
            <w:pPr>
              <w:widowControl w:val="0"/>
              <w:spacing w:after="0" w:line="252" w:lineRule="auto"/>
              <w:rPr>
                <w:rFonts w:ascii="Arial" w:hAnsi="Arial"/>
                <w:sz w:val="18"/>
              </w:rPr>
            </w:pPr>
            <w:proofErr w:type="spellStart"/>
            <w:r>
              <w:rPr>
                <w:rFonts w:ascii="Arial" w:hAnsi="Arial"/>
                <w:sz w:val="18"/>
              </w:rPr>
              <w:t>alarmNotificationType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6F739A9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0FE7EC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This is an enumerated set of values which identify the type of notification being sent to the subscriber.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E517B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6EEFE4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99DEC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readOnly: </w:t>
            </w:r>
            <w:r>
              <w:tab/>
              <w:t xml:space="preserve"> True</w:t>
            </w:r>
          </w:p>
          <w:p w14:paraId="6A7729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8871E0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297CB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45D7F37" w14:textId="0D9F2A2E" w:rsidR="00ED3BB7" w:rsidDel="00CB134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73" w:author="Author"/>
              </w:rPr>
            </w:pPr>
            <w:del w:id="474" w:author="Author">
              <w:r w:rsidDel="00CB134B">
                <w:delText>nullable:</w:delText>
              </w:r>
              <w:r w:rsidDel="00CB134B">
                <w:tab/>
                <w:delText>False</w:delText>
              </w:r>
            </w:del>
          </w:p>
          <w:p w14:paraId="51E62B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enum:</w:t>
            </w:r>
          </w:p>
          <w:p w14:paraId="0620F659" w14:textId="77777777" w:rsidR="00ED3BB7" w:rsidRDefault="00ED3BB7" w:rsidP="00775EDC">
            <w:pPr>
              <w:pStyle w:val="PL"/>
            </w:pPr>
            <w:r>
              <w:t xml:space="preserve">   - NEW</w:t>
            </w:r>
          </w:p>
          <w:p w14:paraId="39976410" w14:textId="77777777" w:rsidR="00ED3BB7" w:rsidRDefault="00ED3BB7" w:rsidP="00775EDC">
            <w:pPr>
              <w:pStyle w:val="PL"/>
            </w:pPr>
            <w:r>
              <w:t xml:space="preserve">   - CHANGE</w:t>
            </w:r>
          </w:p>
          <w:p w14:paraId="7FE68855" w14:textId="77777777" w:rsidR="00ED3BB7" w:rsidRDefault="00ED3BB7" w:rsidP="00775EDC">
            <w:pPr>
              <w:pStyle w:val="PL"/>
            </w:pPr>
            <w:r>
              <w:t xml:space="preserve">   - CLEAR</w:t>
            </w:r>
          </w:p>
          <w:p w14:paraId="4A0932DE" w14:textId="77777777" w:rsidR="00ED3BB7" w:rsidRDefault="00ED3BB7" w:rsidP="00775EDC">
            <w:pPr>
              <w:pStyle w:val="PL"/>
            </w:pPr>
            <w:r>
              <w:t xml:space="preserve">   - ACKNOWLEDGE</w:t>
            </w:r>
          </w:p>
          <w:p w14:paraId="5DF15094" w14:textId="77777777" w:rsidR="00ED3BB7" w:rsidRDefault="00ED3BB7" w:rsidP="00775EDC">
            <w:pPr>
              <w:pStyle w:val="PL"/>
            </w:pPr>
          </w:p>
        </w:tc>
      </w:tr>
      <w:tr w:rsidR="00ED3BB7" w14:paraId="7C54EFDF"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6C26C36" w14:textId="77777777" w:rsidR="00ED3BB7" w:rsidRDefault="00ED3BB7" w:rsidP="00775EDC">
            <w:pPr>
              <w:widowControl w:val="0"/>
              <w:spacing w:after="0" w:line="252" w:lineRule="auto"/>
              <w:rPr>
                <w:rFonts w:ascii="Arial" w:hAnsi="Arial"/>
                <w:sz w:val="18"/>
              </w:rPr>
            </w:pPr>
            <w:proofErr w:type="spellStart"/>
            <w:r>
              <w:rPr>
                <w:rFonts w:ascii="Arial" w:hAnsi="Arial"/>
                <w:sz w:val="18"/>
              </w:rPr>
              <w:t>objectRef</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BBE23F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875A39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is a URL entry to the </w:t>
            </w:r>
            <w:proofErr w:type="spellStart"/>
            <w:r w:rsidRPr="00F34FA5">
              <w:rPr>
                <w:rFonts w:ascii="Arial" w:hAnsi="Arial" w:cs="Arial"/>
                <w:sz w:val="18"/>
                <w:szCs w:val="18"/>
              </w:rPr>
              <w:t>AlarmEventRecord</w:t>
            </w:r>
            <w:proofErr w:type="spellEnd"/>
            <w:r w:rsidRPr="00F34FA5">
              <w:rPr>
                <w:rFonts w:ascii="Arial" w:hAnsi="Arial" w:cs="Arial"/>
                <w:sz w:val="18"/>
                <w:szCs w:val="18"/>
              </w:rPr>
              <w:t xml:space="preserve"> for this notification within the </w:t>
            </w:r>
            <w:proofErr w:type="spellStart"/>
            <w:r w:rsidRPr="00F34FA5">
              <w:rPr>
                <w:rFonts w:ascii="Arial" w:hAnsi="Arial" w:cs="Arial"/>
                <w:sz w:val="18"/>
                <w:szCs w:val="18"/>
              </w:rPr>
              <w:t>AlarmList</w:t>
            </w:r>
            <w:proofErr w:type="spellEnd"/>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41216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4FABD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7236A6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3598C5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40D235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5B4D19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37DD7C93" w14:textId="3DCDA336" w:rsidR="00ED3BB7" w:rsidDel="00CB134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475" w:author="Author"/>
              </w:rPr>
            </w:pPr>
            <w:del w:id="476" w:author="Author">
              <w:r w:rsidDel="00CB134B">
                <w:delText>nullable:</w:delText>
              </w:r>
              <w:r w:rsidDel="00CB134B">
                <w:tab/>
                <w:delText>False</w:delText>
              </w:r>
            </w:del>
          </w:p>
          <w:p w14:paraId="4700DEA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url</w:t>
            </w:r>
          </w:p>
          <w:p w14:paraId="0769AE6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4AD0313"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1833645" w14:textId="77777777" w:rsidR="00ED3BB7" w:rsidRDefault="00ED3BB7" w:rsidP="00775EDC">
            <w:pPr>
              <w:widowControl w:val="0"/>
              <w:spacing w:after="0" w:line="252" w:lineRule="auto"/>
              <w:rPr>
                <w:rFonts w:ascii="Arial" w:hAnsi="Arial"/>
                <w:sz w:val="18"/>
              </w:rPr>
            </w:pPr>
            <w:proofErr w:type="spellStart"/>
            <w:r>
              <w:rPr>
                <w:rFonts w:ascii="Arial" w:hAnsi="Arial"/>
                <w:sz w:val="18"/>
              </w:rPr>
              <w:t>alarmEventRecord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1C5E37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AlarmEventRecord</w:t>
            </w:r>
            <w:proofErr w:type="spellEnd"/>
          </w:p>
          <w:p w14:paraId="1FB3088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is a copy of the </w:t>
            </w:r>
            <w:proofErr w:type="spellStart"/>
            <w:r w:rsidRPr="00F34FA5">
              <w:rPr>
                <w:rFonts w:ascii="Arial" w:hAnsi="Arial" w:cs="Arial"/>
                <w:sz w:val="18"/>
                <w:szCs w:val="18"/>
              </w:rPr>
              <w:t>AlarmEventRecord</w:t>
            </w:r>
            <w:proofErr w:type="spellEnd"/>
            <w:r w:rsidRPr="00F34FA5">
              <w:rPr>
                <w:rFonts w:ascii="Arial" w:hAnsi="Arial" w:cs="Arial"/>
                <w:sz w:val="18"/>
                <w:szCs w:val="18"/>
              </w:rPr>
              <w:t xml:space="preserve"> associated with this event preventing the need for the alarm consumer to do a read after the notification is received.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25A9F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99574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55AA8D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0B037A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1F8295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6FAD19A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5EBDD536" w14:textId="0355B68A" w:rsidR="00ED3BB7" w:rsidDel="00CB134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477" w:author="Author"/>
              </w:rPr>
            </w:pPr>
            <w:del w:id="478" w:author="Author">
              <w:r w:rsidDel="00CB134B">
                <w:delText>nullable:</w:delText>
              </w:r>
              <w:r w:rsidDel="00CB134B">
                <w:tab/>
                <w:delText>False</w:delText>
              </w:r>
            </w:del>
          </w:p>
          <w:p w14:paraId="33A965A4" w14:textId="77777777" w:rsidR="00ED3BB7" w:rsidRDefault="00ED3BB7" w:rsidP="00CB134B">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bl>
    <w:p w14:paraId="7C5B8FBE" w14:textId="77777777" w:rsidR="00ED3BB7" w:rsidRDefault="00ED3BB7" w:rsidP="00ED3BB7">
      <w:pPr>
        <w:widowControl w:val="0"/>
      </w:pPr>
    </w:p>
    <w:p w14:paraId="5FA673CB" w14:textId="77777777" w:rsidR="00ED3BB7" w:rsidRDefault="00ED3BB7" w:rsidP="00ED3BB7">
      <w:pPr>
        <w:pStyle w:val="Heading6"/>
      </w:pPr>
      <w:r>
        <w:t>4.2.1.4.11.3</w:t>
      </w:r>
      <w:r>
        <w:tab/>
        <w:t>Attribute constraints</w:t>
      </w:r>
    </w:p>
    <w:p w14:paraId="0FB511AF" w14:textId="77777777" w:rsidR="00ED3BB7" w:rsidRPr="00FE7385" w:rsidRDefault="00ED3BB7" w:rsidP="00ED3BB7">
      <w:pPr>
        <w:rPr>
          <w:i/>
        </w:rPr>
      </w:pPr>
      <w:r>
        <w:t>None</w:t>
      </w:r>
      <w:r w:rsidRPr="00FE7385">
        <w:rPr>
          <w:i/>
        </w:rPr>
        <w:t>.</w:t>
      </w:r>
    </w:p>
    <w:p w14:paraId="30741F5F" w14:textId="77777777" w:rsidR="00ED3BB7" w:rsidRDefault="00ED3BB7" w:rsidP="00ED3BB7">
      <w:pPr>
        <w:pStyle w:val="Heading6"/>
      </w:pPr>
      <w:r>
        <w:t>4.2.1.4.11.4</w:t>
      </w:r>
      <w:r>
        <w:tab/>
      </w:r>
      <w:r>
        <w:tab/>
        <w:t>State diagram</w:t>
      </w:r>
    </w:p>
    <w:p w14:paraId="71E44D36" w14:textId="77777777" w:rsidR="00ED3BB7" w:rsidRPr="00FE7385" w:rsidRDefault="00ED3BB7" w:rsidP="00ED3BB7">
      <w:pPr>
        <w:rPr>
          <w:i/>
        </w:rPr>
      </w:pPr>
      <w:r>
        <w:t>None</w:t>
      </w:r>
      <w:r w:rsidRPr="00FE7385">
        <w:rPr>
          <w:i/>
        </w:rPr>
        <w:t>.</w:t>
      </w:r>
    </w:p>
    <w:p w14:paraId="5E72F851" w14:textId="77777777" w:rsidR="00ED3BB7" w:rsidRDefault="00ED3BB7" w:rsidP="00ED3BB7">
      <w:pPr>
        <w:pStyle w:val="Heading5"/>
      </w:pPr>
      <w:r>
        <w:t>4.2.1.4.12</w:t>
      </w:r>
      <w:r>
        <w:tab/>
      </w:r>
      <w:proofErr w:type="spellStart"/>
      <w:r>
        <w:t>AlarmSubscription</w:t>
      </w:r>
      <w:proofErr w:type="spellEnd"/>
    </w:p>
    <w:p w14:paraId="7BAD243F" w14:textId="77777777" w:rsidR="00ED3BB7" w:rsidRDefault="00ED3BB7" w:rsidP="00ED3BB7">
      <w:pPr>
        <w:pStyle w:val="Heading6"/>
      </w:pPr>
      <w:r>
        <w:t>4.2.1.4.12.1</w:t>
      </w:r>
      <w:r>
        <w:tab/>
        <w:t>Definition</w:t>
      </w:r>
    </w:p>
    <w:p w14:paraId="3C548983" w14:textId="77777777" w:rsidR="00ED3BB7" w:rsidRDefault="00ED3BB7" w:rsidP="00ED3BB7">
      <w:r>
        <w:t xml:space="preserve">The </w:t>
      </w:r>
      <w:proofErr w:type="spellStart"/>
      <w:r>
        <w:t>AlarmSubscription</w:t>
      </w:r>
      <w:proofErr w:type="spellEnd"/>
      <w:r>
        <w:t xml:space="preserve"> represents a consumer wishing to be notified when specified alarm conditions occur.</w:t>
      </w:r>
    </w:p>
    <w:p w14:paraId="122C2D8D" w14:textId="77777777" w:rsidR="00ED3BB7" w:rsidRDefault="00ED3BB7" w:rsidP="00ED3BB7">
      <w:r>
        <w:t xml:space="preserve">The </w:t>
      </w:r>
      <w:proofErr w:type="spellStart"/>
      <w:r>
        <w:t>AlarmSubscription</w:t>
      </w:r>
      <w:proofErr w:type="spellEnd"/>
      <w:r>
        <w:t xml:space="preserve"> can be filtered by criteria based on the type of notification of fields of the </w:t>
      </w:r>
      <w:proofErr w:type="spellStart"/>
      <w:r>
        <w:t>AlarmEventRecord</w:t>
      </w:r>
      <w:proofErr w:type="spellEnd"/>
      <w:r>
        <w:t>.</w:t>
      </w:r>
    </w:p>
    <w:p w14:paraId="43DC2E39" w14:textId="77777777" w:rsidR="00ED3BB7" w:rsidRPr="009542A4" w:rsidRDefault="00ED3BB7" w:rsidP="00ED3BB7">
      <w:pPr>
        <w:pStyle w:val="TH"/>
      </w:pPr>
      <w:bookmarkStart w:id="479" w:name="_Toc161722120"/>
      <w:bookmarkStart w:id="480" w:name="_Toc193779755"/>
      <w:bookmarkStart w:id="481" w:name="_Toc202768206"/>
      <w:r>
        <w:lastRenderedPageBreak/>
        <w:t>Table 4.2.1.4.12.</w:t>
      </w:r>
      <w:r w:rsidRPr="00553E2C">
        <w:t>1-1 Subscription Requirements</w:t>
      </w:r>
      <w:bookmarkEnd w:id="479"/>
      <w:bookmarkEnd w:id="480"/>
      <w:bookmarkEnd w:id="481"/>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23BE866B"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70E61CCB" w14:textId="77777777" w:rsidR="00ED3BB7" w:rsidRDefault="00ED3BB7" w:rsidP="00775EDC">
            <w:pPr>
              <w:pStyle w:val="TAH"/>
            </w:pPr>
            <w:r>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46EB7AA7" w14:textId="77777777" w:rsidR="00ED3BB7" w:rsidRDefault="00ED3BB7" w:rsidP="00775EDC">
            <w:pPr>
              <w:pStyle w:val="TAH"/>
            </w:pPr>
            <w: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52CD2984" w14:textId="77777777" w:rsidR="00ED3BB7" w:rsidRDefault="00ED3BB7" w:rsidP="00775EDC">
            <w:pPr>
              <w:pStyle w:val="TAH"/>
            </w:pPr>
            <w:r>
              <w:t>Comment</w:t>
            </w:r>
          </w:p>
        </w:tc>
      </w:tr>
      <w:tr w:rsidR="00ED3BB7" w14:paraId="1CD7D2A9"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5F378C10" w14:textId="77777777" w:rsidR="00ED3BB7" w:rsidRDefault="00ED3BB7" w:rsidP="00775EDC">
            <w:pPr>
              <w:pStyle w:val="TAL"/>
              <w:rPr>
                <w:rFonts w:cs="Arial"/>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71052FCE" w14:textId="77777777" w:rsidR="00ED3BB7" w:rsidRDefault="00ED3BB7" w:rsidP="00775EDC">
            <w:pPr>
              <w:pStyle w:val="TAL"/>
              <w:jc w:val="center"/>
            </w:pPr>
            <w:r>
              <w:rPr>
                <w:rStyle w:val="ui-provider"/>
              </w:rPr>
              <w:t xml:space="preserve"> REQ-ORC-O2-14</w:t>
            </w:r>
          </w:p>
        </w:tc>
        <w:tc>
          <w:tcPr>
            <w:tcW w:w="1715" w:type="pct"/>
            <w:tcBorders>
              <w:top w:val="single" w:sz="6" w:space="0" w:color="auto"/>
              <w:left w:val="single" w:sz="6" w:space="0" w:color="auto"/>
              <w:bottom w:val="single" w:sz="6" w:space="0" w:color="auto"/>
              <w:right w:val="single" w:sz="4" w:space="0" w:color="auto"/>
            </w:tcBorders>
            <w:hideMark/>
          </w:tcPr>
          <w:p w14:paraId="6F07E48C" w14:textId="77777777" w:rsidR="00ED3BB7" w:rsidRDefault="00ED3BB7" w:rsidP="00775EDC"/>
        </w:tc>
      </w:tr>
      <w:tr w:rsidR="00ED3BB7" w14:paraId="2C487CAD"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1EB9645B" w14:textId="77777777" w:rsidR="00ED3BB7" w:rsidRDefault="00ED3BB7" w:rsidP="00775EDC">
            <w:pPr>
              <w:pStyle w:val="TAL"/>
            </w:pPr>
            <w:r>
              <w:rPr>
                <w:rStyle w:val="ui-provider"/>
              </w:rPr>
              <w:t>O-RAN.WG6.ORCH-USE-CASES</w:t>
            </w:r>
            <w: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494BAB0F" w14:textId="77777777" w:rsidR="00ED3BB7" w:rsidRDefault="00ED3BB7" w:rsidP="00775EDC">
            <w:pPr>
              <w:pStyle w:val="TAL"/>
              <w:jc w:val="center"/>
            </w:pPr>
            <w:r>
              <w:rPr>
                <w:rStyle w:val="ui-provider"/>
              </w:rPr>
              <w:t xml:space="preserve"> REQ-ORC-O2-15</w:t>
            </w:r>
          </w:p>
        </w:tc>
        <w:tc>
          <w:tcPr>
            <w:tcW w:w="1715" w:type="pct"/>
            <w:tcBorders>
              <w:top w:val="single" w:sz="6" w:space="0" w:color="auto"/>
              <w:left w:val="single" w:sz="6" w:space="0" w:color="auto"/>
              <w:bottom w:val="single" w:sz="6" w:space="0" w:color="auto"/>
              <w:right w:val="single" w:sz="4" w:space="0" w:color="auto"/>
            </w:tcBorders>
            <w:hideMark/>
          </w:tcPr>
          <w:p w14:paraId="76EE3A88" w14:textId="77777777" w:rsidR="00ED3BB7" w:rsidRDefault="00ED3BB7" w:rsidP="00775EDC"/>
        </w:tc>
      </w:tr>
    </w:tbl>
    <w:p w14:paraId="73E3C9B1" w14:textId="77777777" w:rsidR="00ED3BB7" w:rsidRDefault="00ED3BB7" w:rsidP="00ED3BB7">
      <w:pPr>
        <w:pStyle w:val="Heading6"/>
      </w:pPr>
      <w:r>
        <w:t>4.2.1.4.12.2</w:t>
      </w:r>
      <w:r>
        <w:tab/>
        <w:t>Attributes</w:t>
      </w:r>
    </w:p>
    <w:p w14:paraId="04BD8B22" w14:textId="77777777" w:rsidR="00ED3BB7" w:rsidRPr="009542A4" w:rsidRDefault="00ED3BB7" w:rsidP="00ED3BB7">
      <w:pPr>
        <w:pStyle w:val="TH"/>
      </w:pPr>
      <w:bookmarkStart w:id="482" w:name="_Toc161722121"/>
      <w:bookmarkStart w:id="483" w:name="_Toc193779756"/>
      <w:bookmarkStart w:id="484" w:name="_Toc202768207"/>
      <w:r>
        <w:t>Table 4.2.1.4.12</w:t>
      </w:r>
      <w:r w:rsidRPr="009E3654">
        <w:t>.2</w:t>
      </w:r>
      <w:r>
        <w:t>-</w:t>
      </w:r>
      <w:r w:rsidRPr="009E3654">
        <w:t xml:space="preserve">1 Attributes Properties for </w:t>
      </w:r>
      <w:proofErr w:type="spellStart"/>
      <w:r>
        <w:t>Alarm</w:t>
      </w:r>
      <w:r w:rsidRPr="009E3654">
        <w:t>Subscription</w:t>
      </w:r>
      <w:bookmarkEnd w:id="482"/>
      <w:bookmarkEnd w:id="483"/>
      <w:bookmarkEnd w:id="484"/>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704E4563"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768F4654"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718A0072" w14:textId="77777777" w:rsidR="00ED3BB7" w:rsidRPr="00DF6E62" w:rsidRDefault="00ED3BB7" w:rsidP="00775EDC">
            <w:pPr>
              <w:widowControl w:val="0"/>
              <w:spacing w:after="0" w:line="252"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6400009"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7E215A71"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05C8EB4B" w14:textId="77777777" w:rsidR="00ED3BB7" w:rsidRDefault="00ED3BB7" w:rsidP="00775EDC">
            <w:pPr>
              <w:widowControl w:val="0"/>
              <w:spacing w:after="0" w:line="252" w:lineRule="auto"/>
              <w:rPr>
                <w:rFonts w:ascii="Arial" w:hAnsi="Arial"/>
                <w:sz w:val="18"/>
              </w:rPr>
            </w:pPr>
            <w:proofErr w:type="spellStart"/>
            <w:r>
              <w:rPr>
                <w:rFonts w:ascii="Arial" w:hAnsi="Arial"/>
                <w:sz w:val="18"/>
              </w:rPr>
              <w:t>alarmSubscriptionId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7F7475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4784C5D"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subscription. Locally unique within the scope of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61666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4623B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7919A6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57DD59C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61C9100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7978273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1184766B" w14:textId="2F812DF3" w:rsidR="00ED3BB7" w:rsidDel="00F26F2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485" w:author="Author"/>
              </w:rPr>
            </w:pPr>
            <w:del w:id="486" w:author="Author">
              <w:r w:rsidDel="00F26F23">
                <w:delText>nullable:</w:delText>
              </w:r>
              <w:r w:rsidDel="00F26F23">
                <w:tab/>
                <w:delText>False</w:delText>
              </w:r>
            </w:del>
          </w:p>
          <w:p w14:paraId="21BFA4D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uuid</w:t>
            </w:r>
          </w:p>
          <w:p w14:paraId="502387E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6C7051A"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097A3B9" w14:textId="77777777" w:rsidR="00ED3BB7" w:rsidRDefault="00ED3BB7" w:rsidP="00775EDC">
            <w:pPr>
              <w:widowControl w:val="0"/>
              <w:spacing w:after="0" w:line="252" w:lineRule="auto"/>
              <w:rPr>
                <w:rFonts w:ascii="Arial" w:hAnsi="Arial"/>
                <w:sz w:val="18"/>
              </w:rPr>
            </w:pPr>
            <w:proofErr w:type="spellStart"/>
            <w:r>
              <w:rPr>
                <w:rFonts w:ascii="Arial" w:hAnsi="Arial"/>
                <w:sz w:val="18"/>
              </w:rPr>
              <w:t>consumerSubscriptionID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3470E80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A81CC4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consumer may provide its identifier for tracking, routing, or identifying the subscription used to report the event if a value was provided in the </w:t>
            </w:r>
            <w:proofErr w:type="spellStart"/>
            <w:r w:rsidRPr="00F34FA5">
              <w:rPr>
                <w:rFonts w:ascii="Arial" w:hAnsi="Arial" w:cs="Arial"/>
                <w:sz w:val="18"/>
                <w:szCs w:val="18"/>
              </w:rPr>
              <w:t>SubscriptionRequest</w:t>
            </w:r>
            <w:proofErr w:type="spellEnd"/>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08780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395BDEF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D1CFB4F" w14:textId="77777777" w:rsidR="00F26F23" w:rsidRDefault="00F26F23" w:rsidP="00F26F2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87" w:author="Author"/>
              </w:rPr>
            </w:pPr>
            <w:ins w:id="488" w:author="Author">
              <w:r>
                <w:t>x-isAlwaysPresent:</w:t>
              </w:r>
              <w:r>
                <w:tab/>
                <w:t>False</w:t>
              </w:r>
            </w:ins>
          </w:p>
          <w:p w14:paraId="14849A1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3E185C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47A8C13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3008A5A2" w14:textId="45992AC6"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del w:id="489" w:author="Author">
              <w:r w:rsidDel="00F26F23">
                <w:delText>nullable:</w:delText>
              </w:r>
              <w:r w:rsidDel="00F26F23">
                <w:tab/>
                <w:delText>True</w:delText>
              </w:r>
            </w:del>
          </w:p>
        </w:tc>
      </w:tr>
      <w:tr w:rsidR="00ED3BB7" w14:paraId="34042383"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C1B9AB3" w14:textId="77777777" w:rsidR="00ED3BB7" w:rsidRDefault="00ED3BB7" w:rsidP="00775EDC">
            <w:pPr>
              <w:widowControl w:val="0"/>
              <w:spacing w:after="0" w:line="252" w:lineRule="auto"/>
              <w:rPr>
                <w:rFonts w:ascii="Arial" w:hAnsi="Arial"/>
                <w:sz w:val="18"/>
              </w:rPr>
            </w:pPr>
            <w:r>
              <w:rPr>
                <w:rFonts w:ascii="Arial" w:hAnsi="Arial"/>
                <w:sz w:val="18"/>
              </w:rPr>
              <w:t>filter</w:t>
            </w:r>
          </w:p>
        </w:tc>
        <w:tc>
          <w:tcPr>
            <w:tcW w:w="2793" w:type="dxa"/>
            <w:tcBorders>
              <w:top w:val="single" w:sz="4" w:space="0" w:color="auto"/>
              <w:left w:val="single" w:sz="4" w:space="0" w:color="auto"/>
              <w:bottom w:val="single" w:sz="4" w:space="0" w:color="auto"/>
              <w:right w:val="single" w:sz="4" w:space="0" w:color="auto"/>
            </w:tcBorders>
            <w:hideMark/>
          </w:tcPr>
          <w:p w14:paraId="3A0AA03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4B139F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Criteria for events which do not need to be reported or will be filtered by the subscription notification service. Therefore, if a filter is not provided then all events are reported.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E0AA13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8D769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4035553" w14:textId="77777777" w:rsidR="00F26F23" w:rsidRDefault="00F26F23" w:rsidP="00F26F2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490" w:author="Author"/>
              </w:rPr>
            </w:pPr>
            <w:ins w:id="491" w:author="Author">
              <w:r>
                <w:t>x-isAlwaysPresent:</w:t>
              </w:r>
              <w:r>
                <w:tab/>
                <w:t>False</w:t>
              </w:r>
            </w:ins>
          </w:p>
          <w:p w14:paraId="5AFA78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5F0C4D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0BC6E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7EFE03C" w14:textId="2D169C6D" w:rsidR="00ED3BB7" w:rsidDel="00F26F2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492" w:author="Author"/>
              </w:rPr>
            </w:pPr>
            <w:del w:id="493" w:author="Author">
              <w:r w:rsidDel="00F26F23">
                <w:delText>nullable:</w:delText>
              </w:r>
              <w:r w:rsidDel="00F26F23">
                <w:tab/>
                <w:delText>False</w:delText>
              </w:r>
            </w:del>
          </w:p>
          <w:p w14:paraId="387A266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enum:</w:t>
            </w:r>
          </w:p>
          <w:p w14:paraId="412017A2" w14:textId="77777777" w:rsidR="00ED3BB7" w:rsidRDefault="00ED3BB7" w:rsidP="00775EDC">
            <w:pPr>
              <w:pStyle w:val="PL"/>
            </w:pPr>
            <w:r>
              <w:t xml:space="preserve">   - NEW</w:t>
            </w:r>
          </w:p>
          <w:p w14:paraId="07377001" w14:textId="77777777" w:rsidR="00ED3BB7" w:rsidRDefault="00ED3BB7" w:rsidP="00775EDC">
            <w:pPr>
              <w:pStyle w:val="PL"/>
            </w:pPr>
            <w:r>
              <w:t xml:space="preserve">   - CHANGE</w:t>
            </w:r>
          </w:p>
          <w:p w14:paraId="74D09B25" w14:textId="77777777" w:rsidR="00ED3BB7" w:rsidRDefault="00ED3BB7" w:rsidP="00775EDC">
            <w:pPr>
              <w:pStyle w:val="PL"/>
            </w:pPr>
            <w:r>
              <w:t xml:space="preserve">   - CLEAR</w:t>
            </w:r>
          </w:p>
          <w:p w14:paraId="01DCD0E8" w14:textId="77777777" w:rsidR="00ED3BB7" w:rsidRDefault="00ED3BB7" w:rsidP="00775EDC">
            <w:pPr>
              <w:pStyle w:val="PL"/>
            </w:pPr>
            <w:r>
              <w:t xml:space="preserve">   - ACKNOWLEDGE</w:t>
            </w:r>
          </w:p>
          <w:p w14:paraId="0F470E81" w14:textId="77777777" w:rsidR="00ED3BB7" w:rsidRDefault="00ED3BB7" w:rsidP="00775EDC">
            <w:pPr>
              <w:pStyle w:val="PL"/>
            </w:pPr>
          </w:p>
        </w:tc>
      </w:tr>
      <w:tr w:rsidR="00ED3BB7" w14:paraId="4D98213E"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DD32F5C" w14:textId="77777777" w:rsidR="00ED3BB7" w:rsidRDefault="00ED3BB7" w:rsidP="00775EDC">
            <w:pPr>
              <w:widowControl w:val="0"/>
              <w:spacing w:after="0" w:line="252" w:lineRule="auto"/>
              <w:rPr>
                <w:rFonts w:ascii="Arial" w:hAnsi="Arial"/>
                <w:sz w:val="18"/>
              </w:rPr>
            </w:pPr>
            <w:r>
              <w:rPr>
                <w:rFonts w:ascii="Arial" w:hAnsi="Arial"/>
                <w:sz w:val="18"/>
              </w:rPr>
              <w:t>callback</w:t>
            </w:r>
          </w:p>
        </w:tc>
        <w:tc>
          <w:tcPr>
            <w:tcW w:w="2793" w:type="dxa"/>
            <w:tcBorders>
              <w:top w:val="single" w:sz="4" w:space="0" w:color="auto"/>
              <w:left w:val="single" w:sz="4" w:space="0" w:color="auto"/>
              <w:bottom w:val="single" w:sz="4" w:space="0" w:color="auto"/>
              <w:right w:val="single" w:sz="4" w:space="0" w:color="auto"/>
            </w:tcBorders>
            <w:hideMark/>
          </w:tcPr>
          <w:p w14:paraId="49CC9CE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9AD65B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URI of the callback to which notifications are delivered to.</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C244F7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8083E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2F4DB5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533F8EA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485090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55C77DE4" w14:textId="3AA05B79" w:rsidR="00ED3BB7" w:rsidDel="00F26F2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494" w:author="Author"/>
              </w:rPr>
            </w:pPr>
            <w:del w:id="495" w:author="Author">
              <w:r w:rsidDel="00F26F23">
                <w:delText>nullable:</w:delText>
              </w:r>
              <w:r w:rsidDel="00F26F23">
                <w:tab/>
                <w:delText>False</w:delText>
              </w:r>
            </w:del>
          </w:p>
          <w:p w14:paraId="613584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url</w:t>
            </w:r>
          </w:p>
          <w:p w14:paraId="5D3822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604016CC" w14:textId="77777777" w:rsidR="00ED3BB7" w:rsidRDefault="00ED3BB7" w:rsidP="00ED3BB7">
      <w:pPr>
        <w:widowControl w:val="0"/>
      </w:pPr>
    </w:p>
    <w:p w14:paraId="15B770B2" w14:textId="77777777" w:rsidR="00ED3BB7" w:rsidRDefault="00ED3BB7" w:rsidP="00ED3BB7">
      <w:pPr>
        <w:pStyle w:val="Heading6"/>
      </w:pPr>
      <w:r>
        <w:t>4.2.1.4.12.3</w:t>
      </w:r>
      <w:r>
        <w:tab/>
        <w:t>Attribute constraints</w:t>
      </w:r>
    </w:p>
    <w:p w14:paraId="396B1550" w14:textId="77777777" w:rsidR="00ED3BB7" w:rsidRPr="00FE7385" w:rsidRDefault="00ED3BB7" w:rsidP="00ED3BB7">
      <w:pPr>
        <w:rPr>
          <w:i/>
        </w:rPr>
      </w:pPr>
      <w:r>
        <w:t>None</w:t>
      </w:r>
      <w:r w:rsidRPr="00FE7385">
        <w:rPr>
          <w:i/>
        </w:rPr>
        <w:t>.</w:t>
      </w:r>
    </w:p>
    <w:p w14:paraId="5C1D5DD3" w14:textId="77777777" w:rsidR="00ED3BB7" w:rsidRDefault="00ED3BB7" w:rsidP="00ED3BB7">
      <w:pPr>
        <w:pStyle w:val="Heading6"/>
      </w:pPr>
      <w:r>
        <w:t>4.2.1.4.12.4</w:t>
      </w:r>
      <w:r>
        <w:tab/>
      </w:r>
      <w:r>
        <w:tab/>
        <w:t>State diagram</w:t>
      </w:r>
    </w:p>
    <w:p w14:paraId="6DA55798" w14:textId="77777777" w:rsidR="00ED3BB7" w:rsidRPr="00FE7385" w:rsidRDefault="00ED3BB7" w:rsidP="00ED3BB7">
      <w:pPr>
        <w:rPr>
          <w:i/>
        </w:rPr>
      </w:pPr>
      <w:r>
        <w:t>None</w:t>
      </w:r>
      <w:r w:rsidRPr="00FE7385">
        <w:rPr>
          <w:i/>
        </w:rPr>
        <w:t>.</w:t>
      </w:r>
    </w:p>
    <w:p w14:paraId="7B1E4A4A" w14:textId="77777777" w:rsidR="00ED3BB7" w:rsidRDefault="00ED3BB7" w:rsidP="00ED3BB7">
      <w:pPr>
        <w:pStyle w:val="Heading5"/>
      </w:pPr>
      <w:r>
        <w:t>4.2.1.4.13</w:t>
      </w:r>
      <w:r>
        <w:tab/>
      </w:r>
      <w:proofErr w:type="spellStart"/>
      <w:r>
        <w:t>AlarmList</w:t>
      </w:r>
      <w:proofErr w:type="spellEnd"/>
    </w:p>
    <w:p w14:paraId="541504A0" w14:textId="77777777" w:rsidR="00ED3BB7" w:rsidRDefault="00ED3BB7" w:rsidP="00ED3BB7">
      <w:pPr>
        <w:pStyle w:val="Heading6"/>
      </w:pPr>
      <w:r>
        <w:t>4.2.1.4.13.1</w:t>
      </w:r>
      <w:r>
        <w:tab/>
        <w:t>Definition</w:t>
      </w:r>
    </w:p>
    <w:p w14:paraId="455F3ED3" w14:textId="77777777" w:rsidR="00ED3BB7" w:rsidRDefault="00ED3BB7" w:rsidP="00ED3BB7">
      <w:r>
        <w:t xml:space="preserve">The </w:t>
      </w:r>
      <w:proofErr w:type="spellStart"/>
      <w:r>
        <w:t>AlarmList</w:t>
      </w:r>
      <w:proofErr w:type="spellEnd"/>
      <w:r>
        <w:t xml:space="preserve"> represents the configuration parameters of the </w:t>
      </w:r>
      <w:proofErr w:type="spellStart"/>
      <w:r>
        <w:t>AlarmList</w:t>
      </w:r>
      <w:proofErr w:type="spellEnd"/>
      <w:r>
        <w:t xml:space="preserve"> and the list of </w:t>
      </w:r>
      <w:proofErr w:type="spellStart"/>
      <w:r>
        <w:t>AlarmEventRecords</w:t>
      </w:r>
      <w:proofErr w:type="spellEnd"/>
      <w:r>
        <w:t xml:space="preserve"> currently maintained in the O-Cloud.</w:t>
      </w:r>
    </w:p>
    <w:p w14:paraId="71F9F02D" w14:textId="77777777" w:rsidR="00ED3BB7" w:rsidRDefault="00ED3BB7" w:rsidP="00ED3BB7">
      <w:pPr>
        <w:pStyle w:val="TH"/>
      </w:pPr>
      <w:bookmarkStart w:id="496" w:name="_Toc161722122"/>
      <w:bookmarkStart w:id="497" w:name="_Toc193779757"/>
      <w:bookmarkStart w:id="498" w:name="_Toc202768208"/>
      <w:r>
        <w:lastRenderedPageBreak/>
        <w:t xml:space="preserve">Table 4.2.1.4.13.1-1 </w:t>
      </w:r>
      <w:proofErr w:type="spellStart"/>
      <w:r>
        <w:t>AlarmList</w:t>
      </w:r>
      <w:proofErr w:type="spellEnd"/>
      <w:r>
        <w:t xml:space="preserve"> Requirements</w:t>
      </w:r>
      <w:bookmarkEnd w:id="496"/>
      <w:bookmarkEnd w:id="497"/>
      <w:bookmarkEnd w:id="498"/>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1DD78021"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1C7FF226" w14:textId="77777777" w:rsidR="00ED3BB7" w:rsidRDefault="00ED3BB7" w:rsidP="00775EDC">
            <w:pPr>
              <w:pStyle w:val="TAH"/>
            </w:pPr>
            <w:r>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737962C2" w14:textId="77777777" w:rsidR="00ED3BB7" w:rsidRDefault="00ED3BB7" w:rsidP="00775EDC">
            <w:pPr>
              <w:pStyle w:val="TAH"/>
            </w:pPr>
            <w: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12CEAD35" w14:textId="77777777" w:rsidR="00ED3BB7" w:rsidRDefault="00ED3BB7" w:rsidP="00775EDC">
            <w:pPr>
              <w:pStyle w:val="TAH"/>
            </w:pPr>
            <w:r>
              <w:t>Comment</w:t>
            </w:r>
          </w:p>
        </w:tc>
      </w:tr>
      <w:tr w:rsidR="00ED3BB7" w14:paraId="21D5FD0C"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6F5B3C77" w14:textId="77777777" w:rsidR="00ED3BB7" w:rsidRDefault="00ED3BB7" w:rsidP="00775EDC">
            <w:pPr>
              <w:pStyle w:val="TAL"/>
              <w:rPr>
                <w:rFonts w:cs="Arial"/>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1A2B9034" w14:textId="77777777" w:rsidR="00ED3BB7" w:rsidRDefault="00ED3BB7" w:rsidP="00775EDC">
            <w:pPr>
              <w:jc w:val="center"/>
              <w:rPr>
                <w:rFonts w:ascii="Arial" w:hAnsi="Arial" w:cs="Arial"/>
                <w:sz w:val="18"/>
                <w:szCs w:val="18"/>
              </w:rPr>
            </w:pPr>
            <w:r>
              <w:rPr>
                <w:rFonts w:ascii="Arial" w:hAnsi="Arial" w:cs="Arial"/>
                <w:sz w:val="18"/>
                <w:szCs w:val="18"/>
              </w:rPr>
              <w:t xml:space="preserve"> [REQ-ORC-O2-74]</w:t>
            </w:r>
          </w:p>
        </w:tc>
        <w:tc>
          <w:tcPr>
            <w:tcW w:w="1715" w:type="pct"/>
            <w:tcBorders>
              <w:top w:val="single" w:sz="6" w:space="0" w:color="auto"/>
              <w:left w:val="single" w:sz="6" w:space="0" w:color="auto"/>
              <w:bottom w:val="single" w:sz="6" w:space="0" w:color="auto"/>
              <w:right w:val="single" w:sz="4" w:space="0" w:color="auto"/>
            </w:tcBorders>
            <w:hideMark/>
          </w:tcPr>
          <w:p w14:paraId="1447CED2" w14:textId="77777777" w:rsidR="00ED3BB7" w:rsidRDefault="00ED3BB7" w:rsidP="00775EDC">
            <w:pPr>
              <w:rPr>
                <w:rFonts w:ascii="Arial" w:hAnsi="Arial" w:cs="Arial"/>
                <w:sz w:val="18"/>
                <w:szCs w:val="18"/>
              </w:rPr>
            </w:pPr>
          </w:p>
        </w:tc>
      </w:tr>
      <w:tr w:rsidR="00ED3BB7" w14:paraId="33AC9B78"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29597606" w14:textId="77777777" w:rsidR="00ED3BB7" w:rsidRDefault="00ED3BB7" w:rsidP="00775EDC">
            <w:pPr>
              <w:pStyle w:val="TAL"/>
            </w:pPr>
            <w:r>
              <w:rPr>
                <w:rStyle w:val="ui-provider"/>
              </w:rPr>
              <w:t>O-RAN.WG6.ORCH-USE-CASES</w:t>
            </w:r>
            <w: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681194A7" w14:textId="77777777" w:rsidR="00ED3BB7" w:rsidRDefault="00ED3BB7" w:rsidP="00775EDC">
            <w:pPr>
              <w:pStyle w:val="TAL"/>
              <w:jc w:val="center"/>
            </w:pPr>
            <w:r>
              <w:rPr>
                <w:rFonts w:eastAsia="SimSun" w:cs="Arial"/>
                <w:szCs w:val="18"/>
                <w:lang w:eastAsia="zh-CN"/>
              </w:rPr>
              <w:t xml:space="preserve"> </w:t>
            </w:r>
            <w:r>
              <w:rPr>
                <w:rFonts w:cs="Arial"/>
                <w:szCs w:val="18"/>
              </w:rPr>
              <w:t>[REQ-ORC-O2-98]</w:t>
            </w:r>
          </w:p>
        </w:tc>
        <w:tc>
          <w:tcPr>
            <w:tcW w:w="1715" w:type="pct"/>
            <w:tcBorders>
              <w:top w:val="single" w:sz="6" w:space="0" w:color="auto"/>
              <w:left w:val="single" w:sz="6" w:space="0" w:color="auto"/>
              <w:bottom w:val="single" w:sz="6" w:space="0" w:color="auto"/>
              <w:right w:val="single" w:sz="4" w:space="0" w:color="auto"/>
            </w:tcBorders>
            <w:hideMark/>
          </w:tcPr>
          <w:p w14:paraId="0580A7A8" w14:textId="77777777" w:rsidR="00ED3BB7" w:rsidRDefault="00ED3BB7" w:rsidP="00775EDC"/>
        </w:tc>
      </w:tr>
    </w:tbl>
    <w:p w14:paraId="7FD51059" w14:textId="77777777" w:rsidR="00ED3BB7" w:rsidRDefault="00ED3BB7" w:rsidP="00ED3BB7">
      <w:pPr>
        <w:pStyle w:val="Heading6"/>
      </w:pPr>
      <w:r>
        <w:t>4.2.1.4.13.2</w:t>
      </w:r>
      <w:r>
        <w:tab/>
        <w:t>Attributes</w:t>
      </w:r>
    </w:p>
    <w:p w14:paraId="2BE12AA8" w14:textId="77777777" w:rsidR="00ED3BB7" w:rsidRDefault="00ED3BB7" w:rsidP="00ED3BB7">
      <w:pPr>
        <w:pStyle w:val="TH"/>
      </w:pPr>
      <w:bookmarkStart w:id="499" w:name="_Toc161722123"/>
      <w:bookmarkStart w:id="500" w:name="_Toc193779758"/>
      <w:bookmarkStart w:id="501" w:name="_Toc202768209"/>
      <w:r>
        <w:t xml:space="preserve">Table 4.2.1.4.13.2-1 Attributes Properties for </w:t>
      </w:r>
      <w:proofErr w:type="spellStart"/>
      <w:r>
        <w:t>AlarmList</w:t>
      </w:r>
      <w:bookmarkEnd w:id="499"/>
      <w:bookmarkEnd w:id="500"/>
      <w:bookmarkEnd w:id="501"/>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6A7288FC"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782E407A"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216C732C" w14:textId="77777777" w:rsidR="00ED3BB7" w:rsidRPr="00DF6E62" w:rsidRDefault="00ED3BB7" w:rsidP="00775EDC">
            <w:pPr>
              <w:widowControl w:val="0"/>
              <w:spacing w:after="0" w:line="252"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88B135C"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19E34B1F"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6FE2036" w14:textId="77777777" w:rsidR="00ED3BB7" w:rsidRDefault="00ED3BB7" w:rsidP="00775EDC">
            <w:pPr>
              <w:widowControl w:val="0"/>
              <w:spacing w:after="0" w:line="252" w:lineRule="auto"/>
              <w:rPr>
                <w:rFonts w:ascii="Arial" w:hAnsi="Arial"/>
                <w:sz w:val="18"/>
              </w:rPr>
            </w:pPr>
            <w:proofErr w:type="spellStart"/>
            <w:r>
              <w:rPr>
                <w:rFonts w:ascii="Arial" w:hAnsi="Arial"/>
                <w:sz w:val="18"/>
              </w:rPr>
              <w:t>retentionPeriod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E268A5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integer</w:t>
            </w:r>
          </w:p>
          <w:p w14:paraId="4795F37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Specifies the number of days to retain cleared/acknowledge alarms in the </w:t>
            </w:r>
            <w:proofErr w:type="spellStart"/>
            <w:r w:rsidRPr="00F34FA5">
              <w:rPr>
                <w:rFonts w:ascii="Arial" w:hAnsi="Arial" w:cs="Arial"/>
                <w:sz w:val="18"/>
                <w:szCs w:val="18"/>
              </w:rPr>
              <w:t>AlarmList</w:t>
            </w:r>
            <w:proofErr w:type="spellEnd"/>
            <w:r w:rsidRPr="00F34FA5">
              <w:rPr>
                <w:rFonts w:ascii="Arial" w:hAnsi="Arial" w:cs="Arial"/>
                <w:sz w:val="18"/>
                <w:szCs w:val="18"/>
              </w:rPr>
              <w:t xml:space="preserve">. Entries in the </w:t>
            </w:r>
            <w:proofErr w:type="spellStart"/>
            <w:r w:rsidRPr="00F34FA5">
              <w:rPr>
                <w:rFonts w:ascii="Arial" w:hAnsi="Arial" w:cs="Arial"/>
                <w:sz w:val="18"/>
                <w:szCs w:val="18"/>
              </w:rPr>
              <w:t>alarmEventRecords</w:t>
            </w:r>
            <w:proofErr w:type="spellEnd"/>
            <w:r w:rsidRPr="00F34FA5">
              <w:rPr>
                <w:rFonts w:ascii="Arial" w:hAnsi="Arial" w:cs="Arial"/>
                <w:sz w:val="18"/>
                <w:szCs w:val="18"/>
              </w:rPr>
              <w:t xml:space="preserve"> will be at least </w:t>
            </w:r>
            <w:proofErr w:type="gramStart"/>
            <w:r w:rsidRPr="00F34FA5">
              <w:rPr>
                <w:rFonts w:ascii="Arial" w:hAnsi="Arial" w:cs="Arial"/>
                <w:sz w:val="18"/>
                <w:szCs w:val="18"/>
              </w:rPr>
              <w:t>as long as</w:t>
            </w:r>
            <w:proofErr w:type="gramEnd"/>
            <w:r w:rsidRPr="00F34FA5">
              <w:rPr>
                <w:rFonts w:ascii="Arial" w:hAnsi="Arial" w:cs="Arial"/>
                <w:sz w:val="18"/>
                <w:szCs w:val="18"/>
              </w:rPr>
              <w:t xml:space="preserve"> the </w:t>
            </w:r>
            <w:proofErr w:type="spellStart"/>
            <w:r w:rsidRPr="00F34FA5">
              <w:rPr>
                <w:rFonts w:ascii="Arial" w:hAnsi="Arial" w:cs="Arial"/>
                <w:sz w:val="18"/>
                <w:szCs w:val="18"/>
              </w:rPr>
              <w:t>retentionPeriod</w:t>
            </w:r>
            <w:proofErr w:type="spellEnd"/>
            <w:r w:rsidRPr="00F34FA5">
              <w:rPr>
                <w:rFonts w:ascii="Arial" w:hAnsi="Arial" w:cs="Arial"/>
                <w:sz w:val="18"/>
                <w:szCs w:val="18"/>
              </w:rPr>
              <w:t xml:space="preserve"> but can be longer depending on the implementation of the purge feature.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EA9D7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4AEB7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2DC736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4E75B63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14DBFE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56AC0B4F" w14:textId="08FB22AC" w:rsidR="00ED3BB7" w:rsidDel="006104A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02" w:author="Author"/>
              </w:rPr>
            </w:pPr>
            <w:del w:id="503" w:author="Author">
              <w:r w:rsidDel="006104A2">
                <w:delText>nullable:</w:delText>
              </w:r>
              <w:r w:rsidDel="006104A2">
                <w:tab/>
                <w:delText>False</w:delText>
              </w:r>
            </w:del>
          </w:p>
          <w:p w14:paraId="213AB0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x-units:</w:t>
            </w:r>
            <w:r>
              <w:tab/>
              <w:t>Days</w:t>
            </w:r>
          </w:p>
          <w:p w14:paraId="6386F1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minimum:</w:t>
            </w:r>
            <w:r>
              <w:tab/>
              <w:t>0</w:t>
            </w:r>
          </w:p>
          <w:p w14:paraId="4AF0FB3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5F1CF6D"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FC5B6AF" w14:textId="77777777" w:rsidR="00ED3BB7" w:rsidRDefault="00ED3BB7" w:rsidP="00775EDC">
            <w:pPr>
              <w:widowControl w:val="0"/>
              <w:spacing w:after="0" w:line="252" w:lineRule="auto"/>
              <w:rPr>
                <w:rFonts w:ascii="Arial" w:hAnsi="Arial"/>
                <w:sz w:val="18"/>
              </w:rPr>
            </w:pPr>
            <w:proofErr w:type="spellStart"/>
            <w:r>
              <w:rPr>
                <w:rFonts w:ascii="Arial" w:hAnsi="Arial"/>
                <w:sz w:val="18"/>
              </w:rPr>
              <w:t>alarmEventRecords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EFE29E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79B0E1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w:t>
            </w:r>
            <w:proofErr w:type="spellStart"/>
            <w:r w:rsidRPr="00F34FA5">
              <w:rPr>
                <w:rFonts w:ascii="Arial" w:hAnsi="Arial" w:cs="Arial"/>
                <w:sz w:val="18"/>
                <w:szCs w:val="18"/>
              </w:rPr>
              <w:t>alarmEventRecords</w:t>
            </w:r>
            <w:proofErr w:type="spellEnd"/>
            <w:r w:rsidRPr="00F34FA5">
              <w:rPr>
                <w:rFonts w:ascii="Arial" w:hAnsi="Arial" w:cs="Arial"/>
                <w:sz w:val="18"/>
                <w:szCs w:val="18"/>
              </w:rPr>
              <w:t xml:space="preserve"> provides the storage array for </w:t>
            </w:r>
            <w:proofErr w:type="spellStart"/>
            <w:r w:rsidRPr="00F34FA5">
              <w:rPr>
                <w:rFonts w:ascii="Arial" w:hAnsi="Arial" w:cs="Arial"/>
                <w:sz w:val="18"/>
                <w:szCs w:val="18"/>
              </w:rPr>
              <w:t>AlarmEventRecords</w:t>
            </w:r>
            <w:proofErr w:type="spellEnd"/>
            <w:r w:rsidRPr="00F34FA5">
              <w:rPr>
                <w:rFonts w:ascii="Arial" w:hAnsi="Arial" w:cs="Arial"/>
                <w:sz w:val="18"/>
                <w:szCs w:val="18"/>
              </w:rPr>
              <w:t xml:space="preserve"> that are active or have been cleared but not purged according to the implementation of the purge feature.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2793E0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04DAE6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F282B5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731369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4AC5CC1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True</w:t>
            </w:r>
          </w:p>
          <w:p w14:paraId="2133AEA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True</w:t>
            </w:r>
          </w:p>
          <w:p w14:paraId="56BF1E45" w14:textId="70560DB8" w:rsidR="00ED3BB7" w:rsidDel="006104A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04" w:author="Author"/>
              </w:rPr>
            </w:pPr>
            <w:del w:id="505" w:author="Author">
              <w:r w:rsidDel="006104A2">
                <w:delText>nullable:</w:delText>
              </w:r>
              <w:r w:rsidDel="006104A2">
                <w:tab/>
                <w:delText>False</w:delText>
              </w:r>
            </w:del>
          </w:p>
          <w:p w14:paraId="7CF917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minItems:</w:t>
            </w:r>
            <w:r>
              <w:tab/>
              <w:t>0</w:t>
            </w:r>
          </w:p>
          <w:p w14:paraId="7B01D3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uniqueItems:</w:t>
            </w:r>
            <w:r>
              <w:tab/>
              <w:t>True</w:t>
            </w:r>
          </w:p>
          <w:p w14:paraId="100F4C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items:</w:t>
            </w:r>
            <w:r>
              <w:tab/>
              <w:t>AlarmEventRecord</w:t>
            </w:r>
          </w:p>
        </w:tc>
      </w:tr>
      <w:tr w:rsidR="00ED3BB7" w14:paraId="7028017F"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8AF4631" w14:textId="77777777" w:rsidR="00ED3BB7" w:rsidRDefault="00ED3BB7" w:rsidP="00775EDC">
            <w:pPr>
              <w:widowControl w:val="0"/>
              <w:spacing w:after="0" w:line="252" w:lineRule="auto"/>
              <w:rPr>
                <w:rFonts w:ascii="Arial" w:hAnsi="Arial"/>
                <w:sz w:val="18"/>
              </w:rPr>
            </w:pPr>
            <w:r>
              <w:rPr>
                <w:rFonts w:ascii="Arial" w:hAnsi="Arial"/>
                <w:sz w:val="18"/>
              </w:rPr>
              <w:t>extensions</w:t>
            </w:r>
          </w:p>
        </w:tc>
        <w:tc>
          <w:tcPr>
            <w:tcW w:w="2793" w:type="dxa"/>
            <w:tcBorders>
              <w:top w:val="single" w:sz="4" w:space="0" w:color="auto"/>
              <w:left w:val="single" w:sz="4" w:space="0" w:color="auto"/>
              <w:bottom w:val="single" w:sz="4" w:space="0" w:color="auto"/>
              <w:right w:val="single" w:sz="4" w:space="0" w:color="auto"/>
            </w:tcBorders>
            <w:hideMark/>
          </w:tcPr>
          <w:p w14:paraId="1724851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F13960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These are unspecified properties (keys and values) which can be tailored to control the </w:t>
            </w:r>
            <w:proofErr w:type="spellStart"/>
            <w:r w:rsidRPr="00F34FA5">
              <w:rPr>
                <w:rFonts w:ascii="Arial" w:hAnsi="Arial" w:cs="Arial"/>
                <w:sz w:val="18"/>
                <w:szCs w:val="18"/>
              </w:rPr>
              <w:t>behaviour</w:t>
            </w:r>
            <w:proofErr w:type="spellEnd"/>
            <w:r w:rsidRPr="00F34FA5">
              <w:rPr>
                <w:rFonts w:ascii="Arial" w:hAnsi="Arial" w:cs="Arial"/>
                <w:sz w:val="18"/>
                <w:szCs w:val="18"/>
              </w:rPr>
              <w:t xml:space="preserve"> of the Alarm List.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D6F8B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B41921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5FACCB9" w14:textId="77777777" w:rsidR="006104A2" w:rsidRDefault="006104A2" w:rsidP="006104A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06" w:author="Author"/>
              </w:rPr>
            </w:pPr>
            <w:ins w:id="507" w:author="Author">
              <w:r>
                <w:t>x-isAlwaysPresent:</w:t>
              </w:r>
              <w:r>
                <w:tab/>
                <w:t>False</w:t>
              </w:r>
            </w:ins>
          </w:p>
          <w:p w14:paraId="3D8EAED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5D614D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0EA78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E289A73" w14:textId="012CDC12" w:rsidR="00ED3BB7" w:rsidDel="006104A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08" w:author="Author"/>
              </w:rPr>
            </w:pPr>
            <w:del w:id="509" w:author="Author">
              <w:r w:rsidDel="006104A2">
                <w:delText>nullable:</w:delText>
              </w:r>
              <w:r w:rsidDel="006104A2">
                <w:tab/>
                <w:delText>True</w:delText>
              </w:r>
            </w:del>
          </w:p>
          <w:p w14:paraId="56BA09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39F9A7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8B31D0">
              <w:t>m</w:t>
            </w:r>
            <w:r>
              <w:t>inItems:</w:t>
            </w:r>
            <w:r>
              <w:tab/>
              <w:t>0</w:t>
            </w:r>
          </w:p>
          <w:p w14:paraId="39A009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BA6C58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57F514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bl>
    <w:p w14:paraId="49CE699C" w14:textId="77777777" w:rsidR="00ED3BB7" w:rsidRDefault="00ED3BB7" w:rsidP="00ED3BB7"/>
    <w:p w14:paraId="0EB664E9" w14:textId="77777777" w:rsidR="00ED3BB7" w:rsidRDefault="00ED3BB7" w:rsidP="00ED3BB7">
      <w:pPr>
        <w:pStyle w:val="Heading6"/>
      </w:pPr>
      <w:r>
        <w:t>4.2.1.4.13.3</w:t>
      </w:r>
      <w:r>
        <w:tab/>
        <w:t>Attribute constraints</w:t>
      </w:r>
    </w:p>
    <w:p w14:paraId="0649ECF4" w14:textId="77777777" w:rsidR="00ED3BB7" w:rsidRPr="00FE7385" w:rsidRDefault="00ED3BB7" w:rsidP="00ED3BB7">
      <w:pPr>
        <w:rPr>
          <w:i/>
        </w:rPr>
      </w:pPr>
      <w:r>
        <w:t>None</w:t>
      </w:r>
      <w:r w:rsidRPr="00FE7385">
        <w:rPr>
          <w:i/>
        </w:rPr>
        <w:t>.</w:t>
      </w:r>
    </w:p>
    <w:p w14:paraId="5D1409DB" w14:textId="77777777" w:rsidR="00ED3BB7" w:rsidRDefault="00ED3BB7" w:rsidP="00ED3BB7">
      <w:pPr>
        <w:pStyle w:val="Heading6"/>
      </w:pPr>
      <w:r>
        <w:t>4.2.1.4.13.4</w:t>
      </w:r>
      <w:r>
        <w:tab/>
      </w:r>
      <w:r>
        <w:tab/>
        <w:t>State diagram</w:t>
      </w:r>
    </w:p>
    <w:p w14:paraId="64CAFFC2" w14:textId="77777777" w:rsidR="00ED3BB7" w:rsidRPr="00FE7385" w:rsidRDefault="00ED3BB7" w:rsidP="00ED3BB7">
      <w:pPr>
        <w:rPr>
          <w:i/>
        </w:rPr>
      </w:pPr>
      <w:r>
        <w:t>None</w:t>
      </w:r>
      <w:r w:rsidRPr="00FE7385">
        <w:rPr>
          <w:i/>
        </w:rPr>
        <w:t>.</w:t>
      </w:r>
    </w:p>
    <w:p w14:paraId="5AC29037" w14:textId="77777777" w:rsidR="00ED3BB7" w:rsidRDefault="00ED3BB7" w:rsidP="00ED3BB7">
      <w:pPr>
        <w:pStyle w:val="Heading5"/>
      </w:pPr>
      <w:r>
        <w:t>4.2.1.4.14</w:t>
      </w:r>
      <w:r>
        <w:tab/>
      </w:r>
      <w:proofErr w:type="spellStart"/>
      <w:r>
        <w:t>PerformanceMeasurementStore</w:t>
      </w:r>
      <w:proofErr w:type="spellEnd"/>
    </w:p>
    <w:p w14:paraId="7523668B" w14:textId="77777777" w:rsidR="00ED3BB7" w:rsidRDefault="00ED3BB7" w:rsidP="00ED3BB7">
      <w:pPr>
        <w:pStyle w:val="Heading6"/>
      </w:pPr>
      <w:r>
        <w:t>4.2.1.4.14.1</w:t>
      </w:r>
      <w:r>
        <w:tab/>
        <w:t>Definition</w:t>
      </w:r>
    </w:p>
    <w:p w14:paraId="6A21D728" w14:textId="77777777" w:rsidR="00ED3BB7" w:rsidRDefault="00ED3BB7" w:rsidP="00ED3BB7">
      <w:r>
        <w:t xml:space="preserve">The </w:t>
      </w:r>
      <w:proofErr w:type="spellStart"/>
      <w:r>
        <w:t>PerformanceMeasurementStore</w:t>
      </w:r>
      <w:proofErr w:type="spellEnd"/>
      <w:r>
        <w:t xml:space="preserve"> represents the O-Cloud internal store where </w:t>
      </w:r>
      <w:proofErr w:type="spellStart"/>
      <w:r>
        <w:t>PerformanceMeasurementRecord</w:t>
      </w:r>
      <w:proofErr w:type="spellEnd"/>
      <w:r>
        <w:t>(s) are retained according to the retention policy of the O-Cloud based on the configured retention period.</w:t>
      </w:r>
    </w:p>
    <w:p w14:paraId="2F4812B1" w14:textId="77777777" w:rsidR="00ED3BB7" w:rsidRPr="004E6B55" w:rsidRDefault="00ED3BB7" w:rsidP="00ED3BB7">
      <w:pPr>
        <w:pStyle w:val="TH"/>
      </w:pPr>
      <w:bookmarkStart w:id="510" w:name="_Toc193779759"/>
      <w:bookmarkStart w:id="511" w:name="_Toc202768210"/>
      <w:r w:rsidRPr="004E6B55">
        <w:lastRenderedPageBreak/>
        <w:t xml:space="preserve">Table 4.2.1.4.14.1-1 </w:t>
      </w:r>
      <w:proofErr w:type="spellStart"/>
      <w:r w:rsidRPr="004E6B55">
        <w:t>PerformanceMeasurementStore</w:t>
      </w:r>
      <w:proofErr w:type="spellEnd"/>
      <w:r w:rsidRPr="004E6B55">
        <w:t xml:space="preserve"> Requirements</w:t>
      </w:r>
      <w:bookmarkEnd w:id="510"/>
      <w:bookmarkEnd w:id="511"/>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rsidRPr="004E6B55" w14:paraId="02FFC05F"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7B01DF1F" w14:textId="77777777" w:rsidR="00ED3BB7" w:rsidRPr="004E6B55" w:rsidRDefault="00ED3BB7" w:rsidP="00775EDC">
            <w:pPr>
              <w:spacing w:line="259" w:lineRule="auto"/>
              <w:rPr>
                <w:b/>
              </w:rPr>
            </w:pPr>
            <w:r w:rsidRPr="004E6B55">
              <w:rPr>
                <w:b/>
              </w:rPr>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11D9ABC4" w14:textId="77777777" w:rsidR="00ED3BB7" w:rsidRPr="004E6B55" w:rsidRDefault="00ED3BB7" w:rsidP="00775EDC">
            <w:pPr>
              <w:spacing w:line="259" w:lineRule="auto"/>
              <w:rPr>
                <w:b/>
              </w:rPr>
            </w:pPr>
            <w:r w:rsidRPr="004E6B55">
              <w:rPr>
                <w:b/>
              </w:rP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669F2949" w14:textId="77777777" w:rsidR="00ED3BB7" w:rsidRPr="004E6B55" w:rsidRDefault="00ED3BB7" w:rsidP="00775EDC">
            <w:pPr>
              <w:spacing w:line="259" w:lineRule="auto"/>
              <w:rPr>
                <w:b/>
              </w:rPr>
            </w:pPr>
            <w:r w:rsidRPr="004E6B55">
              <w:rPr>
                <w:b/>
              </w:rPr>
              <w:t>Comment</w:t>
            </w:r>
          </w:p>
        </w:tc>
      </w:tr>
      <w:tr w:rsidR="00ED3BB7" w:rsidRPr="004E6B55" w14:paraId="1031EDDF"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2883B0BD" w14:textId="77777777" w:rsidR="00ED3BB7" w:rsidRPr="004E6B55" w:rsidRDefault="00ED3BB7" w:rsidP="00775EDC">
            <w:pPr>
              <w:spacing w:line="259" w:lineRule="auto"/>
            </w:pPr>
            <w:r w:rsidRPr="004E6B55">
              <w:t>O-RAN.WG6.ORCH-USE-CASES [3]</w:t>
            </w:r>
          </w:p>
        </w:tc>
        <w:tc>
          <w:tcPr>
            <w:tcW w:w="1460" w:type="pct"/>
            <w:tcBorders>
              <w:top w:val="single" w:sz="6" w:space="0" w:color="auto"/>
              <w:left w:val="single" w:sz="6" w:space="0" w:color="auto"/>
              <w:bottom w:val="single" w:sz="6" w:space="0" w:color="auto"/>
              <w:right w:val="single" w:sz="6" w:space="0" w:color="auto"/>
            </w:tcBorders>
            <w:hideMark/>
          </w:tcPr>
          <w:p w14:paraId="5F200D4A" w14:textId="77777777" w:rsidR="00ED3BB7" w:rsidRPr="004E6B55" w:rsidRDefault="00ED3BB7" w:rsidP="00775EDC">
            <w:pPr>
              <w:spacing w:line="259" w:lineRule="auto"/>
            </w:pPr>
            <w:r w:rsidRPr="004E6B55">
              <w:t xml:space="preserve"> [REQ-ORC-O2-100]</w:t>
            </w:r>
          </w:p>
        </w:tc>
        <w:tc>
          <w:tcPr>
            <w:tcW w:w="1715" w:type="pct"/>
            <w:tcBorders>
              <w:top w:val="single" w:sz="6" w:space="0" w:color="auto"/>
              <w:left w:val="single" w:sz="6" w:space="0" w:color="auto"/>
              <w:bottom w:val="single" w:sz="6" w:space="0" w:color="auto"/>
              <w:right w:val="single" w:sz="4" w:space="0" w:color="auto"/>
            </w:tcBorders>
            <w:hideMark/>
          </w:tcPr>
          <w:p w14:paraId="6BAABD6D" w14:textId="77777777" w:rsidR="00ED3BB7" w:rsidRPr="004E6B55" w:rsidRDefault="00ED3BB7" w:rsidP="00775EDC">
            <w:pPr>
              <w:spacing w:line="259" w:lineRule="auto"/>
            </w:pPr>
          </w:p>
        </w:tc>
      </w:tr>
    </w:tbl>
    <w:p w14:paraId="667F2D72" w14:textId="77777777" w:rsidR="00ED3BB7" w:rsidRDefault="00ED3BB7" w:rsidP="00ED3BB7"/>
    <w:p w14:paraId="37FF596A" w14:textId="77777777" w:rsidR="00ED3BB7" w:rsidRDefault="00ED3BB7" w:rsidP="00ED3BB7">
      <w:r>
        <w:t xml:space="preserve">The information representing the attributes of the </w:t>
      </w:r>
      <w:proofErr w:type="spellStart"/>
      <w:r>
        <w:t>PerformanceMeasurementStore</w:t>
      </w:r>
      <w:proofErr w:type="spellEnd"/>
      <w:r>
        <w:t xml:space="preserve"> follows the provisions indicated in table 4.2.1.4.14.2-1.</w:t>
      </w:r>
    </w:p>
    <w:p w14:paraId="5A15F9AB" w14:textId="77777777" w:rsidR="00ED3BB7" w:rsidRPr="00EA0DC7" w:rsidRDefault="00ED3BB7" w:rsidP="00ED3BB7">
      <w:pPr>
        <w:pStyle w:val="Heading6"/>
      </w:pPr>
      <w:r>
        <w:t>4.2.1.4.14.2</w:t>
      </w:r>
      <w:r>
        <w:tab/>
        <w:t>Attributes</w:t>
      </w:r>
    </w:p>
    <w:p w14:paraId="1817FDE0" w14:textId="77777777" w:rsidR="00ED3BB7" w:rsidRPr="009542A4" w:rsidRDefault="00ED3BB7" w:rsidP="00ED3BB7">
      <w:pPr>
        <w:pStyle w:val="TH"/>
      </w:pPr>
      <w:bookmarkStart w:id="512" w:name="_Toc161722124"/>
      <w:bookmarkStart w:id="513" w:name="_Toc193779760"/>
      <w:bookmarkStart w:id="514" w:name="_Toc202768211"/>
      <w:r>
        <w:t>Table 4.2.1.4.14</w:t>
      </w:r>
      <w:r w:rsidRPr="006E7746">
        <w:t>.2</w:t>
      </w:r>
      <w:r>
        <w:t>-</w:t>
      </w:r>
      <w:r w:rsidRPr="006E7746">
        <w:t xml:space="preserve">1 Attributes Properties for </w:t>
      </w:r>
      <w:proofErr w:type="spellStart"/>
      <w:r w:rsidRPr="006E7746">
        <w:t>PerformanceMeasurementStore</w:t>
      </w:r>
      <w:bookmarkEnd w:id="512"/>
      <w:bookmarkEnd w:id="513"/>
      <w:bookmarkEnd w:id="514"/>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7DCAC9F6"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6B732B4D"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3C511A44"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0E696EC2"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680FE9A7"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7B2D920"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retentionPeriod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3409D1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integer</w:t>
            </w:r>
          </w:p>
          <w:p w14:paraId="70D6FD27"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number </w:t>
            </w:r>
            <w:proofErr w:type="gramStart"/>
            <w:r w:rsidRPr="00F34FA5">
              <w:rPr>
                <w:rFonts w:ascii="Arial" w:hAnsi="Arial" w:cs="Arial"/>
                <w:sz w:val="18"/>
                <w:szCs w:val="18"/>
              </w:rPr>
              <w:t>in</w:t>
            </w:r>
            <w:proofErr w:type="gramEnd"/>
            <w:r w:rsidRPr="00F34FA5">
              <w:rPr>
                <w:rFonts w:ascii="Arial" w:hAnsi="Arial" w:cs="Arial"/>
                <w:sz w:val="18"/>
                <w:szCs w:val="18"/>
              </w:rPr>
              <w:t xml:space="preserve"> days (24 hours) that measurements will be retained. The exact timing of when measurements are deleted are implementation dependent.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2BAA8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DEA55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31E5B73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54B1F8D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4AA43D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19E0D872" w14:textId="32C55200" w:rsidR="00ED3BB7" w:rsidDel="006104A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15" w:author="Author"/>
              </w:rPr>
            </w:pPr>
            <w:del w:id="516" w:author="Author">
              <w:r w:rsidDel="006104A2">
                <w:delText>nullable:</w:delText>
              </w:r>
              <w:r w:rsidDel="006104A2">
                <w:tab/>
                <w:delText>False</w:delText>
              </w:r>
            </w:del>
          </w:p>
          <w:p w14:paraId="61DC59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uInteger</w:t>
            </w:r>
          </w:p>
          <w:p w14:paraId="5D4FD2D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x-units:</w:t>
            </w:r>
            <w:r>
              <w:tab/>
              <w:t>days</w:t>
            </w:r>
          </w:p>
          <w:p w14:paraId="5A5904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minimum:</w:t>
            </w:r>
            <w:r>
              <w:tab/>
              <w:t>0</w:t>
            </w:r>
          </w:p>
          <w:p w14:paraId="2415815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152B6C9F"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5839FF5" w14:textId="77777777" w:rsidR="00ED3BB7" w:rsidRPr="00DF6E62" w:rsidRDefault="00ED3BB7" w:rsidP="00775EDC">
            <w:pPr>
              <w:widowControl w:val="0"/>
              <w:spacing w:after="0" w:line="254" w:lineRule="auto"/>
              <w:rPr>
                <w:rFonts w:ascii="Arial" w:hAnsi="Arial" w:cs="Arial"/>
                <w:sz w:val="18"/>
                <w:szCs w:val="18"/>
              </w:rPr>
            </w:pPr>
            <w:r w:rsidRPr="00F34FA5">
              <w:rPr>
                <w:rFonts w:ascii="Arial" w:hAnsi="Arial" w:cs="Arial"/>
                <w:sz w:val="18"/>
                <w:szCs w:val="18"/>
                <w:lang w:eastAsia="ja-JP"/>
              </w:rPr>
              <w:t>measurements</w:t>
            </w:r>
          </w:p>
        </w:tc>
        <w:tc>
          <w:tcPr>
            <w:tcW w:w="2793" w:type="dxa"/>
            <w:tcBorders>
              <w:top w:val="single" w:sz="4" w:space="0" w:color="auto"/>
              <w:left w:val="single" w:sz="4" w:space="0" w:color="auto"/>
              <w:bottom w:val="single" w:sz="4" w:space="0" w:color="auto"/>
              <w:right w:val="single" w:sz="4" w:space="0" w:color="auto"/>
            </w:tcBorders>
            <w:hideMark/>
          </w:tcPr>
          <w:p w14:paraId="659C503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8BF5D59"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w:t>
            </w:r>
            <w:proofErr w:type="spellStart"/>
            <w:r w:rsidRPr="00F34FA5">
              <w:rPr>
                <w:rFonts w:ascii="Arial" w:hAnsi="Arial" w:cs="Arial"/>
                <w:sz w:val="18"/>
                <w:szCs w:val="18"/>
              </w:rPr>
              <w:t>PerformanceMeasurementRecord</w:t>
            </w:r>
            <w:proofErr w:type="spellEnd"/>
            <w:r w:rsidRPr="00F34FA5">
              <w:rPr>
                <w:rFonts w:ascii="Arial" w:hAnsi="Arial" w:cs="Arial"/>
                <w:sz w:val="18"/>
                <w:szCs w:val="18"/>
              </w:rPr>
              <w:t>(s) collected and stored in the performance measurement store.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06CFEB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07495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38848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7E4BA8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378AB0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5EB249E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78C988D7" w14:textId="5FEEE324" w:rsidR="00ED3BB7" w:rsidDel="006F64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17" w:author="Author"/>
              </w:rPr>
            </w:pPr>
            <w:del w:id="518" w:author="Author">
              <w:r w:rsidDel="006F64AA">
                <w:delText>nullable:</w:delText>
              </w:r>
              <w:r w:rsidDel="006F64AA">
                <w:tab/>
                <w:delText>False</w:delText>
              </w:r>
            </w:del>
          </w:p>
          <w:p w14:paraId="669398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minItems:</w:t>
            </w:r>
            <w:r>
              <w:tab/>
              <w:t>0</w:t>
            </w:r>
          </w:p>
          <w:p w14:paraId="474356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uniqueItems:</w:t>
            </w:r>
            <w:r>
              <w:tab/>
              <w:t>True</w:t>
            </w:r>
          </w:p>
          <w:p w14:paraId="7D56F1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items:</w:t>
            </w:r>
            <w:r>
              <w:tab/>
            </w:r>
            <w:r>
              <w:rPr>
                <w:szCs w:val="18"/>
              </w:rPr>
              <w:t>PerformanceMeasurementRecord</w:t>
            </w:r>
          </w:p>
          <w:p w14:paraId="0B7EA9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rsidRPr="009C3D7E" w14:paraId="6A8D0B41"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DF2DF7C" w14:textId="77777777" w:rsidR="00ED3BB7" w:rsidRPr="00F34FA5" w:rsidRDefault="00ED3BB7" w:rsidP="00775EDC">
            <w:pPr>
              <w:widowControl w:val="0"/>
              <w:spacing w:line="259" w:lineRule="auto"/>
              <w:rPr>
                <w:rFonts w:ascii="Arial" w:hAnsi="Arial" w:cs="Arial"/>
                <w:sz w:val="18"/>
                <w:szCs w:val="18"/>
              </w:rPr>
            </w:pPr>
            <w:r w:rsidRPr="00F34FA5">
              <w:rPr>
                <w:rFonts w:ascii="Arial" w:hAnsi="Arial" w:cs="Arial"/>
                <w:sz w:val="18"/>
                <w:szCs w:val="18"/>
              </w:rPr>
              <w:t>extensions</w:t>
            </w:r>
          </w:p>
        </w:tc>
        <w:tc>
          <w:tcPr>
            <w:tcW w:w="2793" w:type="dxa"/>
            <w:tcBorders>
              <w:top w:val="single" w:sz="4" w:space="0" w:color="auto"/>
              <w:left w:val="single" w:sz="4" w:space="0" w:color="auto"/>
              <w:bottom w:val="single" w:sz="4" w:space="0" w:color="auto"/>
              <w:right w:val="single" w:sz="4" w:space="0" w:color="auto"/>
            </w:tcBorders>
            <w:hideMark/>
          </w:tcPr>
          <w:p w14:paraId="29747C14" w14:textId="77777777" w:rsidR="00ED3BB7" w:rsidRPr="00F34FA5" w:rsidRDefault="00ED3BB7" w:rsidP="00775EDC">
            <w:pPr>
              <w:widowControl w:val="0"/>
              <w:spacing w:line="259" w:lineRule="auto"/>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4C8D18C" w14:textId="77777777" w:rsidR="00ED3BB7" w:rsidRPr="00F34FA5" w:rsidRDefault="00ED3BB7" w:rsidP="00775EDC">
            <w:pPr>
              <w:widowControl w:val="0"/>
              <w:spacing w:line="259" w:lineRule="auto"/>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These are unspecified properties (keys and values) which can be tailored to control the </w:t>
            </w:r>
            <w:proofErr w:type="spellStart"/>
            <w:r w:rsidRPr="00F34FA5">
              <w:rPr>
                <w:rFonts w:ascii="Arial" w:hAnsi="Arial" w:cs="Arial"/>
                <w:sz w:val="18"/>
                <w:szCs w:val="18"/>
              </w:rPr>
              <w:t>behaviour</w:t>
            </w:r>
            <w:proofErr w:type="spellEnd"/>
            <w:r w:rsidRPr="00F34FA5">
              <w:rPr>
                <w:rFonts w:ascii="Arial" w:hAnsi="Arial" w:cs="Arial"/>
                <w:sz w:val="18"/>
                <w:szCs w:val="18"/>
              </w:rPr>
              <w:t xml:space="preserve"> of the Performance Service.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71BD03C"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x-support-qualifier:</w:t>
            </w:r>
            <w:r w:rsidRPr="009C3D7E">
              <w:tab/>
              <w:t>M</w:t>
            </w:r>
          </w:p>
          <w:p w14:paraId="33CCC037" w14:textId="77777777" w:rsidR="006F64AA" w:rsidRDefault="006F64AA" w:rsidP="006F64A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19" w:author="Author"/>
              </w:rPr>
            </w:pPr>
            <w:ins w:id="520" w:author="Author">
              <w:r>
                <w:t>x-isAlwaysPresent:</w:t>
              </w:r>
              <w:r>
                <w:tab/>
                <w:t>False</w:t>
              </w:r>
            </w:ins>
          </w:p>
          <w:p w14:paraId="611068AF"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x-isInvariant:</w:t>
            </w:r>
            <w:r w:rsidRPr="009C3D7E">
              <w:tab/>
              <w:t>False</w:t>
            </w:r>
          </w:p>
          <w:p w14:paraId="4D8CE813"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x-inventoryNotification:</w:t>
            </w:r>
            <w:r w:rsidRPr="009C3D7E">
              <w:tab/>
              <w:t>False</w:t>
            </w:r>
          </w:p>
          <w:p w14:paraId="31B00D53"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x-stateChangeNotification:</w:t>
            </w:r>
            <w:r w:rsidRPr="009C3D7E">
              <w:tab/>
              <w:t>False</w:t>
            </w:r>
          </w:p>
          <w:p w14:paraId="49FBFC9F" w14:textId="47C23087" w:rsidR="00ED3BB7" w:rsidRPr="009C3D7E" w:rsidDel="006F64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21" w:author="Author"/>
              </w:rPr>
            </w:pPr>
            <w:del w:id="522" w:author="Author">
              <w:r w:rsidRPr="009C3D7E" w:rsidDel="006F64AA">
                <w:delText>nullable:</w:delText>
              </w:r>
              <w:r w:rsidRPr="009C3D7E" w:rsidDel="006F64AA">
                <w:tab/>
                <w:delText>True</w:delText>
              </w:r>
            </w:del>
          </w:p>
          <w:p w14:paraId="631746F0"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x-isOrdered:</w:t>
            </w:r>
            <w:r w:rsidRPr="009C3D7E">
              <w:tab/>
              <w:t>False</w:t>
            </w:r>
          </w:p>
          <w:p w14:paraId="0F09439A"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minItems:</w:t>
            </w:r>
            <w:r w:rsidRPr="009C3D7E">
              <w:tab/>
              <w:t>0</w:t>
            </w:r>
          </w:p>
          <w:p w14:paraId="71731953"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uniqueItems:</w:t>
            </w:r>
            <w:r w:rsidRPr="009C3D7E">
              <w:tab/>
              <w:t>True</w:t>
            </w:r>
          </w:p>
          <w:p w14:paraId="679F6FB3" w14:textId="77777777" w:rsidR="00ED3BB7" w:rsidRPr="009C3D7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rsidRPr="009C3D7E">
              <w:t>items:</w:t>
            </w:r>
            <w:r w:rsidRPr="009C3D7E">
              <w:tab/>
              <w:t>AttributeValuePair</w:t>
            </w:r>
          </w:p>
        </w:tc>
      </w:tr>
    </w:tbl>
    <w:p w14:paraId="3FF5A5AA" w14:textId="77777777" w:rsidR="00ED3BB7" w:rsidRDefault="00ED3BB7" w:rsidP="00ED3BB7">
      <w:pPr>
        <w:widowControl w:val="0"/>
      </w:pPr>
    </w:p>
    <w:p w14:paraId="4DE1378F" w14:textId="77777777" w:rsidR="00ED3BB7" w:rsidRDefault="00ED3BB7" w:rsidP="00ED3BB7">
      <w:pPr>
        <w:pStyle w:val="Heading6"/>
      </w:pPr>
      <w:r>
        <w:t>4.2.1.4.14.3</w:t>
      </w:r>
      <w:r>
        <w:tab/>
        <w:t>Attribute constraints</w:t>
      </w:r>
    </w:p>
    <w:p w14:paraId="541D49C1" w14:textId="77777777" w:rsidR="00ED3BB7" w:rsidRPr="00FE7385" w:rsidRDefault="00ED3BB7" w:rsidP="00ED3BB7">
      <w:pPr>
        <w:rPr>
          <w:i/>
        </w:rPr>
      </w:pPr>
      <w:r w:rsidRPr="004667B5">
        <w:t>None</w:t>
      </w:r>
      <w:r w:rsidRPr="00FE7385">
        <w:rPr>
          <w:i/>
        </w:rPr>
        <w:t>.</w:t>
      </w:r>
    </w:p>
    <w:p w14:paraId="02A36508" w14:textId="77777777" w:rsidR="00ED3BB7" w:rsidRDefault="00ED3BB7" w:rsidP="00ED3BB7">
      <w:pPr>
        <w:pStyle w:val="Heading6"/>
      </w:pPr>
      <w:r>
        <w:t>4.2.1.4.14.4</w:t>
      </w:r>
      <w:r>
        <w:tab/>
      </w:r>
      <w:r>
        <w:tab/>
        <w:t>State diagram</w:t>
      </w:r>
    </w:p>
    <w:p w14:paraId="5167974E" w14:textId="77777777" w:rsidR="00ED3BB7" w:rsidRPr="00FE7385" w:rsidRDefault="00ED3BB7" w:rsidP="00ED3BB7">
      <w:pPr>
        <w:rPr>
          <w:i/>
        </w:rPr>
      </w:pPr>
      <w:r w:rsidRPr="004667B5">
        <w:t>None</w:t>
      </w:r>
      <w:r w:rsidRPr="00FE7385">
        <w:rPr>
          <w:i/>
        </w:rPr>
        <w:t>.</w:t>
      </w:r>
    </w:p>
    <w:p w14:paraId="0E247C69" w14:textId="77777777" w:rsidR="00ED3BB7" w:rsidRDefault="00ED3BB7" w:rsidP="00ED3BB7">
      <w:pPr>
        <w:pStyle w:val="Heading5"/>
      </w:pPr>
      <w:r>
        <w:t>4.2.1.4.15</w:t>
      </w:r>
      <w:r>
        <w:tab/>
      </w:r>
      <w:proofErr w:type="spellStart"/>
      <w:r>
        <w:t>PerformanceMeasurementRecord</w:t>
      </w:r>
      <w:proofErr w:type="spellEnd"/>
      <w:r>
        <w:t xml:space="preserve"> &lt;&lt;</w:t>
      </w:r>
      <w:proofErr w:type="spellStart"/>
      <w:r>
        <w:t>dataType</w:t>
      </w:r>
      <w:proofErr w:type="spellEnd"/>
      <w:r>
        <w:t>&gt;&gt;</w:t>
      </w:r>
    </w:p>
    <w:p w14:paraId="28C56FEF" w14:textId="77777777" w:rsidR="00ED3BB7" w:rsidRDefault="00ED3BB7" w:rsidP="00ED3BB7">
      <w:pPr>
        <w:pStyle w:val="Heading6"/>
      </w:pPr>
      <w:r>
        <w:t>4.2.1.4.15.1</w:t>
      </w:r>
      <w:r>
        <w:tab/>
        <w:t>Definition</w:t>
      </w:r>
    </w:p>
    <w:p w14:paraId="3963E89C" w14:textId="77777777" w:rsidR="00ED3BB7" w:rsidRDefault="00ED3BB7" w:rsidP="00ED3BB7">
      <w:r>
        <w:t xml:space="preserve">The </w:t>
      </w:r>
      <w:proofErr w:type="spellStart"/>
      <w:r>
        <w:t>PerformanceMeasurementRecord</w:t>
      </w:r>
      <w:proofErr w:type="spellEnd"/>
      <w:r>
        <w:t xml:space="preserve"> represents a collected measurement in the </w:t>
      </w:r>
      <w:proofErr w:type="spellStart"/>
      <w:r>
        <w:t>PerformanceMeasurementStore</w:t>
      </w:r>
      <w:proofErr w:type="spellEnd"/>
      <w:r>
        <w:rPr>
          <w:szCs w:val="18"/>
        </w:rPr>
        <w:t>.</w:t>
      </w:r>
    </w:p>
    <w:p w14:paraId="48DF78C5" w14:textId="77777777" w:rsidR="00ED3BB7" w:rsidRDefault="00ED3BB7" w:rsidP="00ED3BB7">
      <w:r>
        <w:lastRenderedPageBreak/>
        <w:t xml:space="preserve">The information representing the attributes of the </w:t>
      </w:r>
      <w:proofErr w:type="spellStart"/>
      <w:r>
        <w:t>PerformanceMeasurementRecord</w:t>
      </w:r>
      <w:proofErr w:type="spellEnd"/>
      <w:r>
        <w:t xml:space="preserve"> follows the provisions indicated in table 4.2.1.4.15.2-1.</w:t>
      </w:r>
    </w:p>
    <w:p w14:paraId="4028FE13" w14:textId="77777777" w:rsidR="00ED3BB7" w:rsidRPr="00EA0DC7" w:rsidRDefault="00ED3BB7" w:rsidP="00ED3BB7">
      <w:pPr>
        <w:pStyle w:val="Heading6"/>
      </w:pPr>
      <w:r>
        <w:t>4.2.1.4.15.2</w:t>
      </w:r>
      <w:r>
        <w:tab/>
        <w:t>Attributes</w:t>
      </w:r>
    </w:p>
    <w:p w14:paraId="7FA7F6F1" w14:textId="77777777" w:rsidR="00ED3BB7" w:rsidRPr="009542A4" w:rsidRDefault="00ED3BB7" w:rsidP="00ED3BB7">
      <w:pPr>
        <w:pStyle w:val="TH"/>
      </w:pPr>
      <w:bookmarkStart w:id="523" w:name="_Toc161722125"/>
      <w:bookmarkStart w:id="524" w:name="_Toc193779761"/>
      <w:bookmarkStart w:id="525" w:name="_Toc202768212"/>
      <w:r>
        <w:t>Table 4.2.1.4.15</w:t>
      </w:r>
      <w:r w:rsidRPr="00A6570F">
        <w:t>.2</w:t>
      </w:r>
      <w:r>
        <w:t>-</w:t>
      </w:r>
      <w:r w:rsidRPr="00A6570F">
        <w:t xml:space="preserve">1 Attributes Properties for </w:t>
      </w:r>
      <w:proofErr w:type="spellStart"/>
      <w:r w:rsidRPr="00A6570F">
        <w:t>PerformanceMeasurementRecord</w:t>
      </w:r>
      <w:bookmarkEnd w:id="523"/>
      <w:bookmarkEnd w:id="524"/>
      <w:bookmarkEnd w:id="525"/>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71C376BD"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69B965CC"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088332D5"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2C41C230"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6E6F4F3E"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72AF1F8D"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performanceMeasurementJobId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435A5DD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CCE86B9"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job identifier assigned by the O-Cloud when a performance measurement job is created.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A1358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34831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3B02E2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8E7A57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9C2FC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857DE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E0AB9E9" w14:textId="7CB2B270" w:rsidR="00ED3BB7" w:rsidDel="006F64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26" w:author="Author"/>
              </w:rPr>
            </w:pPr>
            <w:del w:id="527" w:author="Author">
              <w:r w:rsidDel="006F64AA">
                <w:delText>nullable:</w:delText>
              </w:r>
              <w:r w:rsidDel="006F64AA">
                <w:tab/>
                <w:delText>False</w:delText>
              </w:r>
            </w:del>
          </w:p>
          <w:p w14:paraId="6C8AE0E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26E306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F30F913" w14:textId="77777777" w:rsidTr="00775EDC">
        <w:tc>
          <w:tcPr>
            <w:tcW w:w="1885" w:type="dxa"/>
            <w:tcBorders>
              <w:top w:val="single" w:sz="4" w:space="0" w:color="auto"/>
              <w:left w:val="single" w:sz="4" w:space="0" w:color="auto"/>
              <w:bottom w:val="single" w:sz="4" w:space="0" w:color="auto"/>
              <w:right w:val="single" w:sz="4" w:space="0" w:color="auto"/>
            </w:tcBorders>
          </w:tcPr>
          <w:p w14:paraId="3F3FF842"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resourceId</w:t>
            </w:r>
            <w:proofErr w:type="spellEnd"/>
          </w:p>
        </w:tc>
        <w:tc>
          <w:tcPr>
            <w:tcW w:w="2793" w:type="dxa"/>
            <w:tcBorders>
              <w:top w:val="single" w:sz="4" w:space="0" w:color="auto"/>
              <w:left w:val="single" w:sz="4" w:space="0" w:color="auto"/>
              <w:bottom w:val="single" w:sz="4" w:space="0" w:color="auto"/>
              <w:right w:val="single" w:sz="4" w:space="0" w:color="auto"/>
            </w:tcBorders>
          </w:tcPr>
          <w:p w14:paraId="1423C3D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B1CA3A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resource identifier for the resource for which the collected measurement is against.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4BE753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9A380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0730C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8BDA9F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F2D94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2AA24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445F1AD" w14:textId="39F48824" w:rsidR="00ED3BB7" w:rsidDel="006F64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28" w:author="Author"/>
              </w:rPr>
            </w:pPr>
            <w:del w:id="529" w:author="Author">
              <w:r w:rsidDel="006F64AA">
                <w:delText>nullable:</w:delText>
              </w:r>
              <w:r w:rsidDel="006F64AA">
                <w:tab/>
                <w:delText>False</w:delText>
              </w:r>
            </w:del>
          </w:p>
          <w:p w14:paraId="2A554A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252248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106D1C32" w14:textId="77777777" w:rsidTr="00775EDC">
        <w:tc>
          <w:tcPr>
            <w:tcW w:w="1885" w:type="dxa"/>
            <w:tcBorders>
              <w:top w:val="single" w:sz="4" w:space="0" w:color="auto"/>
              <w:left w:val="single" w:sz="4" w:space="0" w:color="auto"/>
              <w:bottom w:val="single" w:sz="4" w:space="0" w:color="auto"/>
              <w:right w:val="single" w:sz="4" w:space="0" w:color="auto"/>
            </w:tcBorders>
          </w:tcPr>
          <w:p w14:paraId="04D015EA"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performanceMeasurementDefinitionId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3DE5547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1E6951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Performance Dictionary definition identifier for the collected measurement.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5F1E20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B79F8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15214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4DCA5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FB44E4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432C6F09"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r>
            <w:r>
              <w:t>False</w:t>
            </w:r>
          </w:p>
          <w:p w14:paraId="1AAC7361" w14:textId="0F05973C" w:rsidR="00ED3BB7" w:rsidRPr="00F137AA" w:rsidDel="006F64AA" w:rsidRDefault="00ED3BB7" w:rsidP="006F64A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30" w:author="Author"/>
              </w:rPr>
            </w:pPr>
            <w:del w:id="531" w:author="Author">
              <w:r w:rsidDel="006F64AA">
                <w:delText>n</w:delText>
              </w:r>
              <w:r w:rsidRPr="00F137AA" w:rsidDel="006F64AA">
                <w:delText>ullable</w:delText>
              </w:r>
              <w:r w:rsidDel="006F64AA">
                <w:delText>:</w:delText>
              </w:r>
              <w:r w:rsidRPr="00F137AA" w:rsidDel="006F64AA">
                <w:tab/>
              </w:r>
              <w:r w:rsidDel="006F64AA">
                <w:delText>False</w:delText>
              </w:r>
            </w:del>
          </w:p>
          <w:p w14:paraId="64D3122C"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532" w:author="Author">
                <w:pPr>
                  <w:pStyle w:val="PL"/>
                </w:pPr>
              </w:pPrChange>
            </w:pPr>
          </w:p>
        </w:tc>
      </w:tr>
      <w:tr w:rsidR="00ED3BB7" w14:paraId="0E99A865" w14:textId="77777777" w:rsidTr="00775EDC">
        <w:tc>
          <w:tcPr>
            <w:tcW w:w="1885" w:type="dxa"/>
            <w:tcBorders>
              <w:top w:val="single" w:sz="4" w:space="0" w:color="auto"/>
              <w:left w:val="single" w:sz="4" w:space="0" w:color="auto"/>
              <w:bottom w:val="single" w:sz="4" w:space="0" w:color="auto"/>
              <w:right w:val="single" w:sz="4" w:space="0" w:color="auto"/>
            </w:tcBorders>
          </w:tcPr>
          <w:p w14:paraId="44DF6775"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timeStamp</w:t>
            </w:r>
            <w:proofErr w:type="spellEnd"/>
          </w:p>
        </w:tc>
        <w:tc>
          <w:tcPr>
            <w:tcW w:w="2793" w:type="dxa"/>
            <w:tcBorders>
              <w:top w:val="single" w:sz="4" w:space="0" w:color="auto"/>
              <w:left w:val="single" w:sz="4" w:space="0" w:color="auto"/>
              <w:bottom w:val="single" w:sz="4" w:space="0" w:color="auto"/>
              <w:right w:val="single" w:sz="4" w:space="0" w:color="auto"/>
            </w:tcBorders>
          </w:tcPr>
          <w:p w14:paraId="4990BD4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0BB565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date and time in which the measurement was collected.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EB3A5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42AF2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EB652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38AC17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D2DF4C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714A0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D4E1030" w14:textId="0DCD833A" w:rsidR="00ED3BB7" w:rsidDel="002D722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33" w:author="Author"/>
              </w:rPr>
            </w:pPr>
            <w:del w:id="534" w:author="Author">
              <w:r w:rsidDel="002D722B">
                <w:delText>nullable:</w:delText>
              </w:r>
              <w:r w:rsidDel="002D722B">
                <w:tab/>
                <w:delText>False</w:delText>
              </w:r>
            </w:del>
          </w:p>
          <w:p w14:paraId="06CFAAA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date-time</w:t>
            </w:r>
          </w:p>
          <w:p w14:paraId="67D27865"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061AF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06E6E358" w14:textId="77777777" w:rsidTr="00775EDC">
        <w:tc>
          <w:tcPr>
            <w:tcW w:w="1885" w:type="dxa"/>
            <w:tcBorders>
              <w:top w:val="single" w:sz="4" w:space="0" w:color="auto"/>
              <w:left w:val="single" w:sz="4" w:space="0" w:color="auto"/>
              <w:bottom w:val="single" w:sz="4" w:space="0" w:color="auto"/>
              <w:right w:val="single" w:sz="4" w:space="0" w:color="auto"/>
            </w:tcBorders>
          </w:tcPr>
          <w:p w14:paraId="37DDE62F"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measurementValue</w:t>
            </w:r>
            <w:proofErr w:type="spellEnd"/>
          </w:p>
        </w:tc>
        <w:tc>
          <w:tcPr>
            <w:tcW w:w="2793" w:type="dxa"/>
            <w:tcBorders>
              <w:top w:val="single" w:sz="4" w:space="0" w:color="auto"/>
              <w:left w:val="single" w:sz="4" w:space="0" w:color="auto"/>
              <w:bottom w:val="single" w:sz="4" w:space="0" w:color="auto"/>
              <w:right w:val="single" w:sz="4" w:space="0" w:color="auto"/>
            </w:tcBorders>
          </w:tcPr>
          <w:p w14:paraId="56D47B7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Any type</w:t>
            </w:r>
          </w:p>
          <w:p w14:paraId="3090FDF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value of the measurement collected. The </w:t>
            </w:r>
            <w:proofErr w:type="spellStart"/>
            <w:r w:rsidRPr="00F34FA5">
              <w:rPr>
                <w:rFonts w:ascii="Arial" w:hAnsi="Arial" w:cs="Arial"/>
                <w:sz w:val="18"/>
                <w:szCs w:val="18"/>
              </w:rPr>
              <w:t>ValueType</w:t>
            </w:r>
            <w:proofErr w:type="spellEnd"/>
            <w:r w:rsidRPr="00F34FA5">
              <w:rPr>
                <w:rFonts w:ascii="Arial" w:hAnsi="Arial" w:cs="Arial"/>
                <w:sz w:val="18"/>
                <w:szCs w:val="18"/>
              </w:rPr>
              <w:t xml:space="preserve"> represents a variety of types depending on the measurement type.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56AB0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8F401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3E22DC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703FAF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EBFF2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4CED1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D54CE8A" w14:textId="6F5FDF6F" w:rsidR="00ED3BB7" w:rsidDel="002D722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35" w:author="Author"/>
              </w:rPr>
            </w:pPr>
            <w:del w:id="536" w:author="Author">
              <w:r w:rsidDel="002D722B">
                <w:delText>nullable:</w:delText>
              </w:r>
              <w:r w:rsidDel="002D722B">
                <w:tab/>
                <w:delText>False</w:delText>
              </w:r>
            </w:del>
          </w:p>
          <w:p w14:paraId="69846F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8A82D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C0CC762" w14:textId="77777777" w:rsidTr="00775EDC">
        <w:tc>
          <w:tcPr>
            <w:tcW w:w="1885" w:type="dxa"/>
            <w:tcBorders>
              <w:top w:val="single" w:sz="4" w:space="0" w:color="auto"/>
              <w:left w:val="single" w:sz="4" w:space="0" w:color="auto"/>
              <w:bottom w:val="single" w:sz="4" w:space="0" w:color="auto"/>
              <w:right w:val="single" w:sz="4" w:space="0" w:color="auto"/>
            </w:tcBorders>
          </w:tcPr>
          <w:p w14:paraId="62AC57E5"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isSuspect</w:t>
            </w:r>
            <w:proofErr w:type="spellEnd"/>
          </w:p>
        </w:tc>
        <w:tc>
          <w:tcPr>
            <w:tcW w:w="2793" w:type="dxa"/>
            <w:tcBorders>
              <w:top w:val="single" w:sz="4" w:space="0" w:color="auto"/>
              <w:left w:val="single" w:sz="4" w:space="0" w:color="auto"/>
              <w:bottom w:val="single" w:sz="4" w:space="0" w:color="auto"/>
              <w:right w:val="single" w:sz="4" w:space="0" w:color="auto"/>
            </w:tcBorders>
          </w:tcPr>
          <w:p w14:paraId="08B4DD7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boolean</w:t>
            </w:r>
            <w:proofErr w:type="spellEnd"/>
          </w:p>
          <w:p w14:paraId="1DA1AA1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flag is set to True if anomalous </w:t>
            </w:r>
            <w:proofErr w:type="spellStart"/>
            <w:r w:rsidRPr="00F34FA5">
              <w:rPr>
                <w:rFonts w:ascii="Arial" w:hAnsi="Arial" w:cs="Arial"/>
                <w:sz w:val="18"/>
                <w:szCs w:val="18"/>
              </w:rPr>
              <w:t>behaviour</w:t>
            </w:r>
            <w:proofErr w:type="spellEnd"/>
            <w:r w:rsidRPr="00F34FA5">
              <w:rPr>
                <w:rFonts w:ascii="Arial" w:hAnsi="Arial" w:cs="Arial"/>
                <w:sz w:val="18"/>
                <w:szCs w:val="18"/>
              </w:rPr>
              <w:t xml:space="preserve"> was detected on the resource during the last collection interval.</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E0768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D51693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5B033FE" w14:textId="77777777" w:rsidR="002D722B" w:rsidRDefault="002D722B" w:rsidP="002D722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37" w:author="Author"/>
              </w:rPr>
            </w:pPr>
            <w:ins w:id="538" w:author="Author">
              <w:r>
                <w:t>x-isAlwaysPresent:</w:t>
              </w:r>
              <w:r>
                <w:tab/>
                <w:t>False</w:t>
              </w:r>
            </w:ins>
          </w:p>
          <w:p w14:paraId="173E85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49CF82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4E7CF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C0B50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92F062E" w14:textId="78E86C32" w:rsidR="002D722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del w:id="539" w:author="Author">
              <w:r w:rsidDel="002D722B">
                <w:delText>nullable:</w:delText>
              </w:r>
              <w:r w:rsidDel="002D722B">
                <w:tab/>
                <w:delText>True</w:delText>
              </w:r>
            </w:del>
            <w:ins w:id="540" w:author="Author">
              <w:r w:rsidR="002D722B">
                <w:t>default:</w:t>
              </w:r>
              <w:r w:rsidR="002D722B">
                <w:tab/>
                <w:t>False</w:t>
              </w:r>
            </w:ins>
          </w:p>
        </w:tc>
      </w:tr>
    </w:tbl>
    <w:p w14:paraId="4149EF0A" w14:textId="77777777" w:rsidR="00ED3BB7" w:rsidRDefault="00ED3BB7" w:rsidP="00ED3BB7">
      <w:pPr>
        <w:widowControl w:val="0"/>
      </w:pPr>
    </w:p>
    <w:p w14:paraId="4C6436F6" w14:textId="77777777" w:rsidR="00ED3BB7" w:rsidRDefault="00ED3BB7" w:rsidP="00ED3BB7">
      <w:pPr>
        <w:pStyle w:val="Heading6"/>
      </w:pPr>
      <w:r>
        <w:t>4.2.1.4.15.3</w:t>
      </w:r>
      <w:r>
        <w:tab/>
        <w:t>Attribute constraints</w:t>
      </w:r>
    </w:p>
    <w:p w14:paraId="3B9D5D86" w14:textId="77777777" w:rsidR="00ED3BB7" w:rsidRPr="00FE7385" w:rsidRDefault="00ED3BB7" w:rsidP="00ED3BB7">
      <w:pPr>
        <w:rPr>
          <w:i/>
        </w:rPr>
      </w:pPr>
      <w:r w:rsidRPr="004667B5">
        <w:t>None</w:t>
      </w:r>
      <w:r w:rsidRPr="00FE7385">
        <w:rPr>
          <w:i/>
        </w:rPr>
        <w:t>.</w:t>
      </w:r>
    </w:p>
    <w:p w14:paraId="1F19B593" w14:textId="77777777" w:rsidR="00ED3BB7" w:rsidRDefault="00ED3BB7" w:rsidP="00ED3BB7">
      <w:pPr>
        <w:pStyle w:val="Heading6"/>
      </w:pPr>
      <w:r>
        <w:t>4.2.1.4.15.4</w:t>
      </w:r>
      <w:r>
        <w:tab/>
      </w:r>
      <w:r>
        <w:tab/>
        <w:t>State diagram</w:t>
      </w:r>
    </w:p>
    <w:p w14:paraId="38577E5A" w14:textId="77777777" w:rsidR="00ED3BB7" w:rsidRPr="00FE7385" w:rsidRDefault="00ED3BB7" w:rsidP="00ED3BB7">
      <w:pPr>
        <w:rPr>
          <w:i/>
        </w:rPr>
      </w:pPr>
      <w:r w:rsidRPr="004667B5">
        <w:t>None</w:t>
      </w:r>
      <w:r w:rsidRPr="00FE7385">
        <w:rPr>
          <w:i/>
        </w:rPr>
        <w:t>.</w:t>
      </w:r>
    </w:p>
    <w:p w14:paraId="0F971425" w14:textId="77777777" w:rsidR="00ED3BB7" w:rsidRDefault="00ED3BB7" w:rsidP="00ED3BB7">
      <w:pPr>
        <w:pStyle w:val="Heading5"/>
      </w:pPr>
      <w:r>
        <w:lastRenderedPageBreak/>
        <w:t>4.2.1.4.16</w:t>
      </w:r>
      <w:r>
        <w:tab/>
      </w:r>
      <w:proofErr w:type="spellStart"/>
      <w:r>
        <w:t>PerformanceMeasurementJob</w:t>
      </w:r>
      <w:proofErr w:type="spellEnd"/>
    </w:p>
    <w:p w14:paraId="31EC93ED" w14:textId="77777777" w:rsidR="00ED3BB7" w:rsidRDefault="00ED3BB7" w:rsidP="00ED3BB7">
      <w:pPr>
        <w:pStyle w:val="Heading6"/>
      </w:pPr>
      <w:r>
        <w:t>4.2.1.4.16.1</w:t>
      </w:r>
      <w:r>
        <w:tab/>
        <w:t>Definition</w:t>
      </w:r>
    </w:p>
    <w:p w14:paraId="5BF3C5AF" w14:textId="77777777" w:rsidR="00ED3BB7" w:rsidRDefault="00ED3BB7" w:rsidP="00ED3BB7">
      <w:r>
        <w:t xml:space="preserve">The </w:t>
      </w:r>
      <w:proofErr w:type="spellStart"/>
      <w:r>
        <w:t>PerformanceMeasurementJob</w:t>
      </w:r>
      <w:proofErr w:type="spellEnd"/>
      <w:r>
        <w:t xml:space="preserve"> represents a process established to collect measurements and place them in the </w:t>
      </w:r>
      <w:proofErr w:type="spellStart"/>
      <w:r>
        <w:t>PerformanceMeasurementStore</w:t>
      </w:r>
      <w:proofErr w:type="spellEnd"/>
      <w:r>
        <w:rPr>
          <w:szCs w:val="18"/>
        </w:rPr>
        <w:t>.</w:t>
      </w:r>
    </w:p>
    <w:p w14:paraId="31F3BB91" w14:textId="77777777" w:rsidR="00ED3BB7" w:rsidRDefault="00ED3BB7" w:rsidP="00ED3BB7">
      <w:r>
        <w:t xml:space="preserve">The information representing the attributes of the </w:t>
      </w:r>
      <w:proofErr w:type="spellStart"/>
      <w:r>
        <w:t>PerformanceMeasurementJob</w:t>
      </w:r>
      <w:proofErr w:type="spellEnd"/>
      <w:r>
        <w:t xml:space="preserve"> follows the provisions indicated in table 4.2.1.4.16.2-1.</w:t>
      </w:r>
    </w:p>
    <w:p w14:paraId="6E6F8037" w14:textId="77777777" w:rsidR="00ED3BB7" w:rsidRDefault="00ED3BB7" w:rsidP="00ED3BB7">
      <w:r>
        <w:t>For attributes with x-</w:t>
      </w:r>
      <w:proofErr w:type="spellStart"/>
      <w:r>
        <w:t>inventoryNotification</w:t>
      </w:r>
      <w:proofErr w:type="spellEnd"/>
      <w:r>
        <w:t>: set to True or x-</w:t>
      </w:r>
      <w:proofErr w:type="spellStart"/>
      <w:r>
        <w:t>stateChangeNotification</w:t>
      </w:r>
      <w:proofErr w:type="spellEnd"/>
      <w:r>
        <w:t xml:space="preserve"> set to True, the notification to be sent will be the </w:t>
      </w:r>
      <w:proofErr w:type="spellStart"/>
      <w:r>
        <w:t>PerformanceMeasurementJobChangeNotification</w:t>
      </w:r>
      <w:proofErr w:type="spellEnd"/>
      <w:r>
        <w:t>.</w:t>
      </w:r>
    </w:p>
    <w:p w14:paraId="4696B651" w14:textId="77777777" w:rsidR="00ED3BB7" w:rsidRPr="009542A4" w:rsidRDefault="00ED3BB7" w:rsidP="00ED3BB7">
      <w:pPr>
        <w:pStyle w:val="TH"/>
      </w:pPr>
      <w:bookmarkStart w:id="541" w:name="_Toc161722126"/>
      <w:bookmarkStart w:id="542" w:name="_Toc193779762"/>
      <w:bookmarkStart w:id="543" w:name="_Toc202768213"/>
      <w:r>
        <w:t>Table 4.2.1.4.16.1</w:t>
      </w:r>
      <w:r w:rsidRPr="004B1E51">
        <w:t xml:space="preserve">-1 </w:t>
      </w:r>
      <w:proofErr w:type="spellStart"/>
      <w:r w:rsidRPr="00CA3B00">
        <w:t>PerformanceMeasurementJob</w:t>
      </w:r>
      <w:proofErr w:type="spellEnd"/>
      <w:r w:rsidRPr="00A73B6D" w:rsidDel="008D34D6">
        <w:t xml:space="preserve"> </w:t>
      </w:r>
      <w:r w:rsidRPr="004B1E51">
        <w:t>Requirements</w:t>
      </w:r>
      <w:bookmarkEnd w:id="541"/>
      <w:bookmarkEnd w:id="542"/>
      <w:bookmarkEnd w:id="543"/>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7BEAC6BA"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1EDD107A" w14:textId="77777777" w:rsidR="00ED3BB7" w:rsidRDefault="00ED3BB7" w:rsidP="00775EDC">
            <w:pPr>
              <w:pStyle w:val="TAH"/>
            </w:pPr>
            <w:r>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21CDE400" w14:textId="77777777" w:rsidR="00ED3BB7" w:rsidRDefault="00ED3BB7" w:rsidP="00775EDC">
            <w:pPr>
              <w:pStyle w:val="TAH"/>
            </w:pPr>
            <w: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72B09902" w14:textId="77777777" w:rsidR="00ED3BB7" w:rsidRDefault="00ED3BB7" w:rsidP="00775EDC">
            <w:pPr>
              <w:pStyle w:val="TAH"/>
            </w:pPr>
            <w:r>
              <w:t>Comment</w:t>
            </w:r>
          </w:p>
        </w:tc>
      </w:tr>
      <w:tr w:rsidR="00ED3BB7" w14:paraId="58F56AD1"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78D6C813" w14:textId="77777777" w:rsidR="00ED3BB7" w:rsidRDefault="00ED3BB7" w:rsidP="00775EDC">
            <w:pPr>
              <w:pStyle w:val="TAL"/>
              <w:rPr>
                <w:rFonts w:cs="Arial"/>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62C68081" w14:textId="77777777" w:rsidR="00ED3BB7" w:rsidRDefault="00ED3BB7" w:rsidP="00775EDC">
            <w:pPr>
              <w:pStyle w:val="TAL"/>
              <w:jc w:val="center"/>
            </w:pPr>
            <w:r>
              <w:rPr>
                <w:rStyle w:val="ui-provider"/>
              </w:rPr>
              <w:t xml:space="preserve"> REQ-ORC-O2-31</w:t>
            </w:r>
          </w:p>
        </w:tc>
        <w:tc>
          <w:tcPr>
            <w:tcW w:w="1715" w:type="pct"/>
            <w:tcBorders>
              <w:top w:val="single" w:sz="6" w:space="0" w:color="auto"/>
              <w:left w:val="single" w:sz="6" w:space="0" w:color="auto"/>
              <w:bottom w:val="single" w:sz="6" w:space="0" w:color="auto"/>
              <w:right w:val="single" w:sz="4" w:space="0" w:color="auto"/>
            </w:tcBorders>
            <w:hideMark/>
          </w:tcPr>
          <w:p w14:paraId="743CBB96" w14:textId="77777777" w:rsidR="00ED3BB7" w:rsidRDefault="00ED3BB7" w:rsidP="00775EDC">
            <w:pPr>
              <w:pStyle w:val="TAL"/>
              <w:jc w:val="center"/>
              <w:rPr>
                <w:i/>
                <w:iCs/>
              </w:rPr>
            </w:pPr>
            <w:r>
              <w:rPr>
                <w:i/>
                <w:iCs/>
              </w:rPr>
              <w:t>Optional clarification</w:t>
            </w:r>
          </w:p>
        </w:tc>
      </w:tr>
      <w:tr w:rsidR="00ED3BB7" w14:paraId="277B75F6"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tcPr>
          <w:p w14:paraId="5A0FC18B" w14:textId="77777777" w:rsidR="00ED3BB7" w:rsidRDefault="00ED3BB7" w:rsidP="00775EDC">
            <w:pPr>
              <w:pStyle w:val="TAL"/>
              <w:rPr>
                <w:rStyle w:val="ui-provider"/>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tcPr>
          <w:p w14:paraId="2980E7BC" w14:textId="77777777" w:rsidR="00ED3BB7" w:rsidRDefault="00ED3BB7" w:rsidP="00775EDC">
            <w:pPr>
              <w:pStyle w:val="TAL"/>
              <w:jc w:val="center"/>
              <w:rPr>
                <w:rStyle w:val="ui-provider"/>
              </w:rPr>
            </w:pPr>
            <w:r>
              <w:rPr>
                <w:rStyle w:val="ui-provider"/>
              </w:rPr>
              <w:t xml:space="preserve"> REQ-ORC-O2-32</w:t>
            </w:r>
          </w:p>
        </w:tc>
        <w:tc>
          <w:tcPr>
            <w:tcW w:w="1715" w:type="pct"/>
            <w:tcBorders>
              <w:top w:val="single" w:sz="6" w:space="0" w:color="auto"/>
              <w:left w:val="single" w:sz="6" w:space="0" w:color="auto"/>
              <w:bottom w:val="single" w:sz="6" w:space="0" w:color="auto"/>
              <w:right w:val="single" w:sz="4" w:space="0" w:color="auto"/>
            </w:tcBorders>
          </w:tcPr>
          <w:p w14:paraId="5146E2E6" w14:textId="77777777" w:rsidR="00ED3BB7" w:rsidRDefault="00ED3BB7" w:rsidP="00775EDC">
            <w:pPr>
              <w:pStyle w:val="TAL"/>
              <w:jc w:val="center"/>
              <w:rPr>
                <w:i/>
                <w:iCs/>
              </w:rPr>
            </w:pPr>
          </w:p>
        </w:tc>
      </w:tr>
    </w:tbl>
    <w:p w14:paraId="46692121" w14:textId="77777777" w:rsidR="00ED3BB7" w:rsidRDefault="00ED3BB7" w:rsidP="00ED3BB7"/>
    <w:p w14:paraId="4A28C2C2" w14:textId="77777777" w:rsidR="00ED3BB7" w:rsidRPr="00EA0DC7" w:rsidRDefault="00ED3BB7" w:rsidP="00ED3BB7">
      <w:pPr>
        <w:pStyle w:val="Heading6"/>
      </w:pPr>
      <w:r>
        <w:t>4.2.1.4.16.2</w:t>
      </w:r>
      <w:r>
        <w:tab/>
        <w:t>Attributes</w:t>
      </w:r>
    </w:p>
    <w:p w14:paraId="18C4692A" w14:textId="77777777" w:rsidR="00ED3BB7" w:rsidRPr="009542A4" w:rsidRDefault="00ED3BB7" w:rsidP="00ED3BB7">
      <w:pPr>
        <w:pStyle w:val="TH"/>
      </w:pPr>
      <w:bookmarkStart w:id="544" w:name="_Toc161722127"/>
      <w:bookmarkStart w:id="545" w:name="_Toc193779763"/>
      <w:bookmarkStart w:id="546" w:name="_Toc202768214"/>
      <w:r>
        <w:t>Table 4.2.1.4.16</w:t>
      </w:r>
      <w:r w:rsidRPr="00CA3B00">
        <w:t>.2</w:t>
      </w:r>
      <w:r>
        <w:t>-</w:t>
      </w:r>
      <w:r w:rsidRPr="00CA3B00">
        <w:t xml:space="preserve">1 Attributes Properties for </w:t>
      </w:r>
      <w:proofErr w:type="spellStart"/>
      <w:r w:rsidRPr="00CA3B00">
        <w:t>PerformanceMeasurementJob</w:t>
      </w:r>
      <w:bookmarkEnd w:id="544"/>
      <w:bookmarkEnd w:id="545"/>
      <w:bookmarkEnd w:id="546"/>
      <w:proofErr w:type="spellEnd"/>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90"/>
        <w:gridCol w:w="2793"/>
        <w:gridCol w:w="4857"/>
      </w:tblGrid>
      <w:tr w:rsidR="00ED3BB7" w14:paraId="645665D9" w14:textId="77777777" w:rsidTr="00775EDC">
        <w:trPr>
          <w:cantSplit/>
          <w:tblHeader/>
        </w:trPr>
        <w:tc>
          <w:tcPr>
            <w:tcW w:w="1890" w:type="dxa"/>
            <w:tcBorders>
              <w:top w:val="single" w:sz="4" w:space="0" w:color="auto"/>
              <w:left w:val="single" w:sz="4" w:space="0" w:color="auto"/>
              <w:bottom w:val="single" w:sz="4" w:space="0" w:color="auto"/>
              <w:right w:val="single" w:sz="4" w:space="0" w:color="auto"/>
            </w:tcBorders>
            <w:shd w:val="clear" w:color="auto" w:fill="C0C0C0"/>
            <w:hideMark/>
          </w:tcPr>
          <w:p w14:paraId="42033E2F"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11756752" w14:textId="77777777" w:rsidR="00ED3BB7" w:rsidRPr="00DF6E62" w:rsidRDefault="00ED3BB7" w:rsidP="00775EDC">
            <w:pPr>
              <w:widowControl w:val="0"/>
              <w:spacing w:after="0" w:line="254" w:lineRule="auto"/>
              <w:jc w:val="center"/>
              <w:rPr>
                <w:rFonts w:ascii="Arial" w:hAnsi="Arial" w:cs="Arial"/>
                <w:b/>
                <w:sz w:val="18"/>
                <w:szCs w:val="18"/>
              </w:rPr>
            </w:pPr>
            <w:r w:rsidRPr="00DF6E62">
              <w:rPr>
                <w:rFonts w:ascii="Arial" w:hAnsi="Arial" w:cs="Arial"/>
                <w:b/>
                <w:sz w:val="18"/>
                <w:szCs w:val="18"/>
              </w:rPr>
              <w:t>Data Type/Description</w:t>
            </w:r>
          </w:p>
        </w:tc>
        <w:tc>
          <w:tcPr>
            <w:tcW w:w="4857" w:type="dxa"/>
            <w:tcBorders>
              <w:top w:val="single" w:sz="4" w:space="0" w:color="auto"/>
              <w:left w:val="single" w:sz="4" w:space="0" w:color="auto"/>
              <w:bottom w:val="single" w:sz="4" w:space="0" w:color="auto"/>
              <w:right w:val="single" w:sz="4" w:space="0" w:color="auto"/>
            </w:tcBorders>
            <w:shd w:val="clear" w:color="auto" w:fill="C0C0C0"/>
            <w:hideMark/>
          </w:tcPr>
          <w:p w14:paraId="60096AE3"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0C8D5E19"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618E1870"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performanceMeasurementJobId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34C5C0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3733C21"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performance job instance within the IMS. This value is assigned by the IMS when the job is created</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6D691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09FBC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B075B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1446221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619792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0EE285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232F6311" w14:textId="3E202994" w:rsidR="00ED3BB7" w:rsidDel="00857F4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47" w:author="Author"/>
              </w:rPr>
            </w:pPr>
            <w:del w:id="548" w:author="Author">
              <w:r w:rsidDel="00857F46">
                <w:delText>nullable:</w:delText>
              </w:r>
              <w:r w:rsidDel="00857F46">
                <w:tab/>
                <w:delText>False</w:delText>
              </w:r>
            </w:del>
          </w:p>
          <w:p w14:paraId="6BF84A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uuid</w:t>
            </w:r>
          </w:p>
          <w:p w14:paraId="2F4F34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E80B2F5"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265FAA78" w14:textId="77777777" w:rsidR="00ED3BB7" w:rsidRPr="00DF6E62"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consumerPerformanceJobId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3F1B78B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BF2C40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w:t>
            </w:r>
            <w:r>
              <w:t xml:space="preserve"> </w:t>
            </w:r>
            <w:r w:rsidRPr="00501A6B">
              <w:rPr>
                <w:rFonts w:ascii="Arial" w:hAnsi="Arial" w:cs="Arial"/>
                <w:sz w:val="18"/>
                <w:szCs w:val="18"/>
              </w:rPr>
              <w:t>optionally</w:t>
            </w:r>
            <w:r w:rsidRPr="00F34FA5">
              <w:rPr>
                <w:rFonts w:ascii="Arial" w:hAnsi="Arial" w:cs="Arial"/>
                <w:sz w:val="18"/>
                <w:szCs w:val="18"/>
              </w:rPr>
              <w:t xml:space="preserve"> provided by the consumer for its purpose of managing performance jobs. This value could be the same across multiple instances of IMS performance job instances.</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B56CED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C4A75A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58A23DF1" w14:textId="77777777" w:rsidR="00857F46" w:rsidRDefault="00857F46" w:rsidP="00857F4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49" w:author="Author"/>
              </w:rPr>
            </w:pPr>
            <w:ins w:id="550" w:author="Author">
              <w:r>
                <w:t>x-isAlwaysPresent:</w:t>
              </w:r>
              <w:r>
                <w:tab/>
                <w:t>False</w:t>
              </w:r>
            </w:ins>
          </w:p>
          <w:p w14:paraId="2F8FAC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35C78320" w14:textId="76A690E8"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True</w:t>
            </w:r>
          </w:p>
          <w:p w14:paraId="41FE42C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5253E80A" w14:textId="0B9D5CE2" w:rsidR="00ED3BB7" w:rsidDel="00857F4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51" w:author="Author"/>
              </w:rPr>
            </w:pPr>
            <w:del w:id="552" w:author="Author">
              <w:r w:rsidDel="00857F46">
                <w:delText>nullable:</w:delText>
              </w:r>
              <w:r w:rsidDel="00857F46">
                <w:tab/>
                <w:delText>True</w:delText>
              </w:r>
            </w:del>
          </w:p>
          <w:p w14:paraId="77F9A01F" w14:textId="77777777" w:rsidR="00ED3BB7" w:rsidRDefault="00ED3BB7" w:rsidP="00857F46">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3A584F7" w14:textId="77777777" w:rsidTr="00775EDC">
        <w:tc>
          <w:tcPr>
            <w:tcW w:w="1890" w:type="dxa"/>
            <w:tcBorders>
              <w:top w:val="single" w:sz="4" w:space="0" w:color="auto"/>
              <w:left w:val="single" w:sz="4" w:space="0" w:color="auto"/>
              <w:bottom w:val="single" w:sz="4" w:space="0" w:color="auto"/>
              <w:right w:val="single" w:sz="4" w:space="0" w:color="auto"/>
            </w:tcBorders>
          </w:tcPr>
          <w:p w14:paraId="6A5E37D8"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state</w:t>
            </w:r>
          </w:p>
        </w:tc>
        <w:tc>
          <w:tcPr>
            <w:tcW w:w="2793" w:type="dxa"/>
            <w:tcBorders>
              <w:top w:val="single" w:sz="4" w:space="0" w:color="auto"/>
              <w:left w:val="single" w:sz="4" w:space="0" w:color="auto"/>
              <w:bottom w:val="single" w:sz="4" w:space="0" w:color="auto"/>
              <w:right w:val="single" w:sz="4" w:space="0" w:color="auto"/>
            </w:tcBorders>
          </w:tcPr>
          <w:p w14:paraId="3B91475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F69ACD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current state of the </w:t>
            </w:r>
            <w:proofErr w:type="spellStart"/>
            <w:r w:rsidRPr="00F34FA5">
              <w:rPr>
                <w:rFonts w:ascii="Arial" w:hAnsi="Arial" w:cs="Arial"/>
                <w:sz w:val="18"/>
                <w:szCs w:val="18"/>
              </w:rPr>
              <w:t>PerformanceMeasurementJob</w:t>
            </w:r>
            <w:proofErr w:type="spellEnd"/>
            <w:r w:rsidRPr="00F34FA5">
              <w:rPr>
                <w:rFonts w:ascii="Arial" w:hAnsi="Arial" w:cs="Arial"/>
                <w:sz w:val="18"/>
                <w:szCs w:val="18"/>
              </w:rPr>
              <w:t>.</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41899B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ECD9A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10A49AB8" w14:textId="77777777" w:rsidR="00ED3BB7" w:rsidRPr="005D7096" w:rsidRDefault="00ED3BB7" w:rsidP="00775EDC">
            <w:pPr>
              <w:widowControl w:val="0"/>
              <w:tabs>
                <w:tab w:val="left" w:pos="2584"/>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noProof/>
                <w:sz w:val="16"/>
              </w:rPr>
            </w:pPr>
            <w:r w:rsidRPr="005D7096">
              <w:rPr>
                <w:rFonts w:ascii="Courier New" w:hAnsi="Courier New"/>
                <w:noProof/>
                <w:sz w:val="16"/>
              </w:rPr>
              <w:t>readOnly:</w:t>
            </w:r>
            <w:r w:rsidRPr="005D7096">
              <w:rPr>
                <w:rFonts w:ascii="Courier New" w:hAnsi="Courier New"/>
                <w:noProof/>
                <w:sz w:val="16"/>
              </w:rPr>
              <w:tab/>
              <w:t>True</w:t>
            </w:r>
          </w:p>
          <w:p w14:paraId="15D041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7160A43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23881E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True</w:t>
            </w:r>
          </w:p>
          <w:p w14:paraId="38015D34" w14:textId="4CDD775A" w:rsidR="00ED3BB7" w:rsidDel="00857F4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53" w:author="Author"/>
              </w:rPr>
            </w:pPr>
            <w:del w:id="554" w:author="Author">
              <w:r w:rsidDel="00857F46">
                <w:delText>nullable:</w:delText>
              </w:r>
              <w:r w:rsidDel="00857F46">
                <w:tab/>
                <w:delText>False</w:delText>
              </w:r>
            </w:del>
          </w:p>
          <w:p w14:paraId="27616D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5FA191C5" w14:textId="77777777" w:rsidR="00ED3BB7" w:rsidRDefault="00ED3BB7" w:rsidP="00775EDC">
            <w:pPr>
              <w:pStyle w:val="PL"/>
              <w:widowControl w:val="0"/>
              <w:tabs>
                <w:tab w:val="left" w:pos="2584"/>
              </w:tabs>
              <w:ind w:left="2674" w:hanging="2610"/>
            </w:pPr>
            <w:r>
              <w:t xml:space="preserve">  - ACTIVE</w:t>
            </w:r>
          </w:p>
          <w:p w14:paraId="54620AAE" w14:textId="77777777" w:rsidR="00ED3BB7" w:rsidRDefault="00ED3BB7" w:rsidP="00775EDC">
            <w:pPr>
              <w:pStyle w:val="PL"/>
              <w:widowControl w:val="0"/>
              <w:tabs>
                <w:tab w:val="left" w:pos="2584"/>
              </w:tabs>
              <w:ind w:left="2674" w:hanging="2610"/>
            </w:pPr>
            <w:r>
              <w:t xml:space="preserve">  - SUSPENDED</w:t>
            </w:r>
          </w:p>
          <w:p w14:paraId="5040A66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DEPRECATED</w:t>
            </w:r>
          </w:p>
          <w:p w14:paraId="5B3D8F0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B0391EC" w14:textId="77777777" w:rsidTr="00775EDC">
        <w:tc>
          <w:tcPr>
            <w:tcW w:w="1890" w:type="dxa"/>
            <w:tcBorders>
              <w:top w:val="single" w:sz="4" w:space="0" w:color="auto"/>
              <w:left w:val="single" w:sz="4" w:space="0" w:color="auto"/>
              <w:bottom w:val="single" w:sz="4" w:space="0" w:color="auto"/>
              <w:right w:val="single" w:sz="4" w:space="0" w:color="auto"/>
            </w:tcBorders>
          </w:tcPr>
          <w:p w14:paraId="5FEAEE1E"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collectionInterval</w:t>
            </w:r>
            <w:proofErr w:type="spellEnd"/>
          </w:p>
        </w:tc>
        <w:tc>
          <w:tcPr>
            <w:tcW w:w="2793" w:type="dxa"/>
            <w:tcBorders>
              <w:top w:val="single" w:sz="4" w:space="0" w:color="auto"/>
              <w:left w:val="single" w:sz="4" w:space="0" w:color="auto"/>
              <w:bottom w:val="single" w:sz="4" w:space="0" w:color="auto"/>
              <w:right w:val="single" w:sz="4" w:space="0" w:color="auto"/>
            </w:tcBorders>
          </w:tcPr>
          <w:p w14:paraId="52BDCE7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Data Type: </w:t>
            </w:r>
            <w:r w:rsidRPr="00F34FA5">
              <w:rPr>
                <w:rFonts w:ascii="Arial" w:hAnsi="Arial" w:cs="Arial"/>
                <w:sz w:val="18"/>
                <w:szCs w:val="18"/>
              </w:rPr>
              <w:t>integer</w:t>
            </w:r>
          </w:p>
          <w:p w14:paraId="56A57AD9"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De</w:t>
            </w:r>
            <w:r>
              <w:rPr>
                <w:rFonts w:ascii="Arial" w:hAnsi="Arial" w:cs="Arial"/>
                <w:b/>
                <w:bCs/>
                <w:sz w:val="18"/>
                <w:szCs w:val="18"/>
              </w:rPr>
              <w:t>s</w:t>
            </w:r>
            <w:r w:rsidRPr="00F34FA5">
              <w:rPr>
                <w:rFonts w:ascii="Arial" w:hAnsi="Arial" w:cs="Arial"/>
                <w:b/>
                <w:bCs/>
                <w:sz w:val="18"/>
                <w:szCs w:val="18"/>
              </w:rPr>
              <w:t xml:space="preserve">cription: </w:t>
            </w:r>
            <w:r w:rsidRPr="00F34FA5">
              <w:rPr>
                <w:rFonts w:ascii="Arial" w:hAnsi="Arial" w:cs="Arial"/>
                <w:sz w:val="18"/>
                <w:szCs w:val="18"/>
              </w:rPr>
              <w:t>The interval at which performance measure</w:t>
            </w:r>
            <w:r>
              <w:rPr>
                <w:rFonts w:ascii="Arial" w:hAnsi="Arial" w:cs="Arial"/>
                <w:sz w:val="18"/>
                <w:szCs w:val="18"/>
              </w:rPr>
              <w:t>ment</w:t>
            </w:r>
            <w:r w:rsidRPr="00F34FA5">
              <w:rPr>
                <w:rFonts w:ascii="Arial" w:hAnsi="Arial" w:cs="Arial"/>
                <w:sz w:val="18"/>
                <w:szCs w:val="18"/>
              </w:rPr>
              <w:t>s will be collected and stored.</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566C0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1FBAC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5F14C4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3AC41A6D" w14:textId="6F11FFE0"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True</w:t>
            </w:r>
          </w:p>
          <w:p w14:paraId="1036A7F5" w14:textId="20922E49"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1BD62C1C" w14:textId="3F7750CE" w:rsidR="00ED3BB7" w:rsidDel="00857F4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55" w:author="Author"/>
              </w:rPr>
            </w:pPr>
            <w:del w:id="556" w:author="Author">
              <w:r w:rsidDel="00857F46">
                <w:delText>nullable:</w:delText>
              </w:r>
              <w:r w:rsidDel="00857F46">
                <w:tab/>
                <w:delText>False</w:delText>
              </w:r>
            </w:del>
          </w:p>
          <w:p w14:paraId="0266FA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x-units:</w:t>
            </w:r>
            <w:r>
              <w:tab/>
              <w:t>Seconds</w:t>
            </w:r>
          </w:p>
          <w:p w14:paraId="439D246E" w14:textId="23066E61"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minimum:</w:t>
            </w:r>
            <w:r>
              <w:tab/>
              <w:t>0</w:t>
            </w:r>
          </w:p>
          <w:p w14:paraId="7E8B5C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default:</w:t>
            </w:r>
            <w:r>
              <w:tab/>
              <w:t>300</w:t>
            </w:r>
          </w:p>
          <w:p w14:paraId="435E7D8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17FC7744" w14:textId="77777777" w:rsidTr="00775EDC">
        <w:tc>
          <w:tcPr>
            <w:tcW w:w="1890" w:type="dxa"/>
            <w:tcBorders>
              <w:top w:val="single" w:sz="4" w:space="0" w:color="auto"/>
              <w:left w:val="single" w:sz="4" w:space="0" w:color="auto"/>
              <w:bottom w:val="single" w:sz="4" w:space="0" w:color="auto"/>
              <w:right w:val="single" w:sz="4" w:space="0" w:color="auto"/>
            </w:tcBorders>
          </w:tcPr>
          <w:p w14:paraId="7301BC56"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resourceScopeCriteria</w:t>
            </w:r>
            <w:proofErr w:type="spellEnd"/>
          </w:p>
        </w:tc>
        <w:tc>
          <w:tcPr>
            <w:tcW w:w="2793" w:type="dxa"/>
            <w:tcBorders>
              <w:top w:val="single" w:sz="4" w:space="0" w:color="auto"/>
              <w:left w:val="single" w:sz="4" w:space="0" w:color="auto"/>
              <w:bottom w:val="single" w:sz="4" w:space="0" w:color="auto"/>
              <w:right w:val="single" w:sz="4" w:space="0" w:color="auto"/>
            </w:tcBorders>
          </w:tcPr>
          <w:p w14:paraId="24A3128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1F0A6C15"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Key value pairs of </w:t>
            </w:r>
            <w:r w:rsidRPr="00F34FA5">
              <w:rPr>
                <w:rFonts w:ascii="Arial" w:hAnsi="Arial" w:cs="Arial"/>
                <w:sz w:val="18"/>
                <w:szCs w:val="18"/>
              </w:rPr>
              <w:lastRenderedPageBreak/>
              <w:t xml:space="preserve">resource attributes which are used to select resources from which measures are to be collected. </w:t>
            </w:r>
          </w:p>
          <w:p w14:paraId="6DE12D74" w14:textId="77777777" w:rsidR="00ED3BB7" w:rsidRPr="00F34FA5" w:rsidRDefault="00ED3BB7" w:rsidP="00775EDC">
            <w:pPr>
              <w:widowControl w:val="0"/>
              <w:rPr>
                <w:rFonts w:ascii="Arial" w:hAnsi="Arial" w:cs="Arial"/>
                <w:sz w:val="18"/>
                <w:szCs w:val="18"/>
              </w:rPr>
            </w:pPr>
            <w:r w:rsidRPr="00F34FA5">
              <w:rPr>
                <w:rFonts w:ascii="Arial" w:hAnsi="Arial" w:cs="Arial"/>
                <w:sz w:val="18"/>
                <w:szCs w:val="18"/>
              </w:rPr>
              <w:t xml:space="preserve">This criterion </w:t>
            </w:r>
            <w:proofErr w:type="gramStart"/>
            <w:r w:rsidRPr="00F34FA5">
              <w:rPr>
                <w:rFonts w:ascii="Arial" w:hAnsi="Arial" w:cs="Arial"/>
                <w:sz w:val="18"/>
                <w:szCs w:val="18"/>
              </w:rPr>
              <w:t>determines,</w:t>
            </w:r>
            <w:proofErr w:type="gramEnd"/>
            <w:r w:rsidRPr="00F34FA5">
              <w:rPr>
                <w:rFonts w:ascii="Arial" w:hAnsi="Arial" w:cs="Arial"/>
                <w:sz w:val="18"/>
                <w:szCs w:val="18"/>
              </w:rPr>
              <w:t xml:space="preserve"> the value set for the Qualified Resource Types.</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299B47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0DAC7C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CEE6304" w14:textId="77777777" w:rsidR="00E23744" w:rsidRDefault="00E23744" w:rsidP="00E2374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57" w:author="Author"/>
              </w:rPr>
            </w:pPr>
            <w:ins w:id="558" w:author="Author">
              <w:r>
                <w:t>x-isAlwaysPresent:</w:t>
              </w:r>
              <w:r>
                <w:tab/>
                <w:t>False</w:t>
              </w:r>
            </w:ins>
          </w:p>
          <w:p w14:paraId="2D356EF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5EF1B6C" w14:textId="48C53A22"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x-inventoryNotification:</w:t>
            </w:r>
            <w:r>
              <w:tab/>
              <w:t>True</w:t>
            </w:r>
          </w:p>
          <w:p w14:paraId="70FBFD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E4021BB" w14:textId="1813A7A0" w:rsidR="00ED3BB7" w:rsidDel="00203AB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59" w:author="Author"/>
              </w:rPr>
            </w:pPr>
            <w:del w:id="560" w:author="Author">
              <w:r w:rsidDel="00203AB9">
                <w:delText>nullable:</w:delText>
              </w:r>
              <w:r w:rsidDel="00203AB9">
                <w:tab/>
                <w:delText>False</w:delText>
              </w:r>
            </w:del>
          </w:p>
          <w:p w14:paraId="4D5ABF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D7EDB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6B868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B8F4D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63917A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F049E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example:</w:t>
            </w:r>
          </w:p>
          <w:p w14:paraId="4F348FBE" w14:textId="77777777" w:rsidR="00ED3BB7" w:rsidRDefault="00ED3BB7" w:rsidP="00775EDC">
            <w:pPr>
              <w:pStyle w:val="TAL"/>
              <w:rPr>
                <w:rFonts w:ascii="Courier New" w:hAnsi="Courier New"/>
                <w:noProof/>
                <w:sz w:val="16"/>
              </w:rPr>
            </w:pPr>
            <w:r>
              <w:rPr>
                <w:rFonts w:ascii="Courier New" w:hAnsi="Courier New"/>
                <w:noProof/>
                <w:sz w:val="16"/>
              </w:rPr>
              <w:t xml:space="preserve">  [</w:t>
            </w:r>
          </w:p>
          <w:p w14:paraId="2E7B47B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{"resourceTypeId","[</w:t>
            </w:r>
          </w:p>
          <w:p w14:paraId="4A7BDDB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 xml:space="preserve">   "7c491f8f-7207-4c00-9b67-3d2ee8b008f0",</w:t>
            </w:r>
          </w:p>
          <w:p w14:paraId="0CF5E7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 xml:space="preserve">   "31040dec-8106-44db-83bc-62e1d618ea17"</w:t>
            </w:r>
          </w:p>
          <w:p w14:paraId="50C515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w:t>
            </w:r>
          </w:p>
          <w:p w14:paraId="33E94B5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1722C1D" w14:textId="77777777" w:rsidTr="00775EDC">
        <w:tc>
          <w:tcPr>
            <w:tcW w:w="1890" w:type="dxa"/>
            <w:tcBorders>
              <w:top w:val="single" w:sz="4" w:space="0" w:color="auto"/>
              <w:left w:val="single" w:sz="4" w:space="0" w:color="auto"/>
              <w:bottom w:val="single" w:sz="4" w:space="0" w:color="auto"/>
              <w:right w:val="single" w:sz="4" w:space="0" w:color="auto"/>
            </w:tcBorders>
          </w:tcPr>
          <w:p w14:paraId="4B782EB0"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lastRenderedPageBreak/>
              <w:t>measurementSelectionCriteria</w:t>
            </w:r>
            <w:proofErr w:type="spellEnd"/>
          </w:p>
        </w:tc>
        <w:tc>
          <w:tcPr>
            <w:tcW w:w="2793" w:type="dxa"/>
            <w:tcBorders>
              <w:top w:val="single" w:sz="4" w:space="0" w:color="auto"/>
              <w:left w:val="single" w:sz="4" w:space="0" w:color="auto"/>
              <w:bottom w:val="single" w:sz="4" w:space="0" w:color="auto"/>
              <w:right w:val="single" w:sz="4" w:space="0" w:color="auto"/>
            </w:tcBorders>
          </w:tcPr>
          <w:p w14:paraId="5CA3FE9C" w14:textId="77777777" w:rsidR="00ED3BB7" w:rsidRPr="00F34FA5" w:rsidRDefault="00ED3BB7" w:rsidP="00775EDC">
            <w:pPr>
              <w:rPr>
                <w:rFonts w:ascii="Arial" w:hAnsi="Arial" w:cs="Arial"/>
                <w:sz w:val="18"/>
                <w:szCs w:val="18"/>
              </w:rPr>
            </w:pPr>
            <w:r w:rsidRPr="00F34FA5">
              <w:rPr>
                <w:rFonts w:ascii="Arial" w:hAnsi="Arial" w:cs="Arial"/>
                <w:b/>
                <w:bCs/>
                <w:sz w:val="18"/>
                <w:szCs w:val="18"/>
              </w:rPr>
              <w:t>Data Type</w:t>
            </w:r>
            <w:r w:rsidRPr="00F34FA5">
              <w:rPr>
                <w:rFonts w:ascii="Arial" w:hAnsi="Arial" w:cs="Arial"/>
                <w:sz w:val="18"/>
                <w:szCs w:val="18"/>
              </w:rPr>
              <w:t>: array</w:t>
            </w:r>
          </w:p>
          <w:p w14:paraId="1A6B9D5C" w14:textId="77777777" w:rsidR="00ED3BB7" w:rsidRPr="00F34FA5" w:rsidRDefault="00ED3BB7" w:rsidP="00775EDC">
            <w:pPr>
              <w:rPr>
                <w:rFonts w:ascii="Arial" w:hAnsi="Arial" w:cs="Arial"/>
                <w:sz w:val="18"/>
                <w:szCs w:val="18"/>
              </w:rPr>
            </w:pPr>
            <w:r w:rsidRPr="00F34FA5">
              <w:rPr>
                <w:rFonts w:ascii="Arial" w:hAnsi="Arial" w:cs="Arial"/>
                <w:b/>
                <w:bCs/>
                <w:sz w:val="18"/>
                <w:szCs w:val="18"/>
              </w:rPr>
              <w:t>Description</w:t>
            </w:r>
            <w:r w:rsidRPr="00F34FA5">
              <w:rPr>
                <w:rFonts w:ascii="Arial" w:hAnsi="Arial" w:cs="Arial"/>
                <w:sz w:val="18"/>
                <w:szCs w:val="18"/>
              </w:rPr>
              <w:t xml:space="preserve">: Key value pairs that identify the distinct set of measurements within the scope of a </w:t>
            </w:r>
            <w:proofErr w:type="spellStart"/>
            <w:r w:rsidRPr="00F34FA5">
              <w:rPr>
                <w:rFonts w:ascii="Arial" w:hAnsi="Arial" w:cs="Arial"/>
                <w:sz w:val="18"/>
                <w:szCs w:val="18"/>
              </w:rPr>
              <w:t>PerformanceMeasurementJob</w:t>
            </w:r>
            <w:proofErr w:type="spellEnd"/>
            <w:r w:rsidRPr="00F34FA5">
              <w:rPr>
                <w:rFonts w:ascii="Arial" w:hAnsi="Arial" w:cs="Arial"/>
                <w:sz w:val="18"/>
                <w:szCs w:val="18"/>
              </w:rPr>
              <w:t xml:space="preserve">. </w:t>
            </w:r>
          </w:p>
          <w:p w14:paraId="2D80A179" w14:textId="77777777" w:rsidR="00ED3BB7" w:rsidRPr="00F34FA5" w:rsidRDefault="00ED3BB7" w:rsidP="00775EDC">
            <w:pPr>
              <w:pStyle w:val="TAL"/>
              <w:rPr>
                <w:rFonts w:cs="Arial"/>
                <w:szCs w:val="18"/>
              </w:rPr>
            </w:pPr>
          </w:p>
          <w:p w14:paraId="3ABF6AA3" w14:textId="77777777" w:rsidR="00ED3BB7" w:rsidRPr="00F34FA5" w:rsidRDefault="00ED3BB7" w:rsidP="00775EDC">
            <w:pPr>
              <w:widowControl w:val="0"/>
              <w:rPr>
                <w:rFonts w:ascii="Arial" w:hAnsi="Arial" w:cs="Arial"/>
                <w:b/>
                <w:bCs/>
                <w:sz w:val="18"/>
                <w:szCs w:val="18"/>
              </w:rPr>
            </w:pP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C6AB43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490D3B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316C1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B010081" w14:textId="5153FB59"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07D348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E55B6F9" w14:textId="3E017AA2" w:rsidR="00ED3BB7" w:rsidDel="00AE20A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61" w:author="Author"/>
              </w:rPr>
            </w:pPr>
            <w:del w:id="562" w:author="Author">
              <w:r w:rsidDel="00AE20A6">
                <w:delText>n</w:delText>
              </w:r>
              <w:r w:rsidRPr="00F137AA" w:rsidDel="00AE20A6">
                <w:delText>ullable</w:delText>
              </w:r>
              <w:r w:rsidDel="00AE20A6">
                <w:delText>:</w:delText>
              </w:r>
              <w:r w:rsidRPr="00F137AA" w:rsidDel="00AE20A6">
                <w:tab/>
              </w:r>
              <w:r w:rsidDel="00AE20A6">
                <w:delText>False</w:delText>
              </w:r>
            </w:del>
          </w:p>
          <w:p w14:paraId="69595F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4B835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49D65A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F532E3D"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7521B4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example:</w:t>
            </w:r>
          </w:p>
          <w:p w14:paraId="2906158B" w14:textId="77777777" w:rsidR="00ED3BB7" w:rsidRDefault="00ED3BB7" w:rsidP="00775EDC">
            <w:pPr>
              <w:pStyle w:val="TAL"/>
              <w:rPr>
                <w:rFonts w:ascii="Courier New" w:hAnsi="Courier New"/>
                <w:noProof/>
                <w:sz w:val="16"/>
              </w:rPr>
            </w:pPr>
            <w:r>
              <w:rPr>
                <w:rFonts w:ascii="Courier New" w:hAnsi="Courier New"/>
                <w:noProof/>
                <w:sz w:val="16"/>
              </w:rPr>
              <w:t xml:space="preserve">  [</w:t>
            </w:r>
          </w:p>
          <w:p w14:paraId="69754AD6" w14:textId="77777777" w:rsidR="00ED3BB7" w:rsidRDefault="00ED3BB7" w:rsidP="00775EDC">
            <w:pPr>
              <w:pStyle w:val="TAL"/>
              <w:ind w:left="284"/>
              <w:rPr>
                <w:rFonts w:ascii="Courier New" w:hAnsi="Courier New"/>
                <w:noProof/>
                <w:sz w:val="16"/>
              </w:rPr>
            </w:pPr>
            <w:r>
              <w:rPr>
                <w:rFonts w:ascii="Courier New" w:hAnsi="Courier New"/>
                <w:noProof/>
                <w:sz w:val="16"/>
              </w:rPr>
              <w:t>{"measurementGroup","MemoryUsage"},</w:t>
            </w:r>
          </w:p>
          <w:p w14:paraId="53C4EFAC" w14:textId="77777777" w:rsidR="00ED3BB7" w:rsidRDefault="00ED3BB7" w:rsidP="00775EDC">
            <w:pPr>
              <w:pStyle w:val="TAL"/>
              <w:rPr>
                <w:rFonts w:ascii="Courier New" w:hAnsi="Courier New"/>
                <w:noProof/>
                <w:sz w:val="16"/>
              </w:rPr>
            </w:pPr>
            <w:r>
              <w:rPr>
                <w:rFonts w:ascii="Courier New" w:hAnsi="Courier New"/>
                <w:noProof/>
                <w:sz w:val="16"/>
              </w:rPr>
              <w:t xml:space="preserve">   {"measurementName","cpuAverageUtilization"}</w:t>
            </w:r>
          </w:p>
          <w:p w14:paraId="452B83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w:t>
            </w:r>
          </w:p>
        </w:tc>
      </w:tr>
      <w:tr w:rsidR="00ED3BB7" w14:paraId="4BF61231"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041333C6"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status</w:t>
            </w:r>
          </w:p>
        </w:tc>
        <w:tc>
          <w:tcPr>
            <w:tcW w:w="2793" w:type="dxa"/>
            <w:tcBorders>
              <w:top w:val="single" w:sz="4" w:space="0" w:color="auto"/>
              <w:left w:val="single" w:sz="4" w:space="0" w:color="auto"/>
              <w:bottom w:val="single" w:sz="4" w:space="0" w:color="auto"/>
              <w:right w:val="single" w:sz="4" w:space="0" w:color="auto"/>
            </w:tcBorders>
            <w:hideMark/>
          </w:tcPr>
          <w:p w14:paraId="6FB5E13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F8E9E6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w:t>
            </w:r>
            <w:proofErr w:type="gramStart"/>
            <w:r w:rsidRPr="00F34FA5">
              <w:rPr>
                <w:rFonts w:ascii="Arial" w:hAnsi="Arial" w:cs="Arial"/>
                <w:sz w:val="18"/>
                <w:szCs w:val="18"/>
              </w:rPr>
              <w:t>current status</w:t>
            </w:r>
            <w:proofErr w:type="gramEnd"/>
            <w:r w:rsidRPr="00F34FA5">
              <w:rPr>
                <w:rFonts w:ascii="Arial" w:hAnsi="Arial" w:cs="Arial"/>
                <w:sz w:val="18"/>
                <w:szCs w:val="18"/>
              </w:rPr>
              <w:t xml:space="preserve"> within the state.</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D5EB22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04E53D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9759F08" w14:textId="77777777" w:rsidR="00ED3BB7" w:rsidRPr="005D7096" w:rsidRDefault="00ED3BB7" w:rsidP="00775EDC">
            <w:pPr>
              <w:widowControl w:val="0"/>
              <w:tabs>
                <w:tab w:val="left" w:pos="2584"/>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noProof/>
                <w:sz w:val="16"/>
              </w:rPr>
            </w:pPr>
            <w:r w:rsidRPr="005D7096">
              <w:rPr>
                <w:rFonts w:ascii="Courier New" w:hAnsi="Courier New"/>
                <w:noProof/>
                <w:sz w:val="16"/>
              </w:rPr>
              <w:t>readOnly:</w:t>
            </w:r>
            <w:r w:rsidRPr="005D7096">
              <w:rPr>
                <w:rFonts w:ascii="Courier New" w:hAnsi="Courier New"/>
                <w:noProof/>
                <w:sz w:val="16"/>
              </w:rPr>
              <w:tab/>
              <w:t>True</w:t>
            </w:r>
          </w:p>
          <w:p w14:paraId="6062EAF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4DDC15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0F22D32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True</w:t>
            </w:r>
          </w:p>
          <w:p w14:paraId="460B3BEF" w14:textId="694AF07D" w:rsidR="00ED3BB7" w:rsidDel="007A60F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63" w:author="Author"/>
              </w:rPr>
            </w:pPr>
            <w:del w:id="564" w:author="Author">
              <w:r w:rsidDel="007A60FB">
                <w:delText>nullable:</w:delText>
              </w:r>
              <w:r w:rsidDel="007A60FB">
                <w:tab/>
                <w:delText>False</w:delText>
              </w:r>
            </w:del>
          </w:p>
          <w:p w14:paraId="380725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05396BDF" w14:textId="77777777" w:rsidR="00ED3BB7" w:rsidRDefault="00ED3BB7" w:rsidP="00775EDC">
            <w:pPr>
              <w:pStyle w:val="PL"/>
              <w:widowControl w:val="0"/>
              <w:tabs>
                <w:tab w:val="left" w:pos="2584"/>
              </w:tabs>
              <w:ind w:left="2674" w:hanging="2610"/>
            </w:pPr>
            <w:r>
              <w:t xml:space="preserve">  - RUNNING</w:t>
            </w:r>
          </w:p>
          <w:p w14:paraId="06EBF9F8" w14:textId="77777777" w:rsidR="00ED3BB7" w:rsidRDefault="00ED3BB7" w:rsidP="00775EDC">
            <w:pPr>
              <w:pStyle w:val="PL"/>
              <w:widowControl w:val="0"/>
              <w:tabs>
                <w:tab w:val="left" w:pos="2584"/>
              </w:tabs>
              <w:ind w:left="2674" w:hanging="2610"/>
            </w:pPr>
            <w:r>
              <w:t xml:space="preserve">  - FAILED</w:t>
            </w:r>
          </w:p>
          <w:p w14:paraId="25E15C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DEGRADED</w:t>
            </w:r>
          </w:p>
          <w:p w14:paraId="51996C2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IDLE</w:t>
            </w:r>
          </w:p>
          <w:p w14:paraId="05D71D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PENDING_DELETE</w:t>
            </w:r>
          </w:p>
          <w:p w14:paraId="289402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pPr>
          </w:p>
          <w:p w14:paraId="512D252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43483C55" w14:textId="77777777" w:rsidTr="00775EDC">
        <w:tc>
          <w:tcPr>
            <w:tcW w:w="1890" w:type="dxa"/>
            <w:tcBorders>
              <w:top w:val="single" w:sz="4" w:space="0" w:color="auto"/>
              <w:left w:val="single" w:sz="4" w:space="0" w:color="auto"/>
              <w:bottom w:val="single" w:sz="4" w:space="0" w:color="auto"/>
              <w:right w:val="single" w:sz="4" w:space="0" w:color="auto"/>
            </w:tcBorders>
            <w:hideMark/>
          </w:tcPr>
          <w:p w14:paraId="3A24CC46"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lang w:eastAsia="ja-JP"/>
              </w:rPr>
              <w:t>preinstalledJob</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30BD778A"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proofErr w:type="spellStart"/>
            <w:r w:rsidRPr="00F34FA5">
              <w:rPr>
                <w:rFonts w:ascii="Arial" w:hAnsi="Arial" w:cs="Arial"/>
                <w:sz w:val="18"/>
                <w:szCs w:val="18"/>
              </w:rPr>
              <w:t>boolean</w:t>
            </w:r>
            <w:proofErr w:type="spellEnd"/>
          </w:p>
          <w:p w14:paraId="6F9FC85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This is an indicator if the performance job was created for the IMS (True) or as the result of an IMS consumer request (False)</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FD692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45CB3FA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6CFB06C" w14:textId="77777777" w:rsidR="007A60FB" w:rsidRDefault="007A60FB" w:rsidP="007A60F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65" w:author="Author"/>
              </w:rPr>
            </w:pPr>
            <w:ins w:id="566" w:author="Author">
              <w:r>
                <w:t>x-isAlwaysPresent:</w:t>
              </w:r>
              <w:r>
                <w:tab/>
                <w:t>False</w:t>
              </w:r>
            </w:ins>
          </w:p>
          <w:p w14:paraId="2155E0C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69E11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90BC3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34C1C6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9EB2B1B" w14:textId="4DF5CBF2" w:rsidR="00ED3BB7" w:rsidDel="007A60FB" w:rsidRDefault="00ED3BB7" w:rsidP="007A60FB">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67" w:author="Author"/>
              </w:rPr>
            </w:pPr>
            <w:del w:id="568" w:author="Author">
              <w:r w:rsidDel="007A60FB">
                <w:delText>nullable:</w:delText>
              </w:r>
              <w:r w:rsidDel="007A60FB">
                <w:tab/>
                <w:delText xml:space="preserve"> False</w:delText>
              </w:r>
            </w:del>
          </w:p>
          <w:p w14:paraId="2DE19CC7"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Change w:id="569" w:author="Author">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PrChange>
            </w:pPr>
          </w:p>
        </w:tc>
      </w:tr>
      <w:tr w:rsidR="00ED3BB7" w14:paraId="3F9A494D" w14:textId="77777777" w:rsidTr="00775EDC">
        <w:tc>
          <w:tcPr>
            <w:tcW w:w="1885" w:type="dxa"/>
            <w:tcBorders>
              <w:top w:val="single" w:sz="4" w:space="0" w:color="auto"/>
              <w:left w:val="single" w:sz="4" w:space="0" w:color="auto"/>
              <w:bottom w:val="single" w:sz="4" w:space="0" w:color="auto"/>
              <w:right w:val="single" w:sz="4" w:space="0" w:color="auto"/>
            </w:tcBorders>
          </w:tcPr>
          <w:p w14:paraId="453F7201"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qualifiedResourceTypes</w:t>
            </w:r>
            <w:proofErr w:type="spellEnd"/>
          </w:p>
        </w:tc>
        <w:tc>
          <w:tcPr>
            <w:tcW w:w="2793" w:type="dxa"/>
            <w:tcBorders>
              <w:top w:val="single" w:sz="4" w:space="0" w:color="auto"/>
              <w:left w:val="single" w:sz="4" w:space="0" w:color="auto"/>
              <w:bottom w:val="single" w:sz="4" w:space="0" w:color="auto"/>
              <w:right w:val="single" w:sz="4" w:space="0" w:color="auto"/>
            </w:tcBorders>
          </w:tcPr>
          <w:p w14:paraId="2E05642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FDF490A" w14:textId="77777777" w:rsidR="00ED3BB7" w:rsidRPr="00393759" w:rsidRDefault="00ED3BB7" w:rsidP="00775EDC">
            <w:pPr>
              <w:pStyle w:val="TAL"/>
              <w:rPr>
                <w:rFonts w:cs="Arial"/>
                <w:szCs w:val="18"/>
              </w:rPr>
            </w:pPr>
            <w:r w:rsidRPr="00393759">
              <w:rPr>
                <w:rFonts w:cs="Arial"/>
                <w:b/>
                <w:bCs/>
                <w:szCs w:val="18"/>
              </w:rPr>
              <w:t xml:space="preserve">Description: </w:t>
            </w:r>
            <w:r w:rsidRPr="00393759">
              <w:rPr>
                <w:rFonts w:cs="Arial"/>
                <w:szCs w:val="18"/>
              </w:rPr>
              <w:t xml:space="preserve">This list is computed from evaluation of the </w:t>
            </w:r>
            <w:proofErr w:type="spellStart"/>
            <w:r w:rsidRPr="00393759">
              <w:rPr>
                <w:rFonts w:cs="Arial"/>
                <w:szCs w:val="18"/>
              </w:rPr>
              <w:t>resourceScopeCriteria</w:t>
            </w:r>
            <w:proofErr w:type="spellEnd"/>
            <w:r w:rsidRPr="00393759">
              <w:rPr>
                <w:rFonts w:cs="Arial"/>
                <w:szCs w:val="18"/>
              </w:rPr>
              <w:t xml:space="preserve">. The resulting </w:t>
            </w:r>
            <w:proofErr w:type="spellStart"/>
            <w:r w:rsidRPr="00393759">
              <w:rPr>
                <w:rFonts w:cs="Arial"/>
                <w:szCs w:val="18"/>
              </w:rPr>
              <w:t>qualifiedResourceTypes</w:t>
            </w:r>
            <w:proofErr w:type="spellEnd"/>
            <w:r w:rsidRPr="00393759">
              <w:rPr>
                <w:rFonts w:cs="Arial"/>
                <w:szCs w:val="18"/>
              </w:rPr>
              <w:t xml:space="preserve"> are the distinct set of </w:t>
            </w:r>
            <w:proofErr w:type="spellStart"/>
            <w:r w:rsidRPr="00393759">
              <w:rPr>
                <w:rFonts w:cs="Arial"/>
                <w:szCs w:val="18"/>
              </w:rPr>
              <w:t>ResourceTypes</w:t>
            </w:r>
            <w:proofErr w:type="spellEnd"/>
            <w:r w:rsidRPr="00393759">
              <w:rPr>
                <w:rFonts w:cs="Arial"/>
                <w:szCs w:val="18"/>
              </w:rPr>
              <w:t xml:space="preserve"> among those </w:t>
            </w:r>
            <w:proofErr w:type="spellStart"/>
            <w:r w:rsidRPr="00393759">
              <w:rPr>
                <w:rFonts w:cs="Arial"/>
                <w:szCs w:val="18"/>
              </w:rPr>
              <w:t>measuredResources</w:t>
            </w:r>
            <w:proofErr w:type="spellEnd"/>
            <w:r w:rsidRPr="00393759">
              <w:rPr>
                <w:rFonts w:cs="Arial"/>
                <w:szCs w:val="18"/>
              </w:rPr>
              <w:t xml:space="preserve">. </w:t>
            </w:r>
          </w:p>
          <w:p w14:paraId="5401D28F" w14:textId="77777777" w:rsidR="00ED3BB7" w:rsidRPr="00393759" w:rsidRDefault="00ED3BB7" w:rsidP="00775EDC">
            <w:pPr>
              <w:pStyle w:val="TAL"/>
              <w:rPr>
                <w:rFonts w:cs="Arial"/>
                <w:szCs w:val="18"/>
              </w:rPr>
            </w:pPr>
          </w:p>
          <w:p w14:paraId="64F78E31" w14:textId="77777777" w:rsidR="00ED3BB7" w:rsidRPr="00393759" w:rsidRDefault="00ED3BB7" w:rsidP="00775EDC">
            <w:pPr>
              <w:pStyle w:val="TAL"/>
              <w:rPr>
                <w:rFonts w:cs="Arial"/>
                <w:szCs w:val="18"/>
              </w:rPr>
            </w:pPr>
            <w:r w:rsidRPr="00393759">
              <w:rPr>
                <w:rFonts w:cs="Arial"/>
                <w:szCs w:val="18"/>
              </w:rPr>
              <w:t xml:space="preserve">This list of resource type UUIDs is used to qualify </w:t>
            </w:r>
            <w:proofErr w:type="spellStart"/>
            <w:proofErr w:type="gramStart"/>
            <w:r w:rsidRPr="00393759">
              <w:rPr>
                <w:rFonts w:cs="Arial"/>
                <w:szCs w:val="18"/>
              </w:rPr>
              <w:t>collectedMeasurements</w:t>
            </w:r>
            <w:proofErr w:type="spellEnd"/>
            <w:proofErr w:type="gramEnd"/>
            <w:r w:rsidRPr="00393759">
              <w:rPr>
                <w:rFonts w:cs="Arial"/>
                <w:szCs w:val="18"/>
              </w:rPr>
              <w:t xml:space="preserve"> defined in the PM Dictionary of the qualified resource types.</w:t>
            </w:r>
          </w:p>
          <w:p w14:paraId="0816CA44" w14:textId="77777777" w:rsidR="00ED3BB7" w:rsidRPr="00393759" w:rsidRDefault="00ED3BB7" w:rsidP="00775EDC">
            <w:pPr>
              <w:pStyle w:val="TAL"/>
              <w:rPr>
                <w:rFonts w:cs="Arial"/>
                <w:b/>
                <w:bCs/>
                <w:szCs w:val="18"/>
              </w:rPr>
            </w:pP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A4BB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C17DA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A3238E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3BDB9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0825DB5" w14:textId="1DDE6CBC"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451CC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11E81D2" w14:textId="11474FEC" w:rsidR="00ED3BB7" w:rsidDel="007A60F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70" w:author="Author"/>
              </w:rPr>
            </w:pPr>
            <w:del w:id="571" w:author="Author">
              <w:r w:rsidDel="007A60FB">
                <w:delText>n</w:delText>
              </w:r>
              <w:r w:rsidRPr="00F137AA" w:rsidDel="007A60FB">
                <w:delText>ullable</w:delText>
              </w:r>
              <w:r w:rsidDel="007A60FB">
                <w:delText>:</w:delText>
              </w:r>
              <w:r w:rsidRPr="00F137AA" w:rsidDel="007A60FB">
                <w:tab/>
              </w:r>
              <w:r w:rsidDel="007A60FB">
                <w:delText>False</w:delText>
              </w:r>
            </w:del>
          </w:p>
          <w:p w14:paraId="4A6727C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26E23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064E61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07FF3B7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uuid</w:t>
            </w:r>
          </w:p>
          <w:p w14:paraId="65987D59" w14:textId="77777777" w:rsidR="00ED3BB7" w:rsidRDefault="00ED3BB7" w:rsidP="00775EDC">
            <w:pPr>
              <w:pStyle w:val="PL"/>
              <w:widowControl w:val="0"/>
              <w:ind w:left="2674" w:hanging="2610"/>
            </w:pPr>
            <w:r>
              <w:t>example:’[</w:t>
            </w:r>
          </w:p>
          <w:p w14:paraId="260D9F9E" w14:textId="77777777" w:rsidR="00ED3BB7" w:rsidRDefault="00ED3BB7" w:rsidP="00775EDC">
            <w:pPr>
              <w:pStyle w:val="PL"/>
              <w:widowControl w:val="0"/>
              <w:ind w:left="2674" w:hanging="2610"/>
            </w:pPr>
            <w:r>
              <w:t xml:space="preserve">   "7c491f8f-7207-4c00-9b67-3d2ee8b008f0",</w:t>
            </w:r>
          </w:p>
          <w:p w14:paraId="73B13388" w14:textId="77777777" w:rsidR="00ED3BB7" w:rsidRDefault="00ED3BB7" w:rsidP="00775EDC">
            <w:pPr>
              <w:pStyle w:val="PL"/>
              <w:widowControl w:val="0"/>
              <w:ind w:left="2674" w:hanging="2610"/>
            </w:pPr>
            <w:r>
              <w:t xml:space="preserve">   "31040dec-8106-44db-83bc-62e1d618ea17"</w:t>
            </w:r>
          </w:p>
          <w:p w14:paraId="7012DF04" w14:textId="77777777" w:rsidR="00ED3BB7" w:rsidRDefault="00ED3BB7" w:rsidP="00775EDC">
            <w:pPr>
              <w:pStyle w:val="PL"/>
              <w:widowControl w:val="0"/>
              <w:ind w:left="2674" w:hanging="2610"/>
            </w:pPr>
            <w:r>
              <w:t>]’</w:t>
            </w:r>
          </w:p>
          <w:p w14:paraId="1F028AF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548FD4C" w14:textId="77777777" w:rsidTr="00775EDC">
        <w:tc>
          <w:tcPr>
            <w:tcW w:w="1885" w:type="dxa"/>
            <w:tcBorders>
              <w:top w:val="single" w:sz="4" w:space="0" w:color="auto"/>
              <w:left w:val="single" w:sz="4" w:space="0" w:color="auto"/>
              <w:bottom w:val="single" w:sz="4" w:space="0" w:color="auto"/>
              <w:right w:val="single" w:sz="4" w:space="0" w:color="auto"/>
            </w:tcBorders>
          </w:tcPr>
          <w:p w14:paraId="1CFAD675"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measuredResources</w:t>
            </w:r>
            <w:proofErr w:type="spellEnd"/>
          </w:p>
        </w:tc>
        <w:tc>
          <w:tcPr>
            <w:tcW w:w="2793" w:type="dxa"/>
            <w:tcBorders>
              <w:top w:val="single" w:sz="4" w:space="0" w:color="auto"/>
              <w:left w:val="single" w:sz="4" w:space="0" w:color="auto"/>
              <w:bottom w:val="single" w:sz="4" w:space="0" w:color="auto"/>
              <w:right w:val="single" w:sz="4" w:space="0" w:color="auto"/>
            </w:tcBorders>
          </w:tcPr>
          <w:p w14:paraId="5E0204E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0E8390F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is the historical list of resources measured by this job. Resources </w:t>
            </w:r>
            <w:r w:rsidRPr="00F34FA5">
              <w:rPr>
                <w:rFonts w:ascii="Arial" w:hAnsi="Arial" w:cs="Arial"/>
                <w:sz w:val="18"/>
                <w:szCs w:val="18"/>
              </w:rPr>
              <w:lastRenderedPageBreak/>
              <w:t>added and deleted are kept track of for the life of the job.</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85D85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x-support-qualifier:</w:t>
            </w:r>
            <w:r>
              <w:tab/>
              <w:t>M</w:t>
            </w:r>
          </w:p>
          <w:p w14:paraId="66E9F3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82035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6B0DEB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A5CF85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BAEC2C5" w14:textId="18A0F596" w:rsidR="00ED3BB7" w:rsidDel="003E462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72" w:author="Author"/>
              </w:rPr>
            </w:pPr>
            <w:del w:id="573" w:author="Author">
              <w:r w:rsidDel="003E4629">
                <w:delText>n</w:delText>
              </w:r>
              <w:r w:rsidRPr="00F137AA" w:rsidDel="003E4629">
                <w:delText>ullable</w:delText>
              </w:r>
              <w:r w:rsidDel="003E4629">
                <w:delText>:</w:delText>
              </w:r>
              <w:r w:rsidRPr="00F137AA" w:rsidDel="003E4629">
                <w:tab/>
              </w:r>
              <w:r w:rsidDel="003E4629">
                <w:delText>False</w:delText>
              </w:r>
            </w:del>
          </w:p>
          <w:p w14:paraId="6A72D1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51E609A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minItems:</w:t>
            </w:r>
            <w:r>
              <w:tab/>
              <w:t>0</w:t>
            </w:r>
          </w:p>
          <w:p w14:paraId="010CD6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494C5F3"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MeasuredResource</w:t>
            </w:r>
          </w:p>
          <w:p w14:paraId="3A7AD4F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95CD921" w14:textId="77777777" w:rsidTr="00775EDC">
        <w:tc>
          <w:tcPr>
            <w:tcW w:w="1885" w:type="dxa"/>
            <w:tcBorders>
              <w:top w:val="single" w:sz="4" w:space="0" w:color="auto"/>
              <w:left w:val="single" w:sz="4" w:space="0" w:color="auto"/>
              <w:bottom w:val="single" w:sz="4" w:space="0" w:color="auto"/>
              <w:right w:val="single" w:sz="4" w:space="0" w:color="auto"/>
            </w:tcBorders>
          </w:tcPr>
          <w:p w14:paraId="2C29FFDD"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lastRenderedPageBreak/>
              <w:t>collectedMeasurements</w:t>
            </w:r>
            <w:proofErr w:type="spellEnd"/>
          </w:p>
        </w:tc>
        <w:tc>
          <w:tcPr>
            <w:tcW w:w="2793" w:type="dxa"/>
            <w:tcBorders>
              <w:top w:val="single" w:sz="4" w:space="0" w:color="auto"/>
              <w:left w:val="single" w:sz="4" w:space="0" w:color="auto"/>
              <w:bottom w:val="single" w:sz="4" w:space="0" w:color="auto"/>
              <w:right w:val="single" w:sz="4" w:space="0" w:color="auto"/>
            </w:tcBorders>
          </w:tcPr>
          <w:p w14:paraId="62497E0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8759E7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historical list of measurements that are or have been collected by this job based on its </w:t>
            </w:r>
            <w:proofErr w:type="spellStart"/>
            <w:r w:rsidRPr="00F34FA5">
              <w:rPr>
                <w:rFonts w:ascii="Arial" w:hAnsi="Arial" w:cs="Arial"/>
                <w:sz w:val="18"/>
                <w:szCs w:val="18"/>
              </w:rPr>
              <w:t>resourceScopeCriteria</w:t>
            </w:r>
            <w:proofErr w:type="spellEnd"/>
            <w:r w:rsidRPr="00F34FA5">
              <w:rPr>
                <w:rFonts w:ascii="Arial" w:hAnsi="Arial" w:cs="Arial"/>
                <w:sz w:val="18"/>
                <w:szCs w:val="18"/>
              </w:rPr>
              <w:t xml:space="preserve"> and </w:t>
            </w:r>
            <w:proofErr w:type="spellStart"/>
            <w:r w:rsidRPr="00F34FA5">
              <w:rPr>
                <w:rFonts w:ascii="Arial" w:hAnsi="Arial" w:cs="Arial"/>
                <w:sz w:val="18"/>
                <w:szCs w:val="18"/>
              </w:rPr>
              <w:t>measurementSelectionCriteria</w:t>
            </w:r>
            <w:proofErr w:type="spellEnd"/>
            <w:r w:rsidRPr="00F34FA5">
              <w:rPr>
                <w:rFonts w:ascii="Arial" w:hAnsi="Arial" w:cs="Arial"/>
                <w:sz w:val="18"/>
                <w:szCs w:val="18"/>
              </w:rPr>
              <w:t xml:space="preserve"> over the life of the job.</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34D7B6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E84B48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40F68A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E2EA9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F39F27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D16B0D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A8C09FE" w14:textId="42D2D892" w:rsidR="00ED3BB7" w:rsidDel="003E462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74" w:author="Author"/>
              </w:rPr>
            </w:pPr>
            <w:del w:id="575" w:author="Author">
              <w:r w:rsidDel="003E4629">
                <w:delText>n</w:delText>
              </w:r>
              <w:r w:rsidRPr="00F137AA" w:rsidDel="003E4629">
                <w:delText>ullable</w:delText>
              </w:r>
              <w:r w:rsidDel="003E4629">
                <w:delText>:</w:delText>
              </w:r>
              <w:r w:rsidRPr="00F137AA" w:rsidDel="003E4629">
                <w:tab/>
              </w:r>
              <w:r w:rsidDel="003E4629">
                <w:delText>False</w:delText>
              </w:r>
            </w:del>
          </w:p>
          <w:p w14:paraId="29682AD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1C4064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6D5F5FE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7EEDF39B"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CollectedMeasurement</w:t>
            </w:r>
          </w:p>
          <w:p w14:paraId="09A77C6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D07DE56" w14:textId="77777777" w:rsidTr="00775EDC">
        <w:tc>
          <w:tcPr>
            <w:tcW w:w="1885" w:type="dxa"/>
            <w:tcBorders>
              <w:top w:val="single" w:sz="4" w:space="0" w:color="auto"/>
              <w:left w:val="single" w:sz="4" w:space="0" w:color="auto"/>
              <w:bottom w:val="single" w:sz="4" w:space="0" w:color="auto"/>
              <w:right w:val="single" w:sz="4" w:space="0" w:color="auto"/>
            </w:tcBorders>
          </w:tcPr>
          <w:p w14:paraId="7A02B308"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extensions</w:t>
            </w:r>
          </w:p>
        </w:tc>
        <w:tc>
          <w:tcPr>
            <w:tcW w:w="2793" w:type="dxa"/>
            <w:tcBorders>
              <w:top w:val="single" w:sz="4" w:space="0" w:color="auto"/>
              <w:left w:val="single" w:sz="4" w:space="0" w:color="auto"/>
              <w:bottom w:val="single" w:sz="4" w:space="0" w:color="auto"/>
              <w:right w:val="single" w:sz="4" w:space="0" w:color="auto"/>
            </w:tcBorders>
          </w:tcPr>
          <w:p w14:paraId="549B376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61A99A9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(key/value) which extend the information about the Performance</w:t>
            </w:r>
            <w:r w:rsidRPr="00F34FA5">
              <w:rPr>
                <w:rFonts w:ascii="Arial" w:hAnsi="Arial" w:cs="Arial"/>
                <w:b/>
                <w:bCs/>
                <w:sz w:val="18"/>
                <w:szCs w:val="18"/>
              </w:rPr>
              <w:t xml:space="preserve"> </w:t>
            </w:r>
            <w:r w:rsidRPr="00F34FA5">
              <w:rPr>
                <w:rFonts w:ascii="Arial" w:hAnsi="Arial" w:cs="Arial"/>
                <w:sz w:val="18"/>
                <w:szCs w:val="18"/>
              </w:rPr>
              <w:t>Measurement Job.</w:t>
            </w:r>
          </w:p>
        </w:tc>
        <w:tc>
          <w:tcPr>
            <w:tcW w:w="485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29BD4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F3A60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7E0ADD2" w14:textId="77777777" w:rsidR="003E4629" w:rsidRDefault="003E4629" w:rsidP="003E462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76" w:author="Author"/>
              </w:rPr>
            </w:pPr>
            <w:ins w:id="577" w:author="Author">
              <w:r>
                <w:t>x-isAlwaysPresent:</w:t>
              </w:r>
              <w:r>
                <w:tab/>
                <w:t>False</w:t>
              </w:r>
            </w:ins>
          </w:p>
          <w:p w14:paraId="2D9E0A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304BFAA" w14:textId="78FE353F"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839B2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87B04A1" w14:textId="6208DF15" w:rsidR="00ED3BB7" w:rsidDel="003E462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78" w:author="Author"/>
              </w:rPr>
            </w:pPr>
            <w:del w:id="579" w:author="Author">
              <w:r w:rsidDel="003E4629">
                <w:delText>nullable:</w:delText>
              </w:r>
              <w:r w:rsidDel="003E4629">
                <w:tab/>
                <w:delText>True</w:delText>
              </w:r>
            </w:del>
          </w:p>
          <w:p w14:paraId="126D4C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0612790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0DB9FC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31B76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3FB064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61E9882B" w14:textId="77777777" w:rsidR="00ED3BB7" w:rsidRDefault="00ED3BB7" w:rsidP="00ED3BB7">
      <w:pPr>
        <w:widowControl w:val="0"/>
      </w:pPr>
    </w:p>
    <w:p w14:paraId="5719CE6F" w14:textId="77777777" w:rsidR="00ED3BB7" w:rsidRDefault="00ED3BB7" w:rsidP="00ED3BB7">
      <w:pPr>
        <w:pStyle w:val="Heading6"/>
      </w:pPr>
      <w:r>
        <w:t>4.2.1.4.16.3</w:t>
      </w:r>
      <w:r>
        <w:tab/>
        <w:t>Attribute constraints</w:t>
      </w:r>
    </w:p>
    <w:p w14:paraId="141158FC" w14:textId="6CF7F2EC" w:rsidR="00ED3BB7" w:rsidRDefault="00ED3BB7" w:rsidP="00ED3BB7">
      <w:pPr>
        <w:pStyle w:val="TH"/>
      </w:pPr>
      <w:bookmarkStart w:id="580" w:name="_Toc161722128"/>
      <w:bookmarkStart w:id="581" w:name="_Toc193779764"/>
      <w:bookmarkStart w:id="582" w:name="_Toc202768215"/>
      <w:r>
        <w:t>Table 4.2.1.4.16.3</w:t>
      </w:r>
      <w:r>
        <w:noBreakHyphen/>
      </w:r>
      <w:r>
        <w:fldChar w:fldCharType="begin"/>
      </w:r>
      <w:r>
        <w:instrText xml:space="preserve"> SEQ Table \* ARABIC \s 0 </w:instrText>
      </w:r>
      <w:r>
        <w:fldChar w:fldCharType="separate"/>
      </w:r>
      <w:r w:rsidR="00DA7F1F">
        <w:rPr>
          <w:noProof/>
        </w:rPr>
        <w:t>1</w:t>
      </w:r>
      <w:r>
        <w:fldChar w:fldCharType="end"/>
      </w:r>
      <w:r>
        <w:t xml:space="preserve"> Attributes Constraints for </w:t>
      </w:r>
      <w:proofErr w:type="spellStart"/>
      <w:r>
        <w:t>PerformanceMeasurementJob</w:t>
      </w:r>
      <w:bookmarkEnd w:id="580"/>
      <w:bookmarkEnd w:id="581"/>
      <w:bookmarkEnd w:id="582"/>
      <w:proofErr w:type="spellEnd"/>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tblCellMar>
        <w:tblLook w:val="01E0" w:firstRow="1" w:lastRow="1" w:firstColumn="1" w:lastColumn="1" w:noHBand="0" w:noVBand="0"/>
      </w:tblPr>
      <w:tblGrid>
        <w:gridCol w:w="3260"/>
        <w:gridCol w:w="5528"/>
      </w:tblGrid>
      <w:tr w:rsidR="00ED3BB7" w14:paraId="1F7328E0" w14:textId="77777777" w:rsidTr="00775EDC">
        <w:trPr>
          <w:jc w:val="center"/>
        </w:trPr>
        <w:tc>
          <w:tcPr>
            <w:tcW w:w="3260" w:type="dxa"/>
            <w:tcBorders>
              <w:top w:val="single" w:sz="4" w:space="0" w:color="auto"/>
              <w:left w:val="single" w:sz="4" w:space="0" w:color="auto"/>
              <w:bottom w:val="single" w:sz="6" w:space="0" w:color="auto"/>
              <w:right w:val="single" w:sz="6" w:space="0" w:color="auto"/>
            </w:tcBorders>
            <w:shd w:val="clear" w:color="auto" w:fill="D9D9D9"/>
            <w:hideMark/>
          </w:tcPr>
          <w:p w14:paraId="788F7B28" w14:textId="77777777" w:rsidR="00ED3BB7" w:rsidRDefault="00ED3BB7" w:rsidP="00775EDC">
            <w:pPr>
              <w:pStyle w:val="TAH"/>
            </w:pPr>
            <w:r>
              <w:t>Name</w:t>
            </w:r>
          </w:p>
        </w:tc>
        <w:tc>
          <w:tcPr>
            <w:tcW w:w="5528" w:type="dxa"/>
            <w:tcBorders>
              <w:top w:val="single" w:sz="4" w:space="0" w:color="auto"/>
              <w:left w:val="single" w:sz="6" w:space="0" w:color="auto"/>
              <w:bottom w:val="single" w:sz="6" w:space="0" w:color="auto"/>
              <w:right w:val="single" w:sz="4" w:space="0" w:color="auto"/>
            </w:tcBorders>
            <w:shd w:val="clear" w:color="auto" w:fill="D9D9D9"/>
            <w:hideMark/>
          </w:tcPr>
          <w:p w14:paraId="3374B5E7" w14:textId="77777777" w:rsidR="00ED3BB7" w:rsidRDefault="00ED3BB7" w:rsidP="00775EDC">
            <w:pPr>
              <w:pStyle w:val="TAH"/>
            </w:pPr>
            <w:r>
              <w:t>Definition</w:t>
            </w:r>
          </w:p>
        </w:tc>
      </w:tr>
      <w:tr w:rsidR="00ED3BB7" w14:paraId="1C787C68" w14:textId="77777777" w:rsidTr="00775EDC">
        <w:trPr>
          <w:jc w:val="center"/>
        </w:trPr>
        <w:tc>
          <w:tcPr>
            <w:tcW w:w="3260" w:type="dxa"/>
            <w:tcBorders>
              <w:top w:val="single" w:sz="6" w:space="0" w:color="auto"/>
              <w:left w:val="single" w:sz="4" w:space="0" w:color="auto"/>
              <w:bottom w:val="single" w:sz="6" w:space="0" w:color="auto"/>
              <w:right w:val="single" w:sz="6" w:space="0" w:color="auto"/>
            </w:tcBorders>
            <w:hideMark/>
          </w:tcPr>
          <w:p w14:paraId="1FF3D791" w14:textId="77777777" w:rsidR="00ED3BB7" w:rsidRDefault="00ED3BB7" w:rsidP="00775EDC">
            <w:pPr>
              <w:pStyle w:val="TAL"/>
            </w:pPr>
            <w:r>
              <w:t>Status is RUNNING, FAILED, or DEGRADED</w:t>
            </w:r>
          </w:p>
        </w:tc>
        <w:tc>
          <w:tcPr>
            <w:tcW w:w="5528" w:type="dxa"/>
            <w:tcBorders>
              <w:top w:val="single" w:sz="6" w:space="0" w:color="auto"/>
              <w:left w:val="single" w:sz="6" w:space="0" w:color="auto"/>
              <w:bottom w:val="single" w:sz="6" w:space="0" w:color="auto"/>
              <w:right w:val="single" w:sz="4" w:space="0" w:color="auto"/>
            </w:tcBorders>
            <w:hideMark/>
          </w:tcPr>
          <w:p w14:paraId="68A1A65F" w14:textId="77777777" w:rsidR="00ED3BB7" w:rsidRDefault="00ED3BB7" w:rsidP="00775EDC">
            <w:pPr>
              <w:pStyle w:val="TAL"/>
            </w:pPr>
            <w:r>
              <w:t>Condition: Job is in the ACTIVE state.</w:t>
            </w:r>
          </w:p>
        </w:tc>
      </w:tr>
      <w:tr w:rsidR="00ED3BB7" w14:paraId="03CC1273" w14:textId="77777777" w:rsidTr="00775EDC">
        <w:trPr>
          <w:jc w:val="center"/>
        </w:trPr>
        <w:tc>
          <w:tcPr>
            <w:tcW w:w="3260" w:type="dxa"/>
            <w:tcBorders>
              <w:top w:val="single" w:sz="6" w:space="0" w:color="auto"/>
              <w:left w:val="single" w:sz="4" w:space="0" w:color="auto"/>
              <w:bottom w:val="single" w:sz="6" w:space="0" w:color="auto"/>
              <w:right w:val="single" w:sz="6" w:space="0" w:color="auto"/>
            </w:tcBorders>
            <w:hideMark/>
          </w:tcPr>
          <w:p w14:paraId="554958DA" w14:textId="77777777" w:rsidR="00ED3BB7" w:rsidRDefault="00ED3BB7" w:rsidP="00775EDC">
            <w:pPr>
              <w:pStyle w:val="TAL"/>
            </w:pPr>
            <w:r>
              <w:t>Status is IDLE</w:t>
            </w:r>
          </w:p>
        </w:tc>
        <w:tc>
          <w:tcPr>
            <w:tcW w:w="5528" w:type="dxa"/>
            <w:tcBorders>
              <w:top w:val="single" w:sz="6" w:space="0" w:color="auto"/>
              <w:left w:val="single" w:sz="6" w:space="0" w:color="auto"/>
              <w:bottom w:val="single" w:sz="6" w:space="0" w:color="auto"/>
              <w:right w:val="single" w:sz="4" w:space="0" w:color="auto"/>
            </w:tcBorders>
            <w:hideMark/>
          </w:tcPr>
          <w:p w14:paraId="79E29070" w14:textId="77777777" w:rsidR="00ED3BB7" w:rsidRDefault="00ED3BB7" w:rsidP="00775EDC">
            <w:pPr>
              <w:pStyle w:val="TAL"/>
            </w:pPr>
            <w:r>
              <w:t>Condition: Job is in the SUSPENDED state.</w:t>
            </w:r>
          </w:p>
        </w:tc>
      </w:tr>
      <w:tr w:rsidR="00ED3BB7" w14:paraId="632B5081" w14:textId="77777777" w:rsidTr="00775EDC">
        <w:trPr>
          <w:jc w:val="center"/>
        </w:trPr>
        <w:tc>
          <w:tcPr>
            <w:tcW w:w="3260" w:type="dxa"/>
            <w:tcBorders>
              <w:top w:val="single" w:sz="6" w:space="0" w:color="auto"/>
              <w:left w:val="single" w:sz="4" w:space="0" w:color="auto"/>
              <w:bottom w:val="single" w:sz="4" w:space="0" w:color="auto"/>
              <w:right w:val="single" w:sz="6" w:space="0" w:color="auto"/>
            </w:tcBorders>
            <w:hideMark/>
          </w:tcPr>
          <w:p w14:paraId="46EC7FB2" w14:textId="77777777" w:rsidR="00ED3BB7" w:rsidRDefault="00ED3BB7" w:rsidP="00775EDC">
            <w:pPr>
              <w:pStyle w:val="TAL"/>
            </w:pPr>
            <w:r>
              <w:t>Status is PENDING_DELETE</w:t>
            </w:r>
          </w:p>
        </w:tc>
        <w:tc>
          <w:tcPr>
            <w:tcW w:w="5528" w:type="dxa"/>
            <w:tcBorders>
              <w:top w:val="single" w:sz="6" w:space="0" w:color="auto"/>
              <w:left w:val="single" w:sz="6" w:space="0" w:color="auto"/>
              <w:bottom w:val="single" w:sz="4" w:space="0" w:color="auto"/>
              <w:right w:val="single" w:sz="4" w:space="0" w:color="auto"/>
            </w:tcBorders>
            <w:hideMark/>
          </w:tcPr>
          <w:p w14:paraId="79EBB929" w14:textId="77777777" w:rsidR="00ED3BB7" w:rsidRDefault="00ED3BB7" w:rsidP="00775EDC">
            <w:pPr>
              <w:pStyle w:val="TAL"/>
            </w:pPr>
            <w:r>
              <w:t>Condition: Job is in the DEPRECATED state.</w:t>
            </w:r>
          </w:p>
        </w:tc>
      </w:tr>
      <w:tr w:rsidR="00ED3BB7" w14:paraId="5B22D606" w14:textId="77777777" w:rsidTr="00775EDC">
        <w:trPr>
          <w:jc w:val="center"/>
        </w:trPr>
        <w:tc>
          <w:tcPr>
            <w:tcW w:w="3260" w:type="dxa"/>
            <w:tcBorders>
              <w:top w:val="single" w:sz="6" w:space="0" w:color="auto"/>
              <w:left w:val="single" w:sz="4" w:space="0" w:color="auto"/>
              <w:bottom w:val="single" w:sz="4" w:space="0" w:color="auto"/>
              <w:right w:val="single" w:sz="6" w:space="0" w:color="auto"/>
            </w:tcBorders>
            <w:hideMark/>
          </w:tcPr>
          <w:p w14:paraId="0FBC5363" w14:textId="77777777" w:rsidR="00ED3BB7" w:rsidRDefault="00ED3BB7" w:rsidP="00775EDC">
            <w:pPr>
              <w:pStyle w:val="TAL"/>
            </w:pPr>
            <w:proofErr w:type="spellStart"/>
            <w:r>
              <w:t>WriteableExtensions</w:t>
            </w:r>
            <w:proofErr w:type="spellEnd"/>
          </w:p>
        </w:tc>
        <w:tc>
          <w:tcPr>
            <w:tcW w:w="5528" w:type="dxa"/>
            <w:tcBorders>
              <w:top w:val="single" w:sz="6" w:space="0" w:color="auto"/>
              <w:left w:val="single" w:sz="6" w:space="0" w:color="auto"/>
              <w:bottom w:val="single" w:sz="4" w:space="0" w:color="auto"/>
              <w:right w:val="single" w:sz="4" w:space="0" w:color="auto"/>
            </w:tcBorders>
            <w:hideMark/>
          </w:tcPr>
          <w:p w14:paraId="46D7AD5E" w14:textId="77777777" w:rsidR="00ED3BB7" w:rsidRDefault="00ED3BB7" w:rsidP="00775EDC">
            <w:pPr>
              <w:pStyle w:val="TAL"/>
            </w:pPr>
            <w:r>
              <w:t xml:space="preserve">Condition: </w:t>
            </w:r>
            <w:proofErr w:type="spellStart"/>
            <w:r>
              <w:t>preInstalledJob</w:t>
            </w:r>
            <w:proofErr w:type="spellEnd"/>
            <w:r>
              <w:t xml:space="preserve"> is False then extensions can be created and updated.</w:t>
            </w:r>
          </w:p>
        </w:tc>
      </w:tr>
      <w:tr w:rsidR="00ED3BB7" w14:paraId="0D4653D4" w14:textId="77777777" w:rsidTr="00775EDC">
        <w:trPr>
          <w:jc w:val="center"/>
        </w:trPr>
        <w:tc>
          <w:tcPr>
            <w:tcW w:w="3260" w:type="dxa"/>
            <w:tcBorders>
              <w:top w:val="single" w:sz="6" w:space="0" w:color="auto"/>
              <w:left w:val="single" w:sz="4" w:space="0" w:color="auto"/>
              <w:bottom w:val="single" w:sz="4" w:space="0" w:color="auto"/>
              <w:right w:val="single" w:sz="6" w:space="0" w:color="auto"/>
            </w:tcBorders>
            <w:hideMark/>
          </w:tcPr>
          <w:p w14:paraId="62798D14" w14:textId="77777777" w:rsidR="00ED3BB7" w:rsidRDefault="00ED3BB7" w:rsidP="00775EDC">
            <w:pPr>
              <w:pStyle w:val="TAL"/>
            </w:pPr>
            <w:proofErr w:type="spellStart"/>
            <w:r>
              <w:t>ReadOnlyExtensions</w:t>
            </w:r>
            <w:proofErr w:type="spellEnd"/>
          </w:p>
        </w:tc>
        <w:tc>
          <w:tcPr>
            <w:tcW w:w="5528" w:type="dxa"/>
            <w:tcBorders>
              <w:top w:val="single" w:sz="6" w:space="0" w:color="auto"/>
              <w:left w:val="single" w:sz="6" w:space="0" w:color="auto"/>
              <w:bottom w:val="single" w:sz="4" w:space="0" w:color="auto"/>
              <w:right w:val="single" w:sz="4" w:space="0" w:color="auto"/>
            </w:tcBorders>
            <w:hideMark/>
          </w:tcPr>
          <w:p w14:paraId="6C261D7E" w14:textId="77777777" w:rsidR="00ED3BB7" w:rsidRDefault="00ED3BB7" w:rsidP="00775EDC">
            <w:pPr>
              <w:pStyle w:val="TAL"/>
            </w:pPr>
            <w:r>
              <w:t xml:space="preserve">Condition: </w:t>
            </w:r>
            <w:proofErr w:type="spellStart"/>
            <w:r>
              <w:t>preInstalledJob</w:t>
            </w:r>
            <w:proofErr w:type="spellEnd"/>
            <w:r>
              <w:t xml:space="preserve"> is True then extensions, if present are read only.</w:t>
            </w:r>
          </w:p>
        </w:tc>
      </w:tr>
    </w:tbl>
    <w:p w14:paraId="5E0A929A" w14:textId="77777777" w:rsidR="00ED3BB7" w:rsidRPr="008B31D0" w:rsidRDefault="00ED3BB7" w:rsidP="00ED3BB7"/>
    <w:p w14:paraId="56A70CB0" w14:textId="77777777" w:rsidR="00ED3BB7" w:rsidRDefault="00ED3BB7" w:rsidP="00ED3BB7">
      <w:pPr>
        <w:pStyle w:val="Heading6"/>
      </w:pPr>
      <w:r>
        <w:t>4.2.1.4.16.4</w:t>
      </w:r>
      <w:r>
        <w:tab/>
      </w:r>
      <w:r>
        <w:tab/>
        <w:t>State diagram</w:t>
      </w:r>
    </w:p>
    <w:p w14:paraId="619EA79C" w14:textId="77777777" w:rsidR="00ED3BB7" w:rsidRDefault="00ED3BB7" w:rsidP="00ED3BB7">
      <w:pPr>
        <w:pStyle w:val="PlantUML"/>
        <w:rPr>
          <w:szCs w:val="22"/>
        </w:rPr>
      </w:pPr>
      <w:r>
        <w:t>@startuml</w:t>
      </w:r>
    </w:p>
    <w:p w14:paraId="1E90E630" w14:textId="77777777" w:rsidR="00ED3BB7" w:rsidRDefault="00ED3BB7" w:rsidP="00ED3BB7">
      <w:pPr>
        <w:pStyle w:val="PlantUML"/>
      </w:pPr>
      <w:r>
        <w:t>skin rose</w:t>
      </w:r>
    </w:p>
    <w:p w14:paraId="37DB8319" w14:textId="77777777" w:rsidR="00ED3BB7" w:rsidRDefault="00ED3BB7" w:rsidP="00ED3BB7">
      <w:pPr>
        <w:pStyle w:val="PlantUML"/>
      </w:pPr>
      <w:r>
        <w:t>skinparam ClassStereotypeFontStyle normal</w:t>
      </w:r>
    </w:p>
    <w:p w14:paraId="7B4130BE" w14:textId="77777777" w:rsidR="00ED3BB7" w:rsidRDefault="00ED3BB7" w:rsidP="00ED3BB7">
      <w:pPr>
        <w:pStyle w:val="PlantUML"/>
      </w:pPr>
      <w:r>
        <w:t>skinparam style strictuml</w:t>
      </w:r>
    </w:p>
    <w:p w14:paraId="0EF7E0FD" w14:textId="77777777" w:rsidR="00ED3BB7" w:rsidRDefault="00ED3BB7" w:rsidP="00ED3BB7">
      <w:pPr>
        <w:pStyle w:val="PlantUML"/>
      </w:pPr>
      <w:r>
        <w:t>hide members</w:t>
      </w:r>
    </w:p>
    <w:p w14:paraId="567EF60B" w14:textId="77777777" w:rsidR="00ED3BB7" w:rsidRDefault="00ED3BB7" w:rsidP="00ED3BB7">
      <w:pPr>
        <w:pStyle w:val="PlantUML"/>
      </w:pPr>
    </w:p>
    <w:p w14:paraId="5FB1DD4F" w14:textId="77777777" w:rsidR="00ED3BB7" w:rsidRDefault="00ED3BB7" w:rsidP="00ED3BB7">
      <w:pPr>
        <w:pStyle w:val="PlantUML"/>
      </w:pPr>
      <w:r>
        <w:t>[*] -&gt; ACTIVE : Create</w:t>
      </w:r>
    </w:p>
    <w:p w14:paraId="45840D52" w14:textId="77777777" w:rsidR="00ED3BB7" w:rsidRDefault="00ED3BB7" w:rsidP="00ED3BB7">
      <w:pPr>
        <w:pStyle w:val="PlantUML"/>
      </w:pPr>
      <w:r>
        <w:t>ACTIVE : status in (RUNNING, FAILED, DEGRADED)</w:t>
      </w:r>
    </w:p>
    <w:p w14:paraId="75FFD2A9" w14:textId="77777777" w:rsidR="00ED3BB7" w:rsidRDefault="00ED3BB7" w:rsidP="00ED3BB7">
      <w:pPr>
        <w:pStyle w:val="PlantUML"/>
      </w:pPr>
      <w:r>
        <w:t>ACTIVE -&gt; SUSPENDED : Suspend</w:t>
      </w:r>
    </w:p>
    <w:p w14:paraId="72418F5C" w14:textId="77777777" w:rsidR="00ED3BB7" w:rsidRDefault="00ED3BB7" w:rsidP="00ED3BB7">
      <w:pPr>
        <w:pStyle w:val="PlantUML"/>
      </w:pPr>
      <w:r>
        <w:t>SUSPENDED : status = IDLE</w:t>
      </w:r>
    </w:p>
    <w:p w14:paraId="5825A0E6" w14:textId="77777777" w:rsidR="00ED3BB7" w:rsidRDefault="00ED3BB7" w:rsidP="00ED3BB7">
      <w:pPr>
        <w:pStyle w:val="PlantUML"/>
      </w:pPr>
      <w:r>
        <w:t xml:space="preserve">Note right of SUSPENDED </w:t>
      </w:r>
    </w:p>
    <w:p w14:paraId="369A87B9" w14:textId="77777777" w:rsidR="00ED3BB7" w:rsidRDefault="00ED3BB7" w:rsidP="00ED3BB7">
      <w:pPr>
        <w:pStyle w:val="PlantUML"/>
      </w:pPr>
      <w:r>
        <w:t xml:space="preserve"> isSuspect will be True for</w:t>
      </w:r>
    </w:p>
    <w:p w14:paraId="61559AD3" w14:textId="77777777" w:rsidR="00ED3BB7" w:rsidRDefault="00ED3BB7" w:rsidP="00ED3BB7">
      <w:pPr>
        <w:pStyle w:val="PlantUML"/>
      </w:pPr>
      <w:r>
        <w:t xml:space="preserve"> first collected measure on </w:t>
      </w:r>
    </w:p>
    <w:p w14:paraId="2C216998" w14:textId="77777777" w:rsidR="00ED3BB7" w:rsidRDefault="00ED3BB7" w:rsidP="00ED3BB7">
      <w:pPr>
        <w:pStyle w:val="PlantUML"/>
      </w:pPr>
      <w:r>
        <w:t xml:space="preserve"> Resume</w:t>
      </w:r>
    </w:p>
    <w:p w14:paraId="18DCB700" w14:textId="77777777" w:rsidR="00ED3BB7" w:rsidRDefault="00ED3BB7" w:rsidP="00ED3BB7">
      <w:pPr>
        <w:pStyle w:val="PlantUML"/>
      </w:pPr>
      <w:r>
        <w:t>End note</w:t>
      </w:r>
    </w:p>
    <w:p w14:paraId="6665391D" w14:textId="77777777" w:rsidR="00ED3BB7" w:rsidRDefault="00ED3BB7" w:rsidP="00ED3BB7">
      <w:pPr>
        <w:pStyle w:val="PlantUML"/>
      </w:pPr>
      <w:r>
        <w:t>DEPRECATED : status = PENDING_DELETE</w:t>
      </w:r>
    </w:p>
    <w:p w14:paraId="544CFDA1" w14:textId="77777777" w:rsidR="00ED3BB7" w:rsidRDefault="00ED3BB7" w:rsidP="00ED3BB7">
      <w:pPr>
        <w:pStyle w:val="PlantUML"/>
      </w:pPr>
      <w:r>
        <w:t xml:space="preserve">Note left of DEPRECATED </w:t>
      </w:r>
    </w:p>
    <w:p w14:paraId="28AAD924" w14:textId="77777777" w:rsidR="00ED3BB7" w:rsidRDefault="00ED3BB7" w:rsidP="00ED3BB7">
      <w:pPr>
        <w:pStyle w:val="PlantUML"/>
      </w:pPr>
      <w:r>
        <w:t xml:space="preserve"> Job will remain deprecated until </w:t>
      </w:r>
    </w:p>
    <w:p w14:paraId="3D58F0C7" w14:textId="77777777" w:rsidR="00ED3BB7" w:rsidRDefault="00ED3BB7" w:rsidP="00ED3BB7">
      <w:pPr>
        <w:pStyle w:val="PlantUML"/>
      </w:pPr>
      <w:r>
        <w:t xml:space="preserve"> the last performance measurement</w:t>
      </w:r>
    </w:p>
    <w:p w14:paraId="1819CCB3" w14:textId="77777777" w:rsidR="00ED3BB7" w:rsidRDefault="00ED3BB7" w:rsidP="00ED3BB7">
      <w:pPr>
        <w:pStyle w:val="PlantUML"/>
      </w:pPr>
      <w:r>
        <w:t xml:space="preserve"> referring to it is deleted from</w:t>
      </w:r>
    </w:p>
    <w:p w14:paraId="30CEB0AA" w14:textId="77777777" w:rsidR="00ED3BB7" w:rsidRDefault="00ED3BB7" w:rsidP="00ED3BB7">
      <w:pPr>
        <w:pStyle w:val="PlantUML"/>
      </w:pPr>
      <w:r>
        <w:t xml:space="preserve"> the PM Store</w:t>
      </w:r>
    </w:p>
    <w:p w14:paraId="045C4819" w14:textId="77777777" w:rsidR="00ED3BB7" w:rsidRDefault="00ED3BB7" w:rsidP="00ED3BB7">
      <w:pPr>
        <w:pStyle w:val="PlantUML"/>
      </w:pPr>
      <w:r>
        <w:t>End note</w:t>
      </w:r>
    </w:p>
    <w:p w14:paraId="63468E7E" w14:textId="77777777" w:rsidR="00ED3BB7" w:rsidRDefault="00ED3BB7" w:rsidP="00ED3BB7">
      <w:pPr>
        <w:pStyle w:val="PlantUML"/>
      </w:pPr>
      <w:r>
        <w:t>SUSPENDED -&gt; ACTIVE : Resume</w:t>
      </w:r>
    </w:p>
    <w:p w14:paraId="24D56672" w14:textId="77777777" w:rsidR="00ED3BB7" w:rsidRDefault="00ED3BB7" w:rsidP="00ED3BB7">
      <w:pPr>
        <w:pStyle w:val="PlantUML"/>
      </w:pPr>
      <w:r>
        <w:t>SUSPENDED -d-&gt; DEPRECATED : Delete</w:t>
      </w:r>
    </w:p>
    <w:p w14:paraId="29C7E1C2" w14:textId="77777777" w:rsidR="00ED3BB7" w:rsidRDefault="00ED3BB7" w:rsidP="00ED3BB7">
      <w:pPr>
        <w:pStyle w:val="PlantUML"/>
      </w:pPr>
      <w:r>
        <w:lastRenderedPageBreak/>
        <w:t>DEPRECATED -&gt; [*]</w:t>
      </w:r>
    </w:p>
    <w:p w14:paraId="742C87BF" w14:textId="77777777" w:rsidR="00ED3BB7" w:rsidRDefault="00ED3BB7" w:rsidP="00ED3BB7">
      <w:pPr>
        <w:pStyle w:val="PlantUML"/>
      </w:pPr>
    </w:p>
    <w:p w14:paraId="6B609409" w14:textId="77777777" w:rsidR="00ED3BB7" w:rsidRDefault="00ED3BB7" w:rsidP="00ED3BB7">
      <w:pPr>
        <w:pStyle w:val="PlantUML"/>
      </w:pPr>
      <w:r>
        <w:t>@enduml</w:t>
      </w:r>
    </w:p>
    <w:p w14:paraId="731BFB9A" w14:textId="77777777" w:rsidR="00ED3BB7" w:rsidRDefault="00ED3BB7" w:rsidP="00ED3BB7">
      <w:pPr>
        <w:pStyle w:val="PlantUMLImg"/>
      </w:pPr>
      <w:r>
        <w:drawing>
          <wp:inline distT="0" distB="0" distL="0" distR="0" wp14:anchorId="55B26ABC" wp14:editId="38B5A343">
            <wp:extent cx="6122035" cy="1841393"/>
            <wp:effectExtent l="0" t="0" r="0" b="6985"/>
            <wp:docPr id="1688662953"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662953" name="Picture 1" descr="Generated by PlantUML"/>
                    <pic:cNvPicPr/>
                  </pic:nvPicPr>
                  <pic:blipFill>
                    <a:blip r:embed="rId31">
                      <a:extLst>
                        <a:ext uri="{28A0092B-C50C-407E-A947-70E740481C1C}">
                          <a14:useLocalDpi xmlns:a14="http://schemas.microsoft.com/office/drawing/2010/main" val="0"/>
                        </a:ext>
                      </a:extLst>
                    </a:blip>
                    <a:stretch>
                      <a:fillRect/>
                    </a:stretch>
                  </pic:blipFill>
                  <pic:spPr>
                    <a:xfrm>
                      <a:off x="0" y="0"/>
                      <a:ext cx="6122035" cy="1841393"/>
                    </a:xfrm>
                    <a:prstGeom prst="rect">
                      <a:avLst/>
                    </a:prstGeom>
                  </pic:spPr>
                </pic:pic>
              </a:graphicData>
            </a:graphic>
          </wp:inline>
        </w:drawing>
      </w:r>
    </w:p>
    <w:p w14:paraId="1390372A" w14:textId="77777777" w:rsidR="00ED3BB7" w:rsidRPr="00BE6AA9" w:rsidRDefault="00ED3BB7" w:rsidP="00ED3BB7">
      <w:pPr>
        <w:pStyle w:val="TF"/>
      </w:pPr>
      <w:bookmarkStart w:id="583" w:name="_Toc193779725"/>
      <w:bookmarkStart w:id="584" w:name="_Toc202768310"/>
      <w:r>
        <w:t xml:space="preserve">Figure 4.2.1.4.16.4-1 State &amp; Status Diagram for </w:t>
      </w:r>
      <w:proofErr w:type="spellStart"/>
      <w:r>
        <w:t>PerformanceMeasurementJob</w:t>
      </w:r>
      <w:bookmarkEnd w:id="583"/>
      <w:bookmarkEnd w:id="584"/>
      <w:proofErr w:type="spellEnd"/>
    </w:p>
    <w:p w14:paraId="1EA0EF3F" w14:textId="77777777" w:rsidR="00ED3BB7" w:rsidRDefault="00ED3BB7" w:rsidP="00ED3BB7">
      <w:pPr>
        <w:pStyle w:val="Heading5"/>
      </w:pPr>
      <w:r>
        <w:t>4.2.1.4.17</w:t>
      </w:r>
      <w:r>
        <w:tab/>
      </w:r>
      <w:proofErr w:type="spellStart"/>
      <w:r>
        <w:t>MeasuredResource</w:t>
      </w:r>
      <w:proofErr w:type="spellEnd"/>
      <w:r>
        <w:t xml:space="preserve"> &lt;&lt;datatype&gt;&gt;</w:t>
      </w:r>
    </w:p>
    <w:p w14:paraId="1F070514" w14:textId="77777777" w:rsidR="00ED3BB7" w:rsidRDefault="00ED3BB7" w:rsidP="00ED3BB7">
      <w:pPr>
        <w:pStyle w:val="Heading6"/>
      </w:pPr>
      <w:r>
        <w:t>4.2.1.4.17.1</w:t>
      </w:r>
      <w:r>
        <w:tab/>
        <w:t>Definition</w:t>
      </w:r>
    </w:p>
    <w:p w14:paraId="6B5A84CA" w14:textId="77777777" w:rsidR="00ED3BB7" w:rsidRDefault="00ED3BB7" w:rsidP="00ED3BB7">
      <w:r>
        <w:t xml:space="preserve">The </w:t>
      </w:r>
      <w:proofErr w:type="spellStart"/>
      <w:r>
        <w:t>MeasuredResource</w:t>
      </w:r>
      <w:proofErr w:type="spellEnd"/>
      <w:r>
        <w:t xml:space="preserve"> represents a Resource that is or has been within the scope of a </w:t>
      </w:r>
      <w:proofErr w:type="spellStart"/>
      <w:r>
        <w:t>PerformanceMeasurementJob</w:t>
      </w:r>
      <w:proofErr w:type="spellEnd"/>
      <w:r>
        <w:rPr>
          <w:szCs w:val="18"/>
        </w:rPr>
        <w:t>.</w:t>
      </w:r>
    </w:p>
    <w:p w14:paraId="0AA51FE3" w14:textId="77777777" w:rsidR="00ED3BB7" w:rsidRDefault="00ED3BB7" w:rsidP="00ED3BB7">
      <w:r>
        <w:t xml:space="preserve">The information representing the attributes of the </w:t>
      </w:r>
      <w:proofErr w:type="spellStart"/>
      <w:r>
        <w:t>MeasuredResource</w:t>
      </w:r>
      <w:proofErr w:type="spellEnd"/>
      <w:r>
        <w:t xml:space="preserve"> follows the provisions indicated in table 4.2.1.4.17.2-1.</w:t>
      </w:r>
    </w:p>
    <w:p w14:paraId="7BC50D85" w14:textId="77777777" w:rsidR="00ED3BB7" w:rsidRPr="00EA0DC7" w:rsidRDefault="00ED3BB7" w:rsidP="00ED3BB7">
      <w:pPr>
        <w:pStyle w:val="Heading6"/>
      </w:pPr>
      <w:r>
        <w:t>4.2.1.4.17.2</w:t>
      </w:r>
      <w:r>
        <w:tab/>
        <w:t>Attributes</w:t>
      </w:r>
    </w:p>
    <w:p w14:paraId="51A4A126" w14:textId="77777777" w:rsidR="00ED3BB7" w:rsidRPr="009542A4" w:rsidRDefault="00ED3BB7" w:rsidP="00ED3BB7">
      <w:pPr>
        <w:pStyle w:val="TH"/>
      </w:pPr>
      <w:bookmarkStart w:id="585" w:name="_Toc161722129"/>
      <w:bookmarkStart w:id="586" w:name="_Toc193779765"/>
      <w:bookmarkStart w:id="587" w:name="_Toc202768216"/>
      <w:r>
        <w:t>Table 4.2.1.4.17</w:t>
      </w:r>
      <w:r w:rsidRPr="008B18CA">
        <w:t>.2</w:t>
      </w:r>
      <w:r>
        <w:t>-</w:t>
      </w:r>
      <w:r w:rsidRPr="008B18CA">
        <w:t xml:space="preserve">1 Attributes Properties for </w:t>
      </w:r>
      <w:proofErr w:type="spellStart"/>
      <w:r w:rsidRPr="008B18CA">
        <w:t>MeasuredResource</w:t>
      </w:r>
      <w:bookmarkEnd w:id="585"/>
      <w:bookmarkEnd w:id="586"/>
      <w:bookmarkEnd w:id="587"/>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0578B366"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3C71622"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77A8DC55"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24199BBF"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2DBF06D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02870EB3"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resourceTypeId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24B96D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8E55C5D"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resource identifier assigned by the O-Cloud when a performance measurement job is created.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21552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709BB0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2B5807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6B20E5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681C5B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22EAB9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x-stateChangeNotification:False</w:t>
            </w:r>
          </w:p>
          <w:p w14:paraId="21CC4057" w14:textId="4D7AB282" w:rsidR="00ED3BB7" w:rsidDel="00E4245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88" w:author="Author"/>
              </w:rPr>
            </w:pPr>
            <w:del w:id="589" w:author="Author">
              <w:r w:rsidDel="00E4245E">
                <w:delText>nullable:</w:delText>
              </w:r>
              <w:r w:rsidDel="00E4245E">
                <w:tab/>
                <w:delText>False</w:delText>
              </w:r>
            </w:del>
          </w:p>
          <w:p w14:paraId="33CD02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uuid</w:t>
            </w:r>
          </w:p>
          <w:p w14:paraId="5AF6163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71125B12" w14:textId="77777777" w:rsidTr="00775EDC">
        <w:tc>
          <w:tcPr>
            <w:tcW w:w="1885" w:type="dxa"/>
            <w:tcBorders>
              <w:top w:val="single" w:sz="4" w:space="0" w:color="auto"/>
              <w:left w:val="single" w:sz="4" w:space="0" w:color="auto"/>
              <w:bottom w:val="single" w:sz="4" w:space="0" w:color="auto"/>
              <w:right w:val="single" w:sz="4" w:space="0" w:color="auto"/>
            </w:tcBorders>
          </w:tcPr>
          <w:p w14:paraId="147604D4"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resourceId</w:t>
            </w:r>
            <w:proofErr w:type="spellEnd"/>
          </w:p>
        </w:tc>
        <w:tc>
          <w:tcPr>
            <w:tcW w:w="2793" w:type="dxa"/>
            <w:tcBorders>
              <w:top w:val="single" w:sz="4" w:space="0" w:color="auto"/>
              <w:left w:val="single" w:sz="4" w:space="0" w:color="auto"/>
              <w:bottom w:val="single" w:sz="4" w:space="0" w:color="auto"/>
              <w:right w:val="single" w:sz="4" w:space="0" w:color="auto"/>
            </w:tcBorders>
          </w:tcPr>
          <w:p w14:paraId="0EA3FEA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46C102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resource identifier for the resource for which the collected measurement is against.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0B45B5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2211B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B1AAA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True</w:t>
            </w:r>
          </w:p>
          <w:p w14:paraId="7919B8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True</w:t>
            </w:r>
          </w:p>
          <w:p w14:paraId="6AC862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2468DB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w:t>
            </w:r>
            <w:r>
              <w:tab/>
              <w:t>False</w:t>
            </w:r>
          </w:p>
          <w:p w14:paraId="65B436C1" w14:textId="23DBBA47" w:rsidR="00ED3BB7" w:rsidDel="00E4245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590" w:author="Author"/>
              </w:rPr>
            </w:pPr>
            <w:del w:id="591" w:author="Author">
              <w:r w:rsidDel="00E4245E">
                <w:delText>nullable:</w:delText>
              </w:r>
              <w:r w:rsidDel="00E4245E">
                <w:tab/>
                <w:delText>False</w:delText>
              </w:r>
            </w:del>
          </w:p>
          <w:p w14:paraId="4DA57E4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format:</w:t>
            </w:r>
            <w:r>
              <w:tab/>
              <w:t>uuid</w:t>
            </w:r>
          </w:p>
          <w:p w14:paraId="60E94BE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79150392" w14:textId="77777777" w:rsidTr="00775EDC">
        <w:tc>
          <w:tcPr>
            <w:tcW w:w="1885" w:type="dxa"/>
            <w:tcBorders>
              <w:top w:val="single" w:sz="4" w:space="0" w:color="auto"/>
              <w:left w:val="single" w:sz="4" w:space="0" w:color="auto"/>
              <w:bottom w:val="single" w:sz="4" w:space="0" w:color="auto"/>
              <w:right w:val="single" w:sz="4" w:space="0" w:color="auto"/>
            </w:tcBorders>
          </w:tcPr>
          <w:p w14:paraId="683CC689"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timeAdded</w:t>
            </w:r>
            <w:proofErr w:type="spellEnd"/>
          </w:p>
        </w:tc>
        <w:tc>
          <w:tcPr>
            <w:tcW w:w="2793" w:type="dxa"/>
            <w:tcBorders>
              <w:top w:val="single" w:sz="4" w:space="0" w:color="auto"/>
              <w:left w:val="single" w:sz="4" w:space="0" w:color="auto"/>
              <w:bottom w:val="single" w:sz="4" w:space="0" w:color="auto"/>
              <w:right w:val="single" w:sz="4" w:space="0" w:color="auto"/>
            </w:tcBorders>
          </w:tcPr>
          <w:p w14:paraId="7E995F7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CF149E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timestamps when the resource was added to the job. All resources shall have at least one </w:t>
            </w:r>
            <w:proofErr w:type="spellStart"/>
            <w:r w:rsidRPr="00F34FA5">
              <w:rPr>
                <w:rFonts w:ascii="Arial" w:hAnsi="Arial" w:cs="Arial"/>
                <w:sz w:val="18"/>
                <w:szCs w:val="18"/>
              </w:rPr>
              <w:t>timeAdded</w:t>
            </w:r>
            <w:proofErr w:type="spellEnd"/>
            <w:r w:rsidRPr="00F34FA5">
              <w:rPr>
                <w:rFonts w:ascii="Arial" w:hAnsi="Arial" w:cs="Arial"/>
                <w:sz w:val="18"/>
                <w:szCs w:val="18"/>
              </w:rPr>
              <w:t xml:space="preserve"> value. It could have multiple </w:t>
            </w:r>
            <w:proofErr w:type="gramStart"/>
            <w:r w:rsidRPr="00F34FA5">
              <w:rPr>
                <w:rFonts w:ascii="Arial" w:hAnsi="Arial" w:cs="Arial"/>
                <w:sz w:val="18"/>
                <w:szCs w:val="18"/>
              </w:rPr>
              <w:t>if changes</w:t>
            </w:r>
            <w:proofErr w:type="gramEnd"/>
            <w:r w:rsidRPr="00F34FA5">
              <w:rPr>
                <w:rFonts w:ascii="Arial" w:hAnsi="Arial" w:cs="Arial"/>
                <w:sz w:val="18"/>
                <w:szCs w:val="18"/>
              </w:rPr>
              <w:t xml:space="preserve"> caused a deletion and subsequent reinstatement to occur.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FADEB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E29D4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5C53F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B1140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FF75DF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0FDC92B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r>
            <w:r>
              <w:t>False</w:t>
            </w:r>
          </w:p>
          <w:p w14:paraId="1BF542FC" w14:textId="63C813DE" w:rsidR="00ED3BB7" w:rsidRPr="00F137AA" w:rsidDel="00E4245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92" w:author="Author"/>
              </w:rPr>
            </w:pPr>
            <w:del w:id="593" w:author="Author">
              <w:r w:rsidDel="00E4245E">
                <w:delText>n</w:delText>
              </w:r>
              <w:r w:rsidRPr="00F137AA" w:rsidDel="00E4245E">
                <w:delText>ullable</w:delText>
              </w:r>
              <w:r w:rsidDel="00E4245E">
                <w:delText>:</w:delText>
              </w:r>
              <w:r w:rsidRPr="00F137AA" w:rsidDel="00E4245E">
                <w:tab/>
              </w:r>
              <w:r w:rsidDel="00E4245E">
                <w:delText>False</w:delText>
              </w:r>
            </w:del>
          </w:p>
          <w:p w14:paraId="2B1782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3FF586B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93E191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date-time</w:t>
            </w:r>
          </w:p>
          <w:p w14:paraId="6E561FF6" w14:textId="77777777" w:rsidR="00ED3BB7" w:rsidRDefault="00ED3BB7" w:rsidP="00775EDC">
            <w:pPr>
              <w:pStyle w:val="PL"/>
            </w:pPr>
          </w:p>
        </w:tc>
      </w:tr>
      <w:tr w:rsidR="00ED3BB7" w14:paraId="4D755E06" w14:textId="77777777" w:rsidTr="00775EDC">
        <w:tc>
          <w:tcPr>
            <w:tcW w:w="1885" w:type="dxa"/>
            <w:tcBorders>
              <w:top w:val="single" w:sz="4" w:space="0" w:color="auto"/>
              <w:left w:val="single" w:sz="4" w:space="0" w:color="auto"/>
              <w:bottom w:val="single" w:sz="4" w:space="0" w:color="auto"/>
              <w:right w:val="single" w:sz="4" w:space="0" w:color="auto"/>
            </w:tcBorders>
          </w:tcPr>
          <w:p w14:paraId="3636E4C3"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timeDeleted</w:t>
            </w:r>
            <w:proofErr w:type="spellEnd"/>
          </w:p>
        </w:tc>
        <w:tc>
          <w:tcPr>
            <w:tcW w:w="2793" w:type="dxa"/>
            <w:tcBorders>
              <w:top w:val="single" w:sz="4" w:space="0" w:color="auto"/>
              <w:left w:val="single" w:sz="4" w:space="0" w:color="auto"/>
              <w:bottom w:val="single" w:sz="4" w:space="0" w:color="auto"/>
              <w:right w:val="single" w:sz="4" w:space="0" w:color="auto"/>
            </w:tcBorders>
          </w:tcPr>
          <w:p w14:paraId="72F2D5E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9048FD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timestamps when the resource was deleted from a job. Multiple values may be present if deletion occurred at different times. The effective period of the measurement </w:t>
            </w:r>
            <w:r w:rsidRPr="00F34FA5">
              <w:rPr>
                <w:rFonts w:ascii="Arial" w:hAnsi="Arial" w:cs="Arial"/>
                <w:sz w:val="18"/>
                <w:szCs w:val="18"/>
              </w:rPr>
              <w:lastRenderedPageBreak/>
              <w:t xml:space="preserve">would be the times between a </w:t>
            </w:r>
            <w:proofErr w:type="spellStart"/>
            <w:r w:rsidRPr="00F34FA5">
              <w:rPr>
                <w:rFonts w:ascii="Arial" w:hAnsi="Arial" w:cs="Arial"/>
                <w:sz w:val="18"/>
                <w:szCs w:val="18"/>
              </w:rPr>
              <w:t>timeAdded</w:t>
            </w:r>
            <w:proofErr w:type="spellEnd"/>
            <w:r w:rsidRPr="00F34FA5">
              <w:rPr>
                <w:rFonts w:ascii="Arial" w:hAnsi="Arial" w:cs="Arial"/>
                <w:sz w:val="18"/>
                <w:szCs w:val="18"/>
              </w:rPr>
              <w:t xml:space="preserve"> and </w:t>
            </w:r>
            <w:proofErr w:type="spellStart"/>
            <w:r w:rsidRPr="00F34FA5">
              <w:rPr>
                <w:rFonts w:ascii="Arial" w:hAnsi="Arial" w:cs="Arial"/>
                <w:sz w:val="18"/>
                <w:szCs w:val="18"/>
              </w:rPr>
              <w:t>timeDeleted</w:t>
            </w:r>
            <w:proofErr w:type="spellEnd"/>
            <w:r w:rsidRPr="00F34FA5">
              <w:rPr>
                <w:rFonts w:ascii="Arial" w:hAnsi="Arial" w:cs="Arial"/>
                <w:sz w:val="18"/>
                <w:szCs w:val="18"/>
              </w:rPr>
              <w:t xml:space="preserve"> values.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F0F7A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FCD3F5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5D24DCD" w14:textId="77777777" w:rsidR="00E4245E" w:rsidRDefault="00E4245E" w:rsidP="00E4245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94" w:author="Author"/>
              </w:rPr>
            </w:pPr>
            <w:ins w:id="595" w:author="Author">
              <w:r>
                <w:t>x-isAlwaysPresent:</w:t>
              </w:r>
              <w:r>
                <w:tab/>
                <w:t>False</w:t>
              </w:r>
            </w:ins>
          </w:p>
          <w:p w14:paraId="400306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F0B21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9054F2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BBAA3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210C430" w14:textId="4CC15800" w:rsidR="00ED3BB7" w:rsidDel="00E81C2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596" w:author="Author"/>
              </w:rPr>
            </w:pPr>
            <w:del w:id="597" w:author="Author">
              <w:r w:rsidDel="00E81C20">
                <w:delText>nullable:</w:delText>
              </w:r>
              <w:r w:rsidDel="00E81C20">
                <w:tab/>
                <w:delText>True</w:delText>
              </w:r>
            </w:del>
          </w:p>
          <w:p w14:paraId="78433CC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46807C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A3E00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date-time</w:t>
            </w:r>
          </w:p>
          <w:p w14:paraId="479E792B"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59B2F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057BFA6" w14:textId="77777777" w:rsidTr="00775EDC">
        <w:tc>
          <w:tcPr>
            <w:tcW w:w="1885" w:type="dxa"/>
            <w:tcBorders>
              <w:top w:val="single" w:sz="4" w:space="0" w:color="auto"/>
              <w:left w:val="single" w:sz="4" w:space="0" w:color="auto"/>
              <w:bottom w:val="single" w:sz="4" w:space="0" w:color="auto"/>
              <w:right w:val="single" w:sz="4" w:space="0" w:color="auto"/>
            </w:tcBorders>
          </w:tcPr>
          <w:p w14:paraId="2AA4F874"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lastRenderedPageBreak/>
              <w:t>isCurrentlyMeasured</w:t>
            </w:r>
            <w:proofErr w:type="spellEnd"/>
          </w:p>
        </w:tc>
        <w:tc>
          <w:tcPr>
            <w:tcW w:w="2793" w:type="dxa"/>
            <w:tcBorders>
              <w:top w:val="single" w:sz="4" w:space="0" w:color="auto"/>
              <w:left w:val="single" w:sz="4" w:space="0" w:color="auto"/>
              <w:bottom w:val="single" w:sz="4" w:space="0" w:color="auto"/>
              <w:right w:val="single" w:sz="4" w:space="0" w:color="auto"/>
            </w:tcBorders>
          </w:tcPr>
          <w:p w14:paraId="15DC3FA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boolean</w:t>
            </w:r>
            <w:proofErr w:type="spellEnd"/>
          </w:p>
          <w:p w14:paraId="3D8398E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Indicates if the resource is currently being measured by the contained performance job.</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C8DB3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32F10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B6890CD" w14:textId="77777777" w:rsidR="00E81C20" w:rsidRDefault="00E81C20" w:rsidP="00E81C20">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598" w:author="Author"/>
              </w:rPr>
            </w:pPr>
            <w:ins w:id="599" w:author="Author">
              <w:r>
                <w:t>x-isAlwaysPresent:</w:t>
              </w:r>
              <w:r>
                <w:tab/>
                <w:t>False</w:t>
              </w:r>
            </w:ins>
          </w:p>
          <w:p w14:paraId="1F9ADEB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35E149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B492B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121C80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93955C8" w14:textId="2C514949" w:rsidR="00E81C2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del w:id="600" w:author="Author">
              <w:r w:rsidDel="00E81C20">
                <w:delText>nullable:</w:delText>
              </w:r>
              <w:r w:rsidDel="00E81C20">
                <w:tab/>
                <w:delText>False</w:delText>
              </w:r>
            </w:del>
            <w:ins w:id="601" w:author="Author">
              <w:r w:rsidR="00E81C20">
                <w:t>default:</w:t>
              </w:r>
              <w:r w:rsidR="00E81C20">
                <w:tab/>
                <w:t>True</w:t>
              </w:r>
            </w:ins>
          </w:p>
          <w:p w14:paraId="7A522C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3D7A854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61600863" w14:textId="77777777" w:rsidR="00ED3BB7" w:rsidRDefault="00ED3BB7" w:rsidP="00ED3BB7">
      <w:pPr>
        <w:widowControl w:val="0"/>
      </w:pPr>
    </w:p>
    <w:p w14:paraId="3C2EA9F0" w14:textId="77777777" w:rsidR="00ED3BB7" w:rsidRDefault="00ED3BB7" w:rsidP="00ED3BB7">
      <w:pPr>
        <w:pStyle w:val="Heading6"/>
      </w:pPr>
      <w:r>
        <w:t>4.2.1.4.17.3</w:t>
      </w:r>
      <w:r>
        <w:tab/>
        <w:t>Attribute constraints</w:t>
      </w:r>
    </w:p>
    <w:p w14:paraId="653A2C35" w14:textId="77777777" w:rsidR="00ED3BB7" w:rsidRPr="00FE7385" w:rsidRDefault="00ED3BB7" w:rsidP="00ED3BB7">
      <w:pPr>
        <w:rPr>
          <w:i/>
        </w:rPr>
      </w:pPr>
      <w:r w:rsidRPr="004667B5">
        <w:t>None</w:t>
      </w:r>
      <w:r w:rsidRPr="00FE7385">
        <w:rPr>
          <w:i/>
        </w:rPr>
        <w:t>.</w:t>
      </w:r>
    </w:p>
    <w:p w14:paraId="03BEED29" w14:textId="77777777" w:rsidR="00ED3BB7" w:rsidRDefault="00ED3BB7" w:rsidP="00ED3BB7">
      <w:pPr>
        <w:pStyle w:val="Heading6"/>
      </w:pPr>
      <w:r>
        <w:t>4.2.1.4.17.4</w:t>
      </w:r>
      <w:r>
        <w:tab/>
      </w:r>
      <w:r>
        <w:tab/>
        <w:t>State diagram</w:t>
      </w:r>
    </w:p>
    <w:p w14:paraId="4E9CF3B1" w14:textId="77777777" w:rsidR="00ED3BB7" w:rsidRPr="00FE7385" w:rsidRDefault="00ED3BB7" w:rsidP="00ED3BB7">
      <w:pPr>
        <w:rPr>
          <w:i/>
        </w:rPr>
      </w:pPr>
      <w:r w:rsidRPr="004667B5">
        <w:t>None</w:t>
      </w:r>
      <w:r w:rsidRPr="00FE7385">
        <w:rPr>
          <w:i/>
        </w:rPr>
        <w:t>.</w:t>
      </w:r>
    </w:p>
    <w:p w14:paraId="763DB72C" w14:textId="77777777" w:rsidR="00ED3BB7" w:rsidRDefault="00ED3BB7" w:rsidP="00ED3BB7">
      <w:pPr>
        <w:pStyle w:val="Heading5"/>
      </w:pPr>
      <w:r>
        <w:t>4.2.1.4.18</w:t>
      </w:r>
      <w:r>
        <w:tab/>
      </w:r>
      <w:proofErr w:type="spellStart"/>
      <w:r>
        <w:t>CollectedMeasurement</w:t>
      </w:r>
      <w:proofErr w:type="spellEnd"/>
      <w:r>
        <w:t xml:space="preserve"> &lt;&lt;datatype&gt;&gt;</w:t>
      </w:r>
    </w:p>
    <w:p w14:paraId="38A90613" w14:textId="77777777" w:rsidR="00ED3BB7" w:rsidRDefault="00ED3BB7" w:rsidP="00ED3BB7">
      <w:pPr>
        <w:pStyle w:val="Heading6"/>
      </w:pPr>
      <w:r>
        <w:t>4.2.1.4.18.1</w:t>
      </w:r>
      <w:r>
        <w:tab/>
        <w:t>Definition</w:t>
      </w:r>
    </w:p>
    <w:p w14:paraId="475AE0BE" w14:textId="77777777" w:rsidR="00ED3BB7" w:rsidRDefault="00ED3BB7" w:rsidP="00ED3BB7">
      <w:r>
        <w:t xml:space="preserve">The </w:t>
      </w:r>
      <w:proofErr w:type="spellStart"/>
      <w:r>
        <w:t>CollectedMeasurement</w:t>
      </w:r>
      <w:proofErr w:type="spellEnd"/>
      <w:r>
        <w:t xml:space="preserve"> represents a measurement associated with a specific </w:t>
      </w:r>
      <w:proofErr w:type="spellStart"/>
      <w:r>
        <w:t>ResourceType</w:t>
      </w:r>
      <w:proofErr w:type="spellEnd"/>
      <w:r>
        <w:t xml:space="preserve"> that is or has been within the scope of a </w:t>
      </w:r>
      <w:proofErr w:type="spellStart"/>
      <w:r>
        <w:t>PerformanceMeasurementJob</w:t>
      </w:r>
      <w:proofErr w:type="spellEnd"/>
      <w:r>
        <w:rPr>
          <w:szCs w:val="18"/>
        </w:rPr>
        <w:t>.</w:t>
      </w:r>
    </w:p>
    <w:p w14:paraId="046CAAB3" w14:textId="77777777" w:rsidR="00ED3BB7" w:rsidRDefault="00ED3BB7" w:rsidP="00ED3BB7">
      <w:r>
        <w:t xml:space="preserve">The information representing the attributes of the </w:t>
      </w:r>
      <w:proofErr w:type="spellStart"/>
      <w:r>
        <w:t>CollectedMeasurement</w:t>
      </w:r>
      <w:proofErr w:type="spellEnd"/>
      <w:r>
        <w:t xml:space="preserve"> follows the provisions indicated in table 4.2.1.4.18.2-1.</w:t>
      </w:r>
    </w:p>
    <w:p w14:paraId="57DD480D" w14:textId="77777777" w:rsidR="00ED3BB7" w:rsidRPr="00EA0DC7" w:rsidRDefault="00ED3BB7" w:rsidP="00ED3BB7">
      <w:pPr>
        <w:pStyle w:val="Heading6"/>
      </w:pPr>
      <w:r>
        <w:t>4.2.1.4.18.2</w:t>
      </w:r>
      <w:r>
        <w:tab/>
        <w:t>Attributes</w:t>
      </w:r>
    </w:p>
    <w:p w14:paraId="5F220F4F" w14:textId="77777777" w:rsidR="00ED3BB7" w:rsidRPr="009542A4" w:rsidRDefault="00ED3BB7" w:rsidP="00ED3BB7">
      <w:pPr>
        <w:pStyle w:val="TH"/>
      </w:pPr>
      <w:bookmarkStart w:id="602" w:name="_Toc161722130"/>
      <w:bookmarkStart w:id="603" w:name="_Toc193779766"/>
      <w:bookmarkStart w:id="604" w:name="_Toc202768217"/>
      <w:r>
        <w:t>Table 4.2.1.4.18</w:t>
      </w:r>
      <w:r w:rsidRPr="0075487E">
        <w:t>.2</w:t>
      </w:r>
      <w:r>
        <w:t>-</w:t>
      </w:r>
      <w:r w:rsidRPr="0075487E">
        <w:t xml:space="preserve">1 Attributes Properties for </w:t>
      </w:r>
      <w:proofErr w:type="spellStart"/>
      <w:r w:rsidRPr="0075487E">
        <w:t>CollectedMeasurement</w:t>
      </w:r>
      <w:bookmarkEnd w:id="602"/>
      <w:bookmarkEnd w:id="603"/>
      <w:bookmarkEnd w:id="604"/>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0CBF3EFF"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8B23BD1"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28AD8CE8"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25035ACD"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724D349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FE06BEB"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resourceTypeId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F98E17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70DD2C5"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resource identifier assigned by the O-Cloud when a performance measurement job is created.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85B88E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A9F44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B16D2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5A8D2A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08A5567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9F2BCE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045505F" w14:textId="1DF265AB" w:rsidR="00ED3BB7" w:rsidDel="00E81C2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05" w:author="Author"/>
              </w:rPr>
            </w:pPr>
            <w:del w:id="606" w:author="Author">
              <w:r w:rsidDel="00E81C20">
                <w:delText>nullable:</w:delText>
              </w:r>
              <w:r w:rsidDel="00E81C20">
                <w:tab/>
                <w:delText>False</w:delText>
              </w:r>
            </w:del>
          </w:p>
          <w:p w14:paraId="7E2902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64A7A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787F74C" w14:textId="77777777" w:rsidTr="00775EDC">
        <w:tc>
          <w:tcPr>
            <w:tcW w:w="1885" w:type="dxa"/>
            <w:tcBorders>
              <w:top w:val="single" w:sz="4" w:space="0" w:color="auto"/>
              <w:left w:val="single" w:sz="4" w:space="0" w:color="auto"/>
              <w:bottom w:val="single" w:sz="4" w:space="0" w:color="auto"/>
              <w:right w:val="single" w:sz="4" w:space="0" w:color="auto"/>
            </w:tcBorders>
          </w:tcPr>
          <w:p w14:paraId="16E760DF"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performanceMeasurementDefinitionId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457C009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12F4F7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the measurement definition with the PM Dictionary for the specific device type identified by the </w:t>
            </w:r>
            <w:proofErr w:type="spellStart"/>
            <w:r w:rsidRPr="00F34FA5">
              <w:rPr>
                <w:rFonts w:ascii="Arial" w:hAnsi="Arial" w:cs="Arial"/>
                <w:sz w:val="18"/>
                <w:szCs w:val="18"/>
              </w:rPr>
              <w:t>resourceTypeId</w:t>
            </w:r>
            <w:proofErr w:type="spellEnd"/>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F083A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09CAA1B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DAAEC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12FAC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CEA76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9DB8A8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65D6B61" w14:textId="3E64F610" w:rsidR="00ED3BB7" w:rsidDel="00E81C2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07" w:author="Author"/>
              </w:rPr>
            </w:pPr>
            <w:del w:id="608" w:author="Author">
              <w:r w:rsidDel="00E81C20">
                <w:delText>nullable:</w:delText>
              </w:r>
              <w:r w:rsidDel="00E81C20">
                <w:tab/>
                <w:delText>False</w:delText>
              </w:r>
            </w:del>
          </w:p>
          <w:p w14:paraId="48ED2D0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DE50F4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072458E6" w14:textId="77777777" w:rsidTr="00775EDC">
        <w:tc>
          <w:tcPr>
            <w:tcW w:w="1885" w:type="dxa"/>
            <w:tcBorders>
              <w:top w:val="single" w:sz="4" w:space="0" w:color="auto"/>
              <w:left w:val="single" w:sz="4" w:space="0" w:color="auto"/>
              <w:bottom w:val="single" w:sz="4" w:space="0" w:color="auto"/>
              <w:right w:val="single" w:sz="4" w:space="0" w:color="auto"/>
            </w:tcBorders>
          </w:tcPr>
          <w:p w14:paraId="66271D03"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timeAdded</w:t>
            </w:r>
            <w:proofErr w:type="spellEnd"/>
          </w:p>
        </w:tc>
        <w:tc>
          <w:tcPr>
            <w:tcW w:w="2793" w:type="dxa"/>
            <w:tcBorders>
              <w:top w:val="single" w:sz="4" w:space="0" w:color="auto"/>
              <w:left w:val="single" w:sz="4" w:space="0" w:color="auto"/>
              <w:bottom w:val="single" w:sz="4" w:space="0" w:color="auto"/>
              <w:right w:val="single" w:sz="4" w:space="0" w:color="auto"/>
            </w:tcBorders>
          </w:tcPr>
          <w:p w14:paraId="0590E65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2E160D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timestamps when the resource was added to the job. All measurements shall have at least one </w:t>
            </w:r>
            <w:proofErr w:type="spellStart"/>
            <w:r w:rsidRPr="00F34FA5">
              <w:rPr>
                <w:rFonts w:ascii="Arial" w:hAnsi="Arial" w:cs="Arial"/>
                <w:sz w:val="18"/>
                <w:szCs w:val="18"/>
              </w:rPr>
              <w:t>timeAdded</w:t>
            </w:r>
            <w:proofErr w:type="spellEnd"/>
            <w:r w:rsidRPr="00F34FA5">
              <w:rPr>
                <w:rFonts w:ascii="Arial" w:hAnsi="Arial" w:cs="Arial"/>
                <w:sz w:val="18"/>
                <w:szCs w:val="18"/>
              </w:rPr>
              <w:t xml:space="preserve"> value. It could have multiple </w:t>
            </w:r>
            <w:proofErr w:type="gramStart"/>
            <w:r w:rsidRPr="00F34FA5">
              <w:rPr>
                <w:rFonts w:ascii="Arial" w:hAnsi="Arial" w:cs="Arial"/>
                <w:sz w:val="18"/>
                <w:szCs w:val="18"/>
              </w:rPr>
              <w:t>if changes</w:t>
            </w:r>
            <w:proofErr w:type="gramEnd"/>
            <w:r w:rsidRPr="00F34FA5">
              <w:rPr>
                <w:rFonts w:ascii="Arial" w:hAnsi="Arial" w:cs="Arial"/>
                <w:sz w:val="18"/>
                <w:szCs w:val="18"/>
              </w:rPr>
              <w:t xml:space="preserve"> caused a deletion and subsequent reinstatement to occur.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B4BD0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695F5A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1FDF5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6CC06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C2FAE4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4C3F1A1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r>
            <w:r>
              <w:t>False</w:t>
            </w:r>
          </w:p>
          <w:p w14:paraId="2BD8B4E8" w14:textId="5AAEBF6E" w:rsidR="00ED3BB7" w:rsidRPr="00F137AA" w:rsidDel="00E81C2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09" w:author="Author"/>
              </w:rPr>
            </w:pPr>
            <w:del w:id="610" w:author="Author">
              <w:r w:rsidDel="00E81C20">
                <w:delText>n</w:delText>
              </w:r>
              <w:r w:rsidRPr="00F137AA" w:rsidDel="00E81C20">
                <w:delText>ullable</w:delText>
              </w:r>
              <w:r w:rsidDel="00E81C20">
                <w:delText>:</w:delText>
              </w:r>
              <w:r w:rsidRPr="00F137AA" w:rsidDel="00E81C20">
                <w:tab/>
              </w:r>
              <w:r w:rsidDel="00E81C20">
                <w:delText>False</w:delText>
              </w:r>
            </w:del>
          </w:p>
          <w:p w14:paraId="33A0E5E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3E9F81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083F297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date-time</w:t>
            </w:r>
          </w:p>
          <w:p w14:paraId="7A2561C2" w14:textId="77777777" w:rsidR="00ED3BB7" w:rsidRDefault="00ED3BB7" w:rsidP="00775EDC">
            <w:pPr>
              <w:pStyle w:val="PL"/>
            </w:pPr>
          </w:p>
        </w:tc>
      </w:tr>
      <w:tr w:rsidR="00ED3BB7" w14:paraId="6296873B" w14:textId="77777777" w:rsidTr="00775EDC">
        <w:tc>
          <w:tcPr>
            <w:tcW w:w="1885" w:type="dxa"/>
            <w:tcBorders>
              <w:top w:val="single" w:sz="4" w:space="0" w:color="auto"/>
              <w:left w:val="single" w:sz="4" w:space="0" w:color="auto"/>
              <w:bottom w:val="single" w:sz="4" w:space="0" w:color="auto"/>
              <w:right w:val="single" w:sz="4" w:space="0" w:color="auto"/>
            </w:tcBorders>
          </w:tcPr>
          <w:p w14:paraId="18732821"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lastRenderedPageBreak/>
              <w:t>timeDeleted</w:t>
            </w:r>
            <w:proofErr w:type="spellEnd"/>
          </w:p>
        </w:tc>
        <w:tc>
          <w:tcPr>
            <w:tcW w:w="2793" w:type="dxa"/>
            <w:tcBorders>
              <w:top w:val="single" w:sz="4" w:space="0" w:color="auto"/>
              <w:left w:val="single" w:sz="4" w:space="0" w:color="auto"/>
              <w:bottom w:val="single" w:sz="4" w:space="0" w:color="auto"/>
              <w:right w:val="single" w:sz="4" w:space="0" w:color="auto"/>
            </w:tcBorders>
          </w:tcPr>
          <w:p w14:paraId="14D732C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EC416B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timestamps when the measurement was deleted from a job. Multiple values may be present if deletion occurred at different times. The effective period of the measurement would be the times between a </w:t>
            </w:r>
            <w:proofErr w:type="spellStart"/>
            <w:r w:rsidRPr="00F34FA5">
              <w:rPr>
                <w:rFonts w:ascii="Arial" w:hAnsi="Arial" w:cs="Arial"/>
                <w:sz w:val="18"/>
                <w:szCs w:val="18"/>
              </w:rPr>
              <w:t>timeAdded</w:t>
            </w:r>
            <w:proofErr w:type="spellEnd"/>
            <w:r w:rsidRPr="00F34FA5">
              <w:rPr>
                <w:rFonts w:ascii="Arial" w:hAnsi="Arial" w:cs="Arial"/>
                <w:sz w:val="18"/>
                <w:szCs w:val="18"/>
              </w:rPr>
              <w:t xml:space="preserve"> and </w:t>
            </w:r>
            <w:proofErr w:type="spellStart"/>
            <w:r w:rsidRPr="00F34FA5">
              <w:rPr>
                <w:rFonts w:ascii="Arial" w:hAnsi="Arial" w:cs="Arial"/>
                <w:sz w:val="18"/>
                <w:szCs w:val="18"/>
              </w:rPr>
              <w:t>timeDeleted</w:t>
            </w:r>
            <w:proofErr w:type="spellEnd"/>
            <w:r w:rsidRPr="00F34FA5">
              <w:rPr>
                <w:rFonts w:ascii="Arial" w:hAnsi="Arial" w:cs="Arial"/>
                <w:sz w:val="18"/>
                <w:szCs w:val="18"/>
              </w:rPr>
              <w:t xml:space="preserve"> values.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3A878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125555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52AFB16" w14:textId="77777777" w:rsidR="009B4068" w:rsidRDefault="009B4068" w:rsidP="009B406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11" w:author="Author"/>
              </w:rPr>
            </w:pPr>
            <w:ins w:id="612" w:author="Author">
              <w:r>
                <w:t>x-isAlwaysPresent:</w:t>
              </w:r>
              <w:r>
                <w:tab/>
                <w:t>False</w:t>
              </w:r>
            </w:ins>
          </w:p>
          <w:p w14:paraId="204709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032FE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F5B73D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27796B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0DD7FEA" w14:textId="51609A68" w:rsidR="00ED3BB7" w:rsidDel="009B406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13" w:author="Author"/>
              </w:rPr>
            </w:pPr>
            <w:del w:id="614" w:author="Author">
              <w:r w:rsidDel="009B4068">
                <w:delText>nullable:</w:delText>
              </w:r>
              <w:r w:rsidDel="009B4068">
                <w:tab/>
                <w:delText>True</w:delText>
              </w:r>
            </w:del>
          </w:p>
          <w:p w14:paraId="1C80E58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17F295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504E18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date-time</w:t>
            </w:r>
          </w:p>
          <w:p w14:paraId="5EFE7BC0"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63DE4F5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C5D2FCD" w14:textId="77777777" w:rsidTr="00775EDC">
        <w:tc>
          <w:tcPr>
            <w:tcW w:w="1885" w:type="dxa"/>
            <w:tcBorders>
              <w:top w:val="single" w:sz="4" w:space="0" w:color="auto"/>
              <w:left w:val="single" w:sz="4" w:space="0" w:color="auto"/>
              <w:bottom w:val="single" w:sz="4" w:space="0" w:color="auto"/>
              <w:right w:val="single" w:sz="4" w:space="0" w:color="auto"/>
            </w:tcBorders>
          </w:tcPr>
          <w:p w14:paraId="43CEDF57"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isCurrentlyMeasured</w:t>
            </w:r>
            <w:proofErr w:type="spellEnd"/>
          </w:p>
        </w:tc>
        <w:tc>
          <w:tcPr>
            <w:tcW w:w="2793" w:type="dxa"/>
            <w:tcBorders>
              <w:top w:val="single" w:sz="4" w:space="0" w:color="auto"/>
              <w:left w:val="single" w:sz="4" w:space="0" w:color="auto"/>
              <w:bottom w:val="single" w:sz="4" w:space="0" w:color="auto"/>
              <w:right w:val="single" w:sz="4" w:space="0" w:color="auto"/>
            </w:tcBorders>
          </w:tcPr>
          <w:p w14:paraId="725ADE9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boolean</w:t>
            </w:r>
            <w:proofErr w:type="spellEnd"/>
          </w:p>
          <w:p w14:paraId="2319A2A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Indicates if the resource is currently being measured by the contained performance job.</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98237F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3A8C6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AAABB6F" w14:textId="77777777" w:rsidR="009B4068" w:rsidRDefault="009B4068" w:rsidP="009B406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15" w:author="Author"/>
              </w:rPr>
            </w:pPr>
            <w:ins w:id="616" w:author="Author">
              <w:r>
                <w:t>x-isAlwaysPresent:</w:t>
              </w:r>
              <w:r>
                <w:tab/>
                <w:t>False</w:t>
              </w:r>
            </w:ins>
          </w:p>
          <w:p w14:paraId="7CD063E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195E3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4E4830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280587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0CF3548" w14:textId="58129837" w:rsidR="00ED3BB7" w:rsidDel="00C43BC7" w:rsidRDefault="00C43BC7" w:rsidP="00C43BC7">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665"/>
              </w:tabs>
              <w:ind w:left="2674" w:hanging="2610"/>
              <w:rPr>
                <w:del w:id="617" w:author="Author"/>
              </w:rPr>
            </w:pPr>
            <w:ins w:id="618" w:author="Author">
              <w:r>
                <w:t>default:</w:t>
              </w:r>
              <w:r>
                <w:tab/>
                <w:t>True</w:t>
              </w:r>
            </w:ins>
            <w:del w:id="619" w:author="Author">
              <w:r w:rsidR="00ED3BB7" w:rsidDel="00C43BC7">
                <w:delText>nullable:</w:delText>
              </w:r>
              <w:r w:rsidR="00ED3BB7" w:rsidDel="00C43BC7">
                <w:tab/>
                <w:delText>False</w:delText>
              </w:r>
            </w:del>
          </w:p>
          <w:p w14:paraId="383BF9C0" w14:textId="77777777" w:rsidR="00ED3BB7" w:rsidRDefault="00ED3BB7" w:rsidP="00C43BC7">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665"/>
              </w:tabs>
              <w:ind w:left="2674" w:hanging="2610"/>
            </w:pPr>
          </w:p>
          <w:p w14:paraId="6FE918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7DFFB4E5" w14:textId="77777777" w:rsidR="00ED3BB7" w:rsidRDefault="00ED3BB7" w:rsidP="00ED3BB7"/>
    <w:p w14:paraId="55CBA4D5" w14:textId="77777777" w:rsidR="00ED3BB7" w:rsidRDefault="00ED3BB7" w:rsidP="00ED3BB7">
      <w:pPr>
        <w:pStyle w:val="Heading6"/>
      </w:pPr>
      <w:r>
        <w:t>4.2.1.4.18.3</w:t>
      </w:r>
      <w:r>
        <w:tab/>
        <w:t>Attribute constraints</w:t>
      </w:r>
    </w:p>
    <w:p w14:paraId="007F7219" w14:textId="77777777" w:rsidR="00ED3BB7" w:rsidRPr="00FE7385" w:rsidRDefault="00ED3BB7" w:rsidP="00ED3BB7">
      <w:pPr>
        <w:rPr>
          <w:i/>
        </w:rPr>
      </w:pPr>
      <w:r w:rsidRPr="004667B5">
        <w:t>None</w:t>
      </w:r>
      <w:r w:rsidRPr="00FE7385">
        <w:rPr>
          <w:i/>
        </w:rPr>
        <w:t>.</w:t>
      </w:r>
    </w:p>
    <w:p w14:paraId="3448E015" w14:textId="77777777" w:rsidR="00ED3BB7" w:rsidRDefault="00ED3BB7" w:rsidP="00ED3BB7">
      <w:pPr>
        <w:pStyle w:val="Heading6"/>
      </w:pPr>
      <w:r>
        <w:t>4.2.1.4.18.4</w:t>
      </w:r>
      <w:r>
        <w:tab/>
      </w:r>
      <w:r>
        <w:tab/>
        <w:t>State diagram</w:t>
      </w:r>
    </w:p>
    <w:p w14:paraId="6AC9458B" w14:textId="77777777" w:rsidR="00ED3BB7" w:rsidRPr="00FE7385" w:rsidRDefault="00ED3BB7" w:rsidP="00ED3BB7">
      <w:pPr>
        <w:rPr>
          <w:i/>
        </w:rPr>
      </w:pPr>
      <w:r w:rsidRPr="004667B5">
        <w:t>None</w:t>
      </w:r>
      <w:r w:rsidRPr="00FE7385">
        <w:rPr>
          <w:i/>
        </w:rPr>
        <w:t>.</w:t>
      </w:r>
    </w:p>
    <w:p w14:paraId="467DC884" w14:textId="77777777" w:rsidR="00ED3BB7" w:rsidRDefault="00ED3BB7" w:rsidP="00ED3BB7">
      <w:pPr>
        <w:pStyle w:val="Heading5"/>
      </w:pPr>
      <w:r>
        <w:t>4.2.1.4.19</w:t>
      </w:r>
      <w:r>
        <w:tab/>
      </w:r>
      <w:proofErr w:type="spellStart"/>
      <w:r>
        <w:t>PerformanceMeasurementJobChangeSubscription</w:t>
      </w:r>
      <w:proofErr w:type="spellEnd"/>
    </w:p>
    <w:p w14:paraId="6282381B" w14:textId="77777777" w:rsidR="00ED3BB7" w:rsidRDefault="00ED3BB7" w:rsidP="00ED3BB7">
      <w:pPr>
        <w:pStyle w:val="Heading6"/>
      </w:pPr>
      <w:r>
        <w:t>4.2.1.4.19.1</w:t>
      </w:r>
      <w:r>
        <w:tab/>
        <w:t>Definition</w:t>
      </w:r>
    </w:p>
    <w:p w14:paraId="38AF60F1" w14:textId="77777777" w:rsidR="00ED3BB7" w:rsidRDefault="00ED3BB7" w:rsidP="00ED3BB7">
      <w:r>
        <w:t xml:space="preserve">The </w:t>
      </w:r>
      <w:proofErr w:type="spellStart"/>
      <w:r>
        <w:t>PerformanceMeasurementJobChangeSubscription</w:t>
      </w:r>
      <w:proofErr w:type="spellEnd"/>
      <w:r>
        <w:t xml:space="preserve"> represents a subscription for events to be notified such as when the scope of a </w:t>
      </w:r>
      <w:proofErr w:type="spellStart"/>
      <w:r>
        <w:t>PerformanceMeasurementJob</w:t>
      </w:r>
      <w:proofErr w:type="spellEnd"/>
      <w:r>
        <w:t xml:space="preserve"> changes either due to an update to its criteria or a change in inventory</w:t>
      </w:r>
      <w:r w:rsidRPr="00121590">
        <w:t>, or updates to other attributes (e.g. collection interval, state, status)</w:t>
      </w:r>
      <w:r>
        <w:rPr>
          <w:szCs w:val="18"/>
        </w:rPr>
        <w:t>.</w:t>
      </w:r>
    </w:p>
    <w:p w14:paraId="3B26BE11" w14:textId="77777777" w:rsidR="00ED3BB7" w:rsidRDefault="00ED3BB7" w:rsidP="00ED3BB7">
      <w:r>
        <w:t xml:space="preserve">The information representing the attributes of the </w:t>
      </w:r>
      <w:proofErr w:type="spellStart"/>
      <w:r>
        <w:t>PerformanceJobChangeSubscription</w:t>
      </w:r>
      <w:proofErr w:type="spellEnd"/>
      <w:r>
        <w:t xml:space="preserve"> follows the provisions indicated in table 4.2.1.4.19.2-1.</w:t>
      </w:r>
    </w:p>
    <w:p w14:paraId="585654B6" w14:textId="77777777" w:rsidR="00ED3BB7" w:rsidRPr="00EA0DC7" w:rsidRDefault="00ED3BB7" w:rsidP="00ED3BB7">
      <w:pPr>
        <w:pStyle w:val="Heading6"/>
      </w:pPr>
      <w:r>
        <w:t>4.2.1.4.19.2</w:t>
      </w:r>
      <w:r>
        <w:tab/>
        <w:t>Attributes</w:t>
      </w:r>
    </w:p>
    <w:p w14:paraId="02FCAF59" w14:textId="77777777" w:rsidR="00ED3BB7" w:rsidRPr="009542A4" w:rsidRDefault="00ED3BB7" w:rsidP="00ED3BB7">
      <w:pPr>
        <w:pStyle w:val="TH"/>
      </w:pPr>
      <w:bookmarkStart w:id="620" w:name="_Toc161722131"/>
      <w:bookmarkStart w:id="621" w:name="_Toc193779767"/>
      <w:bookmarkStart w:id="622" w:name="_Toc202768218"/>
      <w:r>
        <w:t>Table 4.2.1.4.19</w:t>
      </w:r>
      <w:r w:rsidRPr="00953D47">
        <w:t>.2</w:t>
      </w:r>
      <w:r>
        <w:t>-</w:t>
      </w:r>
      <w:r w:rsidRPr="00953D47">
        <w:t xml:space="preserve">1 Attributes Properties for </w:t>
      </w:r>
      <w:proofErr w:type="spellStart"/>
      <w:r w:rsidRPr="00953D47">
        <w:t>PerformanceMeasurementJobChangeSubscription</w:t>
      </w:r>
      <w:bookmarkEnd w:id="620"/>
      <w:bookmarkEnd w:id="621"/>
      <w:bookmarkEnd w:id="622"/>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1AA0151B"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2DFAC05"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49D7089F"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9728D35"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0779CCEB"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0A56610A"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performanceMeasurementJobChangeSubscriptionId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ED560E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AF32E19"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the </w:t>
            </w:r>
            <w:proofErr w:type="spellStart"/>
            <w:r w:rsidRPr="00F34FA5">
              <w:rPr>
                <w:rFonts w:ascii="Arial" w:hAnsi="Arial" w:cs="Arial"/>
                <w:sz w:val="18"/>
                <w:szCs w:val="18"/>
              </w:rPr>
              <w:t>PerformanceMeasurementJobChangeSubscription</w:t>
            </w:r>
            <w:proofErr w:type="spellEnd"/>
            <w:r w:rsidRPr="00F34FA5">
              <w:rPr>
                <w:rFonts w:ascii="Arial" w:hAnsi="Arial" w:cs="Arial"/>
                <w:sz w:val="18"/>
                <w:szCs w:val="18"/>
              </w:rPr>
              <w:t xml:space="preserve"> which will generate this notification.</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E3C47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97EB2F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CA551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D3D20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0D1FC5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6E934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B908472" w14:textId="5B35E175" w:rsidR="00ED3BB7" w:rsidDel="00C43BC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23" w:author="Author"/>
              </w:rPr>
            </w:pPr>
            <w:del w:id="624" w:author="Author">
              <w:r w:rsidDel="00C43BC7">
                <w:delText>nullable:</w:delText>
              </w:r>
              <w:r w:rsidDel="00C43BC7">
                <w:tab/>
                <w:delText>False</w:delText>
              </w:r>
            </w:del>
          </w:p>
          <w:p w14:paraId="4235D0B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2596063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C42530A" w14:textId="77777777" w:rsidTr="00775EDC">
        <w:tc>
          <w:tcPr>
            <w:tcW w:w="1885" w:type="dxa"/>
            <w:tcBorders>
              <w:top w:val="single" w:sz="4" w:space="0" w:color="auto"/>
              <w:left w:val="single" w:sz="4" w:space="0" w:color="auto"/>
              <w:bottom w:val="single" w:sz="4" w:space="0" w:color="auto"/>
              <w:right w:val="single" w:sz="4" w:space="0" w:color="auto"/>
            </w:tcBorders>
          </w:tcPr>
          <w:p w14:paraId="66B711C9"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consumerPerformanceMeasurementJobChangeSubscriptionId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183231A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8A6864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consumer identification value if provided on the </w:t>
            </w:r>
            <w:proofErr w:type="spellStart"/>
            <w:r w:rsidRPr="00F34FA5">
              <w:rPr>
                <w:rFonts w:ascii="Arial" w:hAnsi="Arial" w:cs="Arial"/>
                <w:sz w:val="18"/>
                <w:szCs w:val="18"/>
              </w:rPr>
              <w:t>PerformanceMeasurementJobChangeSubscription</w:t>
            </w:r>
            <w:proofErr w:type="spellEnd"/>
            <w:r w:rsidRPr="00F34FA5">
              <w:rPr>
                <w:rFonts w:ascii="Arial" w:hAnsi="Arial" w:cs="Arial"/>
                <w:sz w:val="18"/>
                <w:szCs w:val="18"/>
              </w:rPr>
              <w:t xml:space="preserve"> which will generate this notification.</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77AA37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6DD08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42693FF" w14:textId="77777777" w:rsidR="00C43BC7" w:rsidRDefault="00C43BC7" w:rsidP="00C43BC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25" w:author="Author"/>
              </w:rPr>
            </w:pPr>
            <w:ins w:id="626" w:author="Author">
              <w:r>
                <w:t>x-isAlwaysPresent:</w:t>
              </w:r>
              <w:r>
                <w:tab/>
                <w:t>False</w:t>
              </w:r>
            </w:ins>
          </w:p>
          <w:p w14:paraId="68A4D0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5D599FE" w14:textId="4B4DA0A1"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E8152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2593962" w14:textId="5F6B8841" w:rsidR="00ED3BB7" w:rsidDel="00C43BC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27" w:author="Author"/>
              </w:rPr>
            </w:pPr>
            <w:del w:id="628" w:author="Author">
              <w:r w:rsidDel="00C43BC7">
                <w:delText>nullable:</w:delText>
              </w:r>
              <w:r w:rsidDel="00C43BC7">
                <w:tab/>
                <w:delText>True</w:delText>
              </w:r>
            </w:del>
          </w:p>
          <w:p w14:paraId="33FB220B" w14:textId="7C182C4F"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455D7B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52A2E0E" w14:textId="77777777" w:rsidTr="00775EDC">
        <w:tc>
          <w:tcPr>
            <w:tcW w:w="1885" w:type="dxa"/>
            <w:tcBorders>
              <w:top w:val="single" w:sz="4" w:space="0" w:color="auto"/>
              <w:left w:val="single" w:sz="4" w:space="0" w:color="auto"/>
              <w:bottom w:val="single" w:sz="4" w:space="0" w:color="auto"/>
              <w:right w:val="single" w:sz="4" w:space="0" w:color="auto"/>
            </w:tcBorders>
          </w:tcPr>
          <w:p w14:paraId="07787742"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performanceChangesToNotify</w:t>
            </w:r>
            <w:proofErr w:type="spellEnd"/>
          </w:p>
        </w:tc>
        <w:tc>
          <w:tcPr>
            <w:tcW w:w="2793" w:type="dxa"/>
            <w:tcBorders>
              <w:top w:val="single" w:sz="4" w:space="0" w:color="auto"/>
              <w:left w:val="single" w:sz="4" w:space="0" w:color="auto"/>
              <w:bottom w:val="single" w:sz="4" w:space="0" w:color="auto"/>
              <w:right w:val="single" w:sz="4" w:space="0" w:color="auto"/>
            </w:tcBorders>
          </w:tcPr>
          <w:p w14:paraId="3383E38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5BCE05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lastRenderedPageBreak/>
              <w:t xml:space="preserve">Description: </w:t>
            </w:r>
            <w:r w:rsidRPr="00F34FA5">
              <w:rPr>
                <w:rFonts w:ascii="Arial" w:hAnsi="Arial" w:cs="Arial"/>
                <w:sz w:val="18"/>
                <w:szCs w:val="18"/>
              </w:rPr>
              <w:t xml:space="preserve">The enumerated set of values representing the type(s) of changes </w:t>
            </w:r>
            <w:r w:rsidRPr="00AA7347">
              <w:rPr>
                <w:rFonts w:ascii="Arial" w:hAnsi="Arial" w:cs="Arial"/>
                <w:sz w:val="18"/>
                <w:szCs w:val="18"/>
              </w:rPr>
              <w:t xml:space="preserve">to resources and/or measurements </w:t>
            </w:r>
            <w:r w:rsidRPr="00F34FA5">
              <w:rPr>
                <w:rFonts w:ascii="Arial" w:hAnsi="Arial" w:cs="Arial"/>
                <w:sz w:val="18"/>
                <w:szCs w:val="18"/>
              </w:rPr>
              <w:t>desired to be notified about (ADD, DELETE, BOTH).</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9F6BD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9BE661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85F9B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x-isInvariant:</w:t>
            </w:r>
            <w:r>
              <w:tab/>
              <w:t>False</w:t>
            </w:r>
          </w:p>
          <w:p w14:paraId="56DE91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36FF8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9A83F63" w14:textId="33CFF450" w:rsidR="00ED3BB7" w:rsidDel="00F24E65"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29" w:author="Author"/>
              </w:rPr>
            </w:pPr>
            <w:del w:id="630" w:author="Author">
              <w:r w:rsidDel="00F24E65">
                <w:delText>nullable:</w:delText>
              </w:r>
              <w:r w:rsidDel="00F24E65">
                <w:tab/>
                <w:delText>False</w:delText>
              </w:r>
            </w:del>
          </w:p>
          <w:p w14:paraId="7694A9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402F13B6" w14:textId="77777777" w:rsidR="00ED3BB7" w:rsidRDefault="00ED3BB7" w:rsidP="00775EDC">
            <w:pPr>
              <w:pStyle w:val="PL"/>
              <w:widowControl w:val="0"/>
              <w:tabs>
                <w:tab w:val="left" w:pos="2584"/>
              </w:tabs>
              <w:ind w:left="2674" w:hanging="2610"/>
            </w:pPr>
            <w:r>
              <w:t xml:space="preserve">  - ADD</w:t>
            </w:r>
          </w:p>
          <w:p w14:paraId="6913FDF6" w14:textId="77777777" w:rsidR="00ED3BB7" w:rsidRDefault="00ED3BB7" w:rsidP="00775EDC">
            <w:pPr>
              <w:pStyle w:val="PL"/>
              <w:widowControl w:val="0"/>
              <w:tabs>
                <w:tab w:val="left" w:pos="2584"/>
              </w:tabs>
              <w:ind w:left="2674" w:hanging="2610"/>
            </w:pPr>
            <w:r>
              <w:t xml:space="preserve">  - DELETE</w:t>
            </w:r>
          </w:p>
          <w:p w14:paraId="3F02C6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BOTH</w:t>
            </w:r>
          </w:p>
          <w:p w14:paraId="687A415B" w14:textId="77777777" w:rsidR="00ED3BB7" w:rsidRDefault="00ED3BB7" w:rsidP="00775EDC">
            <w:pPr>
              <w:pStyle w:val="PL"/>
            </w:pPr>
          </w:p>
        </w:tc>
      </w:tr>
      <w:tr w:rsidR="00ED3BB7" w14:paraId="20D4015A" w14:textId="77777777" w:rsidTr="00775EDC">
        <w:tc>
          <w:tcPr>
            <w:tcW w:w="1885" w:type="dxa"/>
            <w:tcBorders>
              <w:top w:val="single" w:sz="4" w:space="0" w:color="auto"/>
              <w:left w:val="single" w:sz="4" w:space="0" w:color="auto"/>
              <w:bottom w:val="single" w:sz="4" w:space="0" w:color="auto"/>
              <w:right w:val="single" w:sz="4" w:space="0" w:color="auto"/>
            </w:tcBorders>
          </w:tcPr>
          <w:p w14:paraId="2E359B70"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lastRenderedPageBreak/>
              <w:t>detailsToInclude</w:t>
            </w:r>
            <w:proofErr w:type="spellEnd"/>
          </w:p>
        </w:tc>
        <w:tc>
          <w:tcPr>
            <w:tcW w:w="2793" w:type="dxa"/>
            <w:tcBorders>
              <w:top w:val="single" w:sz="4" w:space="0" w:color="auto"/>
              <w:left w:val="single" w:sz="4" w:space="0" w:color="auto"/>
              <w:bottom w:val="single" w:sz="4" w:space="0" w:color="auto"/>
              <w:right w:val="single" w:sz="4" w:space="0" w:color="auto"/>
            </w:tcBorders>
          </w:tcPr>
          <w:p w14:paraId="5998F50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BFDB3A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enumerated set of values representing how much </w:t>
            </w:r>
            <w:proofErr w:type="gramStart"/>
            <w:r w:rsidRPr="00F34FA5">
              <w:rPr>
                <w:rFonts w:ascii="Arial" w:hAnsi="Arial" w:cs="Arial"/>
                <w:sz w:val="18"/>
                <w:szCs w:val="18"/>
              </w:rPr>
              <w:t>detail about</w:t>
            </w:r>
            <w:proofErr w:type="gramEnd"/>
            <w:r w:rsidRPr="00F34FA5">
              <w:rPr>
                <w:rFonts w:ascii="Arial" w:hAnsi="Arial" w:cs="Arial"/>
                <w:sz w:val="18"/>
                <w:szCs w:val="18"/>
              </w:rPr>
              <w:t xml:space="preserve"> the change to </w:t>
            </w:r>
            <w:proofErr w:type="spellStart"/>
            <w:r w:rsidRPr="00526E89">
              <w:rPr>
                <w:rFonts w:ascii="Arial" w:hAnsi="Arial" w:cs="Arial"/>
                <w:sz w:val="18"/>
                <w:szCs w:val="18"/>
              </w:rPr>
              <w:t>to</w:t>
            </w:r>
            <w:proofErr w:type="spellEnd"/>
            <w:r w:rsidRPr="00526E89">
              <w:rPr>
                <w:rFonts w:ascii="Arial" w:hAnsi="Arial" w:cs="Arial"/>
                <w:sz w:val="18"/>
                <w:szCs w:val="18"/>
              </w:rPr>
              <w:t xml:space="preserve"> resources and/or measurements </w:t>
            </w:r>
            <w:proofErr w:type="gramStart"/>
            <w:r w:rsidRPr="00F34FA5">
              <w:rPr>
                <w:rFonts w:ascii="Arial" w:hAnsi="Arial" w:cs="Arial"/>
                <w:sz w:val="18"/>
                <w:szCs w:val="18"/>
              </w:rPr>
              <w:t>include</w:t>
            </w:r>
            <w:proofErr w:type="gramEnd"/>
            <w:r w:rsidRPr="00F34FA5">
              <w:rPr>
                <w:rFonts w:ascii="Arial" w:hAnsi="Arial" w:cs="Arial"/>
                <w:sz w:val="18"/>
                <w:szCs w:val="18"/>
              </w:rPr>
              <w:t xml:space="preserve"> in the notification (NONE, DELTA, COMPLETE).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EE14B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42324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346594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CDAFB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7F295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06565DE" w14:textId="1A7E482E" w:rsidR="00ED3BB7" w:rsidDel="00F24E65"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31" w:author="Author"/>
              </w:rPr>
            </w:pPr>
            <w:del w:id="632" w:author="Author">
              <w:r w:rsidDel="00F24E65">
                <w:delText>nullable:</w:delText>
              </w:r>
              <w:r w:rsidDel="00F24E65">
                <w:tab/>
                <w:delText>False</w:delText>
              </w:r>
            </w:del>
          </w:p>
          <w:p w14:paraId="1D01C2D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679BF5F0" w14:textId="77777777" w:rsidR="00ED3BB7" w:rsidRDefault="00ED3BB7" w:rsidP="00775EDC">
            <w:pPr>
              <w:pStyle w:val="PL"/>
              <w:widowControl w:val="0"/>
              <w:tabs>
                <w:tab w:val="left" w:pos="2584"/>
              </w:tabs>
              <w:ind w:left="2674" w:hanging="2610"/>
            </w:pPr>
            <w:r>
              <w:t xml:space="preserve">  - NONE</w:t>
            </w:r>
          </w:p>
          <w:p w14:paraId="6536D77F" w14:textId="77777777" w:rsidR="00ED3BB7" w:rsidRDefault="00ED3BB7" w:rsidP="00775EDC">
            <w:pPr>
              <w:pStyle w:val="PL"/>
              <w:widowControl w:val="0"/>
              <w:tabs>
                <w:tab w:val="left" w:pos="2584"/>
              </w:tabs>
              <w:ind w:left="2674" w:hanging="2610"/>
            </w:pPr>
            <w:r>
              <w:t xml:space="preserve">  - DELTA</w:t>
            </w:r>
          </w:p>
          <w:p w14:paraId="03F5FE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COMPLETE</w:t>
            </w:r>
          </w:p>
          <w:p w14:paraId="0F3BD16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04DCAC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9ED0491" w14:textId="77777777" w:rsidTr="00775EDC">
        <w:tc>
          <w:tcPr>
            <w:tcW w:w="1885" w:type="dxa"/>
            <w:tcBorders>
              <w:top w:val="single" w:sz="4" w:space="0" w:color="auto"/>
              <w:left w:val="single" w:sz="4" w:space="0" w:color="auto"/>
              <w:bottom w:val="single" w:sz="4" w:space="0" w:color="auto"/>
              <w:right w:val="single" w:sz="4" w:space="0" w:color="auto"/>
            </w:tcBorders>
          </w:tcPr>
          <w:p w14:paraId="00449DA9"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subscriptionJobFilter</w:t>
            </w:r>
            <w:proofErr w:type="spellEnd"/>
          </w:p>
        </w:tc>
        <w:tc>
          <w:tcPr>
            <w:tcW w:w="2793" w:type="dxa"/>
            <w:tcBorders>
              <w:top w:val="single" w:sz="4" w:space="0" w:color="auto"/>
              <w:left w:val="single" w:sz="4" w:space="0" w:color="auto"/>
              <w:bottom w:val="single" w:sz="4" w:space="0" w:color="auto"/>
              <w:right w:val="single" w:sz="4" w:space="0" w:color="auto"/>
            </w:tcBorders>
          </w:tcPr>
          <w:p w14:paraId="6361063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C37E05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A key value set of criteria to select which jobs shall be reported on.</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6A758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CF93F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6CE080D" w14:textId="77777777" w:rsidR="00D4171A" w:rsidRDefault="00D4171A" w:rsidP="00D4171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33" w:author="Author"/>
              </w:rPr>
            </w:pPr>
            <w:ins w:id="634" w:author="Author">
              <w:r>
                <w:t>x-isAlwaysPresent:</w:t>
              </w:r>
              <w:r>
                <w:tab/>
                <w:t>False</w:t>
              </w:r>
            </w:ins>
          </w:p>
          <w:p w14:paraId="0117E1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C25DA9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34037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1A535EF" w14:textId="43035C32" w:rsidR="00ED3BB7" w:rsidDel="00D4171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35" w:author="Author"/>
              </w:rPr>
            </w:pPr>
            <w:del w:id="636" w:author="Author">
              <w:r w:rsidDel="00D4171A">
                <w:delText>n</w:delText>
              </w:r>
              <w:r w:rsidRPr="00F137AA" w:rsidDel="00D4171A">
                <w:delText>ullable</w:delText>
              </w:r>
              <w:r w:rsidDel="00D4171A">
                <w:delText>:</w:delText>
              </w:r>
              <w:r w:rsidRPr="00F137AA" w:rsidDel="00D4171A">
                <w:tab/>
              </w:r>
              <w:r w:rsidDel="00D4171A">
                <w:delText>False</w:delText>
              </w:r>
            </w:del>
          </w:p>
          <w:p w14:paraId="6A1315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True</w:t>
            </w:r>
          </w:p>
          <w:p w14:paraId="793E51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66C806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22B0B55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70292A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64BEDC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44AD16C3" w14:textId="77777777" w:rsidTr="00775EDC">
        <w:tc>
          <w:tcPr>
            <w:tcW w:w="1885" w:type="dxa"/>
            <w:tcBorders>
              <w:top w:val="single" w:sz="4" w:space="0" w:color="auto"/>
              <w:left w:val="single" w:sz="4" w:space="0" w:color="auto"/>
              <w:bottom w:val="single" w:sz="4" w:space="0" w:color="auto"/>
              <w:right w:val="single" w:sz="4" w:space="0" w:color="auto"/>
            </w:tcBorders>
          </w:tcPr>
          <w:p w14:paraId="74D50777" w14:textId="77777777" w:rsidR="00ED3BB7" w:rsidRPr="00A84A55" w:rsidRDefault="00ED3BB7" w:rsidP="00775EDC">
            <w:pPr>
              <w:widowControl w:val="0"/>
              <w:spacing w:after="0" w:line="254" w:lineRule="auto"/>
              <w:rPr>
                <w:rFonts w:ascii="Arial" w:hAnsi="Arial" w:cs="Arial"/>
                <w:sz w:val="18"/>
                <w:szCs w:val="18"/>
              </w:rPr>
            </w:pPr>
            <w:r w:rsidRPr="00F34FA5">
              <w:rPr>
                <w:rFonts w:ascii="Arial" w:hAnsi="Arial" w:cs="Arial"/>
                <w:sz w:val="18"/>
                <w:szCs w:val="18"/>
                <w:lang w:eastAsia="ja-JP"/>
              </w:rPr>
              <w:t>callback</w:t>
            </w:r>
          </w:p>
        </w:tc>
        <w:tc>
          <w:tcPr>
            <w:tcW w:w="2793" w:type="dxa"/>
            <w:tcBorders>
              <w:top w:val="single" w:sz="4" w:space="0" w:color="auto"/>
              <w:left w:val="single" w:sz="4" w:space="0" w:color="auto"/>
              <w:bottom w:val="single" w:sz="4" w:space="0" w:color="auto"/>
              <w:right w:val="single" w:sz="4" w:space="0" w:color="auto"/>
            </w:tcBorders>
          </w:tcPr>
          <w:p w14:paraId="2B8C437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F03E60C" w14:textId="4668BB26"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URL to which the </w:t>
            </w:r>
            <w:proofErr w:type="spellStart"/>
            <w:r w:rsidRPr="00F34FA5">
              <w:rPr>
                <w:rFonts w:ascii="Arial" w:hAnsi="Arial" w:cs="Arial"/>
                <w:sz w:val="18"/>
                <w:szCs w:val="18"/>
              </w:rPr>
              <w:t>PerformanceMeasurementJobChangeNotification</w:t>
            </w:r>
            <w:proofErr w:type="spellEnd"/>
            <w:r>
              <w:rPr>
                <w:rFonts w:ascii="Arial" w:hAnsi="Arial" w:cs="Arial"/>
                <w:sz w:val="18"/>
                <w:szCs w:val="18"/>
              </w:rPr>
              <w:t xml:space="preserve"> will be sent</w:t>
            </w:r>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39D23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0E6197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0F61E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CFD9AF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82F27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403EE45" w14:textId="54BDD515" w:rsidR="00ED3BB7" w:rsidDel="003F385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37" w:author="Author"/>
              </w:rPr>
            </w:pPr>
            <w:del w:id="638" w:author="Author">
              <w:r w:rsidDel="003F385D">
                <w:delText>nullable:</w:delText>
              </w:r>
              <w:r w:rsidDel="003F385D">
                <w:tab/>
                <w:delText>False</w:delText>
              </w:r>
            </w:del>
          </w:p>
          <w:p w14:paraId="65D8AE8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tc>
      </w:tr>
    </w:tbl>
    <w:p w14:paraId="3F4F11E1" w14:textId="77777777" w:rsidR="00ED3BB7" w:rsidRDefault="00ED3BB7" w:rsidP="00ED3BB7">
      <w:pPr>
        <w:widowControl w:val="0"/>
      </w:pPr>
    </w:p>
    <w:p w14:paraId="576DB2D0" w14:textId="77777777" w:rsidR="00ED3BB7" w:rsidRDefault="00ED3BB7" w:rsidP="00ED3BB7">
      <w:pPr>
        <w:pStyle w:val="Heading6"/>
      </w:pPr>
      <w:r>
        <w:t>4.2.1.4.19.3</w:t>
      </w:r>
      <w:r>
        <w:tab/>
        <w:t>Attribute constraints</w:t>
      </w:r>
    </w:p>
    <w:p w14:paraId="2671B9BE" w14:textId="77777777" w:rsidR="00ED3BB7" w:rsidRPr="00FE7385" w:rsidRDefault="00ED3BB7" w:rsidP="00ED3BB7">
      <w:pPr>
        <w:rPr>
          <w:i/>
        </w:rPr>
      </w:pPr>
      <w:r w:rsidRPr="004667B5">
        <w:t>None</w:t>
      </w:r>
      <w:r w:rsidRPr="00FE7385">
        <w:rPr>
          <w:i/>
        </w:rPr>
        <w:t>.</w:t>
      </w:r>
    </w:p>
    <w:p w14:paraId="73EF823D" w14:textId="77777777" w:rsidR="00ED3BB7" w:rsidRDefault="00ED3BB7" w:rsidP="00ED3BB7">
      <w:pPr>
        <w:pStyle w:val="Heading6"/>
      </w:pPr>
      <w:r>
        <w:t>4.2.1.4.19.4</w:t>
      </w:r>
      <w:r>
        <w:tab/>
      </w:r>
      <w:r>
        <w:tab/>
        <w:t>State diagram</w:t>
      </w:r>
    </w:p>
    <w:p w14:paraId="466464A8" w14:textId="77777777" w:rsidR="00ED3BB7" w:rsidRPr="00FE7385" w:rsidRDefault="00ED3BB7" w:rsidP="00ED3BB7">
      <w:pPr>
        <w:rPr>
          <w:i/>
        </w:rPr>
      </w:pPr>
      <w:r w:rsidRPr="004667B5">
        <w:t>None</w:t>
      </w:r>
      <w:r w:rsidRPr="00FE7385">
        <w:rPr>
          <w:i/>
        </w:rPr>
        <w:t>.</w:t>
      </w:r>
    </w:p>
    <w:p w14:paraId="14765CAC" w14:textId="77777777" w:rsidR="00ED3BB7" w:rsidRDefault="00ED3BB7" w:rsidP="00ED3BB7">
      <w:pPr>
        <w:pStyle w:val="Heading5"/>
      </w:pPr>
      <w:r>
        <w:t>4.2.1.4.20</w:t>
      </w:r>
      <w:r>
        <w:tab/>
      </w:r>
      <w:proofErr w:type="spellStart"/>
      <w:r>
        <w:t>PerformanceMeasurementJobChangeNotification</w:t>
      </w:r>
      <w:proofErr w:type="spellEnd"/>
      <w:r>
        <w:t xml:space="preserve"> &lt;&lt;notification&gt;&gt;</w:t>
      </w:r>
    </w:p>
    <w:p w14:paraId="1BCDEB95" w14:textId="77777777" w:rsidR="00ED3BB7" w:rsidRDefault="00ED3BB7" w:rsidP="00ED3BB7">
      <w:pPr>
        <w:pStyle w:val="Heading6"/>
      </w:pPr>
      <w:r>
        <w:t>4.2.1.4.20.1</w:t>
      </w:r>
      <w:r>
        <w:tab/>
        <w:t>Definition</w:t>
      </w:r>
    </w:p>
    <w:p w14:paraId="45D37657" w14:textId="77777777" w:rsidR="00ED3BB7" w:rsidRDefault="00ED3BB7" w:rsidP="00ED3BB7">
      <w:r>
        <w:t xml:space="preserve">The </w:t>
      </w:r>
      <w:proofErr w:type="spellStart"/>
      <w:r>
        <w:t>PerformanceMeasurementJobChangeNotification</w:t>
      </w:r>
      <w:proofErr w:type="spellEnd"/>
      <w:r>
        <w:t xml:space="preserve"> notification represents the information about a change that occurred to a </w:t>
      </w:r>
      <w:proofErr w:type="spellStart"/>
      <w:r>
        <w:t>PerformanceMeasurementJob</w:t>
      </w:r>
      <w:proofErr w:type="spellEnd"/>
      <w:r>
        <w:t xml:space="preserve"> due to an update to its criteria or a change in inventory</w:t>
      </w:r>
      <w:r>
        <w:rPr>
          <w:szCs w:val="18"/>
        </w:rPr>
        <w:t xml:space="preserve"> </w:t>
      </w:r>
      <w:r w:rsidRPr="00974AFE">
        <w:rPr>
          <w:szCs w:val="18"/>
        </w:rPr>
        <w:t>or updates to other attributes (e.g. collection interval, state, status)</w:t>
      </w:r>
      <w:r>
        <w:rPr>
          <w:szCs w:val="18"/>
        </w:rPr>
        <w:t xml:space="preserve"> for which there is a </w:t>
      </w:r>
      <w:proofErr w:type="spellStart"/>
      <w:r>
        <w:rPr>
          <w:szCs w:val="18"/>
        </w:rPr>
        <w:t>PerformanceMeasurementJobChangeSubscription</w:t>
      </w:r>
      <w:proofErr w:type="spellEnd"/>
      <w:r>
        <w:rPr>
          <w:szCs w:val="18"/>
        </w:rPr>
        <w:t xml:space="preserve"> established.</w:t>
      </w:r>
    </w:p>
    <w:p w14:paraId="5C6FBED2" w14:textId="77777777" w:rsidR="00ED3BB7" w:rsidRDefault="00ED3BB7" w:rsidP="00ED3BB7">
      <w:r>
        <w:t xml:space="preserve">The information representing the attributes of the </w:t>
      </w:r>
      <w:proofErr w:type="spellStart"/>
      <w:r>
        <w:t>PerformanceMeasurementJobChangeNotification</w:t>
      </w:r>
      <w:proofErr w:type="spellEnd"/>
      <w:r>
        <w:t xml:space="preserve"> follows the provisions indicated in table 4.2.1.4.20.2-1.</w:t>
      </w:r>
    </w:p>
    <w:p w14:paraId="45F8689D" w14:textId="77777777" w:rsidR="00ED3BB7" w:rsidRPr="00EA0DC7" w:rsidRDefault="00ED3BB7" w:rsidP="00ED3BB7">
      <w:pPr>
        <w:pStyle w:val="Heading6"/>
      </w:pPr>
      <w:r>
        <w:t>4.2.1.4.20.2</w:t>
      </w:r>
      <w:r>
        <w:tab/>
        <w:t>Attributes</w:t>
      </w:r>
    </w:p>
    <w:p w14:paraId="65D21F35" w14:textId="77777777" w:rsidR="00ED3BB7" w:rsidRPr="009542A4" w:rsidRDefault="00ED3BB7" w:rsidP="00ED3BB7">
      <w:pPr>
        <w:pStyle w:val="TH"/>
      </w:pPr>
      <w:bookmarkStart w:id="639" w:name="_Toc161722132"/>
      <w:bookmarkStart w:id="640" w:name="_Toc193779768"/>
      <w:bookmarkStart w:id="641" w:name="_Toc202768219"/>
      <w:r>
        <w:t>Table 4.2.1.4.20</w:t>
      </w:r>
      <w:r w:rsidRPr="009F35A7">
        <w:t>.2</w:t>
      </w:r>
      <w:r>
        <w:t>-</w:t>
      </w:r>
      <w:r w:rsidRPr="009F35A7">
        <w:t xml:space="preserve">1 Attributes Properties for </w:t>
      </w:r>
      <w:proofErr w:type="spellStart"/>
      <w:r w:rsidRPr="009F35A7">
        <w:t>PerformanceMeasurementJobChangeNotification</w:t>
      </w:r>
      <w:bookmarkEnd w:id="639"/>
      <w:bookmarkEnd w:id="640"/>
      <w:bookmarkEnd w:id="641"/>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044D46FA"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49041BBB"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3DA8A8DB"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0A629DD2"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12E064C0"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3A89573"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performanceMeasurementJobChangeSubs</w:t>
            </w:r>
            <w:r w:rsidRPr="00F34FA5">
              <w:rPr>
                <w:rFonts w:ascii="Arial" w:hAnsi="Arial" w:cs="Arial"/>
                <w:sz w:val="18"/>
                <w:szCs w:val="18"/>
                <w:lang w:eastAsia="ja-JP"/>
              </w:rPr>
              <w:lastRenderedPageBreak/>
              <w:t>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57A323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lastRenderedPageBreak/>
              <w:t>Data Type:</w:t>
            </w:r>
            <w:r w:rsidRPr="00F34FA5">
              <w:rPr>
                <w:rFonts w:ascii="Arial" w:hAnsi="Arial" w:cs="Arial"/>
                <w:sz w:val="18"/>
                <w:szCs w:val="18"/>
              </w:rPr>
              <w:t xml:space="preserve"> string</w:t>
            </w:r>
          </w:p>
          <w:p w14:paraId="0BE484B4"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lastRenderedPageBreak/>
              <w:t xml:space="preserve">Description: </w:t>
            </w:r>
            <w:r w:rsidRPr="00F34FA5">
              <w:rPr>
                <w:rFonts w:ascii="Arial" w:hAnsi="Arial" w:cs="Arial"/>
                <w:sz w:val="18"/>
                <w:szCs w:val="18"/>
              </w:rPr>
              <w:t xml:space="preserve">Identifier of the </w:t>
            </w:r>
            <w:proofErr w:type="spellStart"/>
            <w:r w:rsidRPr="00F34FA5">
              <w:rPr>
                <w:rFonts w:ascii="Arial" w:hAnsi="Arial" w:cs="Arial"/>
                <w:sz w:val="18"/>
                <w:szCs w:val="18"/>
              </w:rPr>
              <w:t>PerformanceMeasurementJobChangeSubscription</w:t>
            </w:r>
            <w:proofErr w:type="spellEnd"/>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8C3AD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5DF40B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0C2D4E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readOnly:</w:t>
            </w:r>
            <w:r>
              <w:tab/>
              <w:t>True</w:t>
            </w:r>
          </w:p>
          <w:p w14:paraId="0D6F21C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B70748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4348FE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F8177CC" w14:textId="0D416EFB" w:rsidR="00ED3BB7" w:rsidDel="006B28F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42" w:author="Author"/>
              </w:rPr>
            </w:pPr>
            <w:del w:id="643" w:author="Author">
              <w:r w:rsidDel="006B28FE">
                <w:delText>nullable:</w:delText>
              </w:r>
              <w:r w:rsidDel="006B28FE">
                <w:tab/>
                <w:delText>False</w:delText>
              </w:r>
            </w:del>
          </w:p>
          <w:p w14:paraId="74DD8FA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72DC92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64FC15A" w14:textId="77777777" w:rsidTr="00775EDC">
        <w:tc>
          <w:tcPr>
            <w:tcW w:w="1885" w:type="dxa"/>
            <w:tcBorders>
              <w:top w:val="single" w:sz="4" w:space="0" w:color="auto"/>
              <w:left w:val="single" w:sz="4" w:space="0" w:color="auto"/>
              <w:bottom w:val="single" w:sz="4" w:space="0" w:color="auto"/>
              <w:right w:val="single" w:sz="4" w:space="0" w:color="auto"/>
            </w:tcBorders>
          </w:tcPr>
          <w:p w14:paraId="4585C73B"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lastRenderedPageBreak/>
              <w:t>consumerPerformance</w:t>
            </w:r>
            <w:r>
              <w:rPr>
                <w:rFonts w:ascii="Arial" w:hAnsi="Arial" w:cs="Arial"/>
                <w:sz w:val="18"/>
                <w:szCs w:val="18"/>
                <w:lang w:eastAsia="ja-JP"/>
              </w:rPr>
              <w:t>Measurement</w:t>
            </w:r>
            <w:r w:rsidRPr="00F34FA5">
              <w:rPr>
                <w:rFonts w:ascii="Arial" w:hAnsi="Arial" w:cs="Arial"/>
                <w:sz w:val="18"/>
                <w:szCs w:val="18"/>
                <w:lang w:eastAsia="ja-JP"/>
              </w:rPr>
              <w:t>JobChangeSubscriptionId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3839061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EAB6A2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consumer identification value </w:t>
            </w:r>
            <w:proofErr w:type="gramStart"/>
            <w:r w:rsidRPr="00F34FA5">
              <w:rPr>
                <w:rFonts w:ascii="Arial" w:hAnsi="Arial" w:cs="Arial"/>
                <w:sz w:val="18"/>
                <w:szCs w:val="18"/>
              </w:rPr>
              <w:t>if</w:t>
            </w:r>
            <w:proofErr w:type="gramEnd"/>
            <w:r w:rsidRPr="00F34FA5">
              <w:rPr>
                <w:rFonts w:ascii="Arial" w:hAnsi="Arial" w:cs="Arial"/>
                <w:sz w:val="18"/>
                <w:szCs w:val="18"/>
              </w:rPr>
              <w:t xml:space="preserve"> provided on the </w:t>
            </w:r>
            <w:proofErr w:type="spellStart"/>
            <w:r w:rsidRPr="00F34FA5">
              <w:rPr>
                <w:rFonts w:ascii="Arial" w:hAnsi="Arial" w:cs="Arial"/>
                <w:sz w:val="18"/>
                <w:szCs w:val="18"/>
              </w:rPr>
              <w:t>Performanc</w:t>
            </w:r>
            <w:r>
              <w:rPr>
                <w:rFonts w:ascii="Arial" w:hAnsi="Arial" w:cs="Arial"/>
                <w:sz w:val="18"/>
                <w:szCs w:val="18"/>
              </w:rPr>
              <w:t>eMeasurement</w:t>
            </w:r>
            <w:r w:rsidRPr="00F34FA5">
              <w:rPr>
                <w:rFonts w:ascii="Arial" w:hAnsi="Arial" w:cs="Arial"/>
                <w:sz w:val="18"/>
                <w:szCs w:val="18"/>
              </w:rPr>
              <w:t>JobChangeSubscription</w:t>
            </w:r>
            <w:proofErr w:type="spellEnd"/>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1147D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A1FE3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B8FD0FC" w14:textId="77777777" w:rsidR="006B28FE" w:rsidRDefault="006B28FE" w:rsidP="006B28F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44" w:author="Author"/>
              </w:rPr>
            </w:pPr>
            <w:ins w:id="645" w:author="Author">
              <w:r>
                <w:t>x-isAlwaysPresent:</w:t>
              </w:r>
              <w:r>
                <w:tab/>
                <w:t>False</w:t>
              </w:r>
            </w:ins>
          </w:p>
          <w:p w14:paraId="1468A33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D49268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4A58DF5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E7BF6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49C13F8" w14:textId="7C73842A" w:rsidR="00ED3BB7" w:rsidDel="006B28FE" w:rsidRDefault="00ED3BB7" w:rsidP="006B28F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46" w:author="Author"/>
              </w:rPr>
            </w:pPr>
            <w:del w:id="647" w:author="Author">
              <w:r w:rsidDel="006B28FE">
                <w:delText>nullable:</w:delText>
              </w:r>
              <w:r w:rsidDel="006B28FE">
                <w:tab/>
                <w:delText>True</w:delText>
              </w:r>
            </w:del>
          </w:p>
          <w:p w14:paraId="72B6B522"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648"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549928AC" w14:textId="77777777" w:rsidTr="00775EDC">
        <w:tc>
          <w:tcPr>
            <w:tcW w:w="1885" w:type="dxa"/>
            <w:tcBorders>
              <w:top w:val="single" w:sz="4" w:space="0" w:color="auto"/>
              <w:left w:val="single" w:sz="4" w:space="0" w:color="auto"/>
              <w:bottom w:val="single" w:sz="4" w:space="0" w:color="auto"/>
              <w:right w:val="single" w:sz="4" w:space="0" w:color="auto"/>
            </w:tcBorders>
          </w:tcPr>
          <w:p w14:paraId="1CB97808"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performanceMeasurementJobId</w:t>
            </w:r>
            <w:proofErr w:type="spellEnd"/>
          </w:p>
        </w:tc>
        <w:tc>
          <w:tcPr>
            <w:tcW w:w="2793" w:type="dxa"/>
            <w:tcBorders>
              <w:top w:val="single" w:sz="4" w:space="0" w:color="auto"/>
              <w:left w:val="single" w:sz="4" w:space="0" w:color="auto"/>
              <w:bottom w:val="single" w:sz="4" w:space="0" w:color="auto"/>
              <w:right w:val="single" w:sz="4" w:space="0" w:color="auto"/>
            </w:tcBorders>
          </w:tcPr>
          <w:p w14:paraId="123E98A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67439E2" w14:textId="52044FA5"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UUID of the </w:t>
            </w:r>
            <w:proofErr w:type="spellStart"/>
            <w:r w:rsidRPr="00F34FA5">
              <w:rPr>
                <w:rFonts w:ascii="Arial" w:hAnsi="Arial" w:cs="Arial"/>
                <w:sz w:val="18"/>
                <w:szCs w:val="18"/>
              </w:rPr>
              <w:t>PerformanceMeasurementJob</w:t>
            </w:r>
            <w:proofErr w:type="spellEnd"/>
            <w:r w:rsidRPr="00F34FA5">
              <w:rPr>
                <w:rFonts w:ascii="Arial" w:hAnsi="Arial" w:cs="Arial"/>
                <w:sz w:val="18"/>
                <w:szCs w:val="18"/>
              </w:rPr>
              <w:t xml:space="preserve"> that incurred a change due to a change in scope criteria</w:t>
            </w:r>
            <w:r>
              <w:rPr>
                <w:rFonts w:ascii="Arial" w:hAnsi="Arial" w:cs="Arial"/>
                <w:sz w:val="18"/>
                <w:szCs w:val="18"/>
              </w:rPr>
              <w:t>,</w:t>
            </w:r>
            <w:r w:rsidRPr="00F34FA5">
              <w:rPr>
                <w:rFonts w:ascii="Arial" w:hAnsi="Arial" w:cs="Arial"/>
                <w:sz w:val="18"/>
                <w:szCs w:val="18"/>
              </w:rPr>
              <w:t xml:space="preserve"> a change to O-Cloud Infrastructure Inventory</w:t>
            </w:r>
            <w:r w:rsidRPr="00505CC9">
              <w:rPr>
                <w:rFonts w:ascii="Arial" w:hAnsi="Arial" w:cs="Arial"/>
                <w:sz w:val="18"/>
                <w:szCs w:val="18"/>
              </w:rPr>
              <w:t>, a change to collection interval, a change to state and/or status, or a change to the extensions</w:t>
            </w:r>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3DD517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C8A3A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DFA353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2D8A9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CFA761B"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False</w:t>
            </w:r>
          </w:p>
          <w:p w14:paraId="6F91C152"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r>
            <w:r>
              <w:t>False</w:t>
            </w:r>
          </w:p>
          <w:p w14:paraId="45B26CFC" w14:textId="4F571180" w:rsidR="00ED3BB7" w:rsidRPr="00F137AA" w:rsidDel="006B28F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49" w:author="Author"/>
              </w:rPr>
            </w:pPr>
            <w:del w:id="650" w:author="Author">
              <w:r w:rsidDel="006B28FE">
                <w:delText>n</w:delText>
              </w:r>
              <w:r w:rsidRPr="00F137AA" w:rsidDel="006B28FE">
                <w:delText>ullable</w:delText>
              </w:r>
              <w:r w:rsidDel="006B28FE">
                <w:delText>:</w:delText>
              </w:r>
              <w:r w:rsidRPr="00F137AA" w:rsidDel="006B28FE">
                <w:tab/>
              </w:r>
              <w:r w:rsidDel="006B28FE">
                <w:delText>False</w:delText>
              </w:r>
            </w:del>
          </w:p>
          <w:p w14:paraId="690BE5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876E76E" w14:textId="77777777" w:rsidR="00ED3BB7" w:rsidRDefault="00ED3BB7" w:rsidP="00775EDC">
            <w:pPr>
              <w:pStyle w:val="PL"/>
            </w:pPr>
          </w:p>
        </w:tc>
      </w:tr>
      <w:tr w:rsidR="00ED3BB7" w14:paraId="118B4522" w14:textId="77777777" w:rsidTr="00775EDC">
        <w:tc>
          <w:tcPr>
            <w:tcW w:w="1885" w:type="dxa"/>
            <w:tcBorders>
              <w:top w:val="single" w:sz="4" w:space="0" w:color="auto"/>
              <w:left w:val="single" w:sz="4" w:space="0" w:color="auto"/>
              <w:bottom w:val="single" w:sz="4" w:space="0" w:color="auto"/>
              <w:right w:val="single" w:sz="4" w:space="0" w:color="auto"/>
            </w:tcBorders>
          </w:tcPr>
          <w:p w14:paraId="12BA33CA"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objectRef</w:t>
            </w:r>
            <w:proofErr w:type="spellEnd"/>
          </w:p>
        </w:tc>
        <w:tc>
          <w:tcPr>
            <w:tcW w:w="2793" w:type="dxa"/>
            <w:tcBorders>
              <w:top w:val="single" w:sz="4" w:space="0" w:color="auto"/>
              <w:left w:val="single" w:sz="4" w:space="0" w:color="auto"/>
              <w:bottom w:val="single" w:sz="4" w:space="0" w:color="auto"/>
              <w:right w:val="single" w:sz="4" w:space="0" w:color="auto"/>
            </w:tcBorders>
          </w:tcPr>
          <w:p w14:paraId="0C61960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6C5C65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URL of the service object which was modified.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C55CC3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28956E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9D83A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74A3F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685727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8847F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E2381F1" w14:textId="66EA3B87" w:rsidR="00ED3BB7" w:rsidDel="00826EF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51" w:author="Author"/>
              </w:rPr>
            </w:pPr>
            <w:del w:id="652" w:author="Author">
              <w:r w:rsidDel="00826EFA">
                <w:delText>nullable:</w:delText>
              </w:r>
              <w:r w:rsidDel="00826EFA">
                <w:tab/>
                <w:delText>False</w:delText>
              </w:r>
            </w:del>
          </w:p>
          <w:p w14:paraId="733CCF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p w14:paraId="7EFD79E3"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D39E8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167ED77D" w14:textId="77777777" w:rsidTr="00775EDC">
        <w:tc>
          <w:tcPr>
            <w:tcW w:w="1885" w:type="dxa"/>
            <w:tcBorders>
              <w:top w:val="single" w:sz="4" w:space="0" w:color="auto"/>
              <w:left w:val="single" w:sz="4" w:space="0" w:color="auto"/>
              <w:bottom w:val="single" w:sz="4" w:space="0" w:color="auto"/>
              <w:right w:val="single" w:sz="4" w:space="0" w:color="auto"/>
            </w:tcBorders>
          </w:tcPr>
          <w:p w14:paraId="26E7E898"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typeOfChange</w:t>
            </w:r>
            <w:proofErr w:type="spellEnd"/>
          </w:p>
        </w:tc>
        <w:tc>
          <w:tcPr>
            <w:tcW w:w="2793" w:type="dxa"/>
            <w:tcBorders>
              <w:top w:val="single" w:sz="4" w:space="0" w:color="auto"/>
              <w:left w:val="single" w:sz="4" w:space="0" w:color="auto"/>
              <w:bottom w:val="single" w:sz="4" w:space="0" w:color="auto"/>
              <w:right w:val="single" w:sz="4" w:space="0" w:color="auto"/>
            </w:tcBorders>
          </w:tcPr>
          <w:p w14:paraId="29D2CE6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744642A" w14:textId="0588E5A8"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enumerated value representing the type of changes </w:t>
            </w:r>
            <w:r w:rsidRPr="00B17117">
              <w:rPr>
                <w:rFonts w:ascii="Arial" w:hAnsi="Arial" w:cs="Arial"/>
                <w:sz w:val="18"/>
                <w:szCs w:val="18"/>
              </w:rPr>
              <w:t>to resources and/or measurements included in the notification</w:t>
            </w:r>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5C35B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29CF8B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AFE1D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1C1B1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EB7C3D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AE233C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2E859B2" w14:textId="6CEEBBD0" w:rsidR="00ED3BB7" w:rsidDel="00826EF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53" w:author="Author"/>
              </w:rPr>
            </w:pPr>
            <w:del w:id="654" w:author="Author">
              <w:r w:rsidDel="00826EFA">
                <w:delText>nullable:</w:delText>
              </w:r>
              <w:r w:rsidDel="00826EFA">
                <w:tab/>
                <w:delText>False</w:delText>
              </w:r>
            </w:del>
          </w:p>
          <w:p w14:paraId="26C5A86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07DA4DBE" w14:textId="77777777" w:rsidR="00ED3BB7" w:rsidRDefault="00ED3BB7" w:rsidP="00775EDC">
            <w:pPr>
              <w:pStyle w:val="PL"/>
              <w:widowControl w:val="0"/>
              <w:tabs>
                <w:tab w:val="left" w:pos="2584"/>
              </w:tabs>
              <w:ind w:left="2674" w:hanging="2610"/>
            </w:pPr>
            <w:r>
              <w:t xml:space="preserve">  - ADD</w:t>
            </w:r>
          </w:p>
          <w:p w14:paraId="5CE51FBA" w14:textId="77777777" w:rsidR="00ED3BB7" w:rsidRDefault="00ED3BB7" w:rsidP="00775EDC">
            <w:pPr>
              <w:pStyle w:val="PL"/>
              <w:widowControl w:val="0"/>
              <w:tabs>
                <w:tab w:val="left" w:pos="2584"/>
              </w:tabs>
              <w:ind w:left="2674" w:hanging="2610"/>
            </w:pPr>
            <w:r>
              <w:t xml:space="preserve">  - DELETE</w:t>
            </w:r>
          </w:p>
          <w:p w14:paraId="5CFF1B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BOTH</w:t>
            </w:r>
          </w:p>
          <w:p w14:paraId="41C0A4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4EC2DD7A" w14:textId="77777777" w:rsidTr="00775EDC">
        <w:tc>
          <w:tcPr>
            <w:tcW w:w="1885" w:type="dxa"/>
            <w:tcBorders>
              <w:top w:val="single" w:sz="4" w:space="0" w:color="auto"/>
              <w:left w:val="single" w:sz="4" w:space="0" w:color="auto"/>
              <w:bottom w:val="single" w:sz="4" w:space="0" w:color="auto"/>
              <w:right w:val="single" w:sz="4" w:space="0" w:color="auto"/>
            </w:tcBorders>
          </w:tcPr>
          <w:p w14:paraId="1B1DA4CA"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resourceChangeDetails</w:t>
            </w:r>
            <w:proofErr w:type="spellEnd"/>
          </w:p>
        </w:tc>
        <w:tc>
          <w:tcPr>
            <w:tcW w:w="2793" w:type="dxa"/>
            <w:tcBorders>
              <w:top w:val="single" w:sz="4" w:space="0" w:color="auto"/>
              <w:left w:val="single" w:sz="4" w:space="0" w:color="auto"/>
              <w:bottom w:val="single" w:sz="4" w:space="0" w:color="auto"/>
              <w:right w:val="single" w:sz="4" w:space="0" w:color="auto"/>
            </w:tcBorders>
          </w:tcPr>
          <w:p w14:paraId="5B478CB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2EDE5D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If the subscription criteria </w:t>
            </w:r>
            <w:proofErr w:type="gramStart"/>
            <w:r w:rsidRPr="00F34FA5">
              <w:rPr>
                <w:rFonts w:ascii="Arial" w:hAnsi="Arial" w:cs="Arial"/>
                <w:sz w:val="18"/>
                <w:szCs w:val="18"/>
              </w:rPr>
              <w:t>indicates</w:t>
            </w:r>
            <w:proofErr w:type="gramEnd"/>
            <w:r w:rsidRPr="00F34FA5">
              <w:rPr>
                <w:rFonts w:ascii="Arial" w:hAnsi="Arial" w:cs="Arial"/>
                <w:sz w:val="18"/>
                <w:szCs w:val="18"/>
              </w:rPr>
              <w:t xml:space="preserve"> DELTA or COMPLETE extended information then all relevant added and/or deleted resources to the job are listed.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B97BD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75A3B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F69352E" w14:textId="77777777" w:rsidR="00826EFA" w:rsidRDefault="00826EFA" w:rsidP="00826EF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55" w:author="Author"/>
              </w:rPr>
            </w:pPr>
            <w:ins w:id="656" w:author="Author">
              <w:r>
                <w:t>x-isAlwaysPresent:</w:t>
              </w:r>
              <w:r>
                <w:tab/>
                <w:t>False</w:t>
              </w:r>
            </w:ins>
          </w:p>
          <w:p w14:paraId="0BA923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2C666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065096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F2745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0A90F10" w14:textId="23DC002D" w:rsidR="00ED3BB7" w:rsidDel="00826EF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57" w:author="Author"/>
              </w:rPr>
            </w:pPr>
            <w:del w:id="658" w:author="Author">
              <w:r w:rsidDel="00826EFA">
                <w:delText>nullable:</w:delText>
              </w:r>
              <w:r w:rsidDel="00826EFA">
                <w:tab/>
                <w:delText>True</w:delText>
              </w:r>
            </w:del>
          </w:p>
          <w:p w14:paraId="10B38D3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533C43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9E34B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True</w:t>
            </w:r>
          </w:p>
          <w:p w14:paraId="2FDA8B7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MeasuredResource</w:t>
            </w:r>
          </w:p>
          <w:p w14:paraId="6E25B58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37B2506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54D8277" w14:textId="77777777" w:rsidTr="00775EDC">
        <w:tc>
          <w:tcPr>
            <w:tcW w:w="1885" w:type="dxa"/>
            <w:tcBorders>
              <w:top w:val="single" w:sz="4" w:space="0" w:color="auto"/>
              <w:left w:val="single" w:sz="4" w:space="0" w:color="auto"/>
              <w:bottom w:val="single" w:sz="4" w:space="0" w:color="auto"/>
              <w:right w:val="single" w:sz="4" w:space="0" w:color="auto"/>
            </w:tcBorders>
          </w:tcPr>
          <w:p w14:paraId="24B7604C"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measurementChangeDetails</w:t>
            </w:r>
            <w:proofErr w:type="spellEnd"/>
          </w:p>
        </w:tc>
        <w:tc>
          <w:tcPr>
            <w:tcW w:w="2793" w:type="dxa"/>
            <w:tcBorders>
              <w:top w:val="single" w:sz="4" w:space="0" w:color="auto"/>
              <w:left w:val="single" w:sz="4" w:space="0" w:color="auto"/>
              <w:bottom w:val="single" w:sz="4" w:space="0" w:color="auto"/>
              <w:right w:val="single" w:sz="4" w:space="0" w:color="auto"/>
            </w:tcBorders>
          </w:tcPr>
          <w:p w14:paraId="29F6085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EA9FAEB" w14:textId="6FDF2330"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If the subscription criteria </w:t>
            </w:r>
            <w:proofErr w:type="gramStart"/>
            <w:r w:rsidRPr="00F34FA5">
              <w:rPr>
                <w:rFonts w:ascii="Arial" w:hAnsi="Arial" w:cs="Arial"/>
                <w:sz w:val="18"/>
                <w:szCs w:val="18"/>
              </w:rPr>
              <w:t>indicates</w:t>
            </w:r>
            <w:proofErr w:type="gramEnd"/>
            <w:r w:rsidRPr="00F34FA5">
              <w:rPr>
                <w:rFonts w:ascii="Arial" w:hAnsi="Arial" w:cs="Arial"/>
                <w:sz w:val="18"/>
                <w:szCs w:val="18"/>
              </w:rPr>
              <w:t xml:space="preserve"> DELTA or COMPLETE extended information then all relevant added and/or deleted measurements of the performance measurement job are listed.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A0BEE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6B64D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5E750A1" w14:textId="77777777" w:rsidR="00593890" w:rsidRDefault="00593890" w:rsidP="00593890">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59" w:author="Author"/>
              </w:rPr>
            </w:pPr>
            <w:ins w:id="660" w:author="Author">
              <w:r>
                <w:t>x-isAlwaysPresent:</w:t>
              </w:r>
              <w:r>
                <w:tab/>
                <w:t>False</w:t>
              </w:r>
            </w:ins>
          </w:p>
          <w:p w14:paraId="4ACE60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A59F8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8AF8C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1B9026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19E7EF6" w14:textId="5F392248" w:rsidR="00ED3BB7" w:rsidDel="0059389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61" w:author="Author"/>
              </w:rPr>
            </w:pPr>
            <w:del w:id="662" w:author="Author">
              <w:r w:rsidDel="00593890">
                <w:delText>nullable:</w:delText>
              </w:r>
              <w:r w:rsidDel="00593890">
                <w:tab/>
                <w:delText>True</w:delText>
              </w:r>
            </w:del>
          </w:p>
          <w:p w14:paraId="487997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BA7BF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D5E1AA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True</w:t>
            </w:r>
          </w:p>
          <w:p w14:paraId="4E317BD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r>
            <w:r>
              <w:lastRenderedPageBreak/>
              <w:t>CollectedMeasurement</w:t>
            </w:r>
          </w:p>
          <w:p w14:paraId="5B69CF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rsidRPr="005B537E" w14:paraId="00B03643" w14:textId="77777777" w:rsidTr="00775EDC">
        <w:tc>
          <w:tcPr>
            <w:tcW w:w="1885" w:type="dxa"/>
            <w:tcBorders>
              <w:top w:val="single" w:sz="4" w:space="0" w:color="auto"/>
              <w:left w:val="single" w:sz="4" w:space="0" w:color="auto"/>
              <w:bottom w:val="single" w:sz="4" w:space="0" w:color="auto"/>
              <w:right w:val="single" w:sz="4" w:space="0" w:color="auto"/>
            </w:tcBorders>
          </w:tcPr>
          <w:p w14:paraId="0992C1F6" w14:textId="77777777" w:rsidR="00ED3BB7" w:rsidRPr="001365E8" w:rsidRDefault="00ED3BB7" w:rsidP="00775EDC">
            <w:pPr>
              <w:widowControl w:val="0"/>
              <w:spacing w:after="0" w:line="254" w:lineRule="auto"/>
              <w:rPr>
                <w:rFonts w:ascii="Arial" w:hAnsi="Arial" w:cs="Arial"/>
                <w:sz w:val="18"/>
                <w:szCs w:val="18"/>
                <w:lang w:eastAsia="ja-JP"/>
              </w:rPr>
            </w:pPr>
            <w:proofErr w:type="spellStart"/>
            <w:r w:rsidRPr="001365E8">
              <w:rPr>
                <w:rFonts w:ascii="Arial" w:hAnsi="Arial" w:cs="Arial"/>
                <w:sz w:val="18"/>
                <w:szCs w:val="18"/>
                <w:lang w:eastAsia="ja-JP"/>
              </w:rPr>
              <w:lastRenderedPageBreak/>
              <w:t>consumerPerformanceJobId</w:t>
            </w:r>
            <w:proofErr w:type="spellEnd"/>
          </w:p>
        </w:tc>
        <w:tc>
          <w:tcPr>
            <w:tcW w:w="2793" w:type="dxa"/>
            <w:tcBorders>
              <w:top w:val="single" w:sz="4" w:space="0" w:color="auto"/>
              <w:left w:val="single" w:sz="4" w:space="0" w:color="auto"/>
              <w:bottom w:val="single" w:sz="4" w:space="0" w:color="auto"/>
              <w:right w:val="single" w:sz="4" w:space="0" w:color="auto"/>
            </w:tcBorders>
          </w:tcPr>
          <w:p w14:paraId="5E27ACB8"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Data Type: </w:t>
            </w:r>
            <w:r w:rsidRPr="00AC65E4">
              <w:rPr>
                <w:rFonts w:ascii="Arial" w:hAnsi="Arial" w:cs="Arial"/>
                <w:sz w:val="18"/>
                <w:szCs w:val="18"/>
              </w:rPr>
              <w:t>string</w:t>
            </w:r>
          </w:p>
          <w:p w14:paraId="3319EB15"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Description: </w:t>
            </w:r>
            <w:r w:rsidRPr="00AC65E4">
              <w:rPr>
                <w:rFonts w:ascii="Arial" w:hAnsi="Arial" w:cs="Arial"/>
                <w:sz w:val="18"/>
                <w:szCs w:val="18"/>
              </w:rPr>
              <w:t>Identifier provided by the consumer for its purpose of managing performance jobs. This value could be the same across multiple instances of IMS performance job instances.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45C4F1D" w14:textId="77777777" w:rsidR="00ED3BB7" w:rsidRPr="005D7096" w:rsidRDefault="00ED3BB7" w:rsidP="00775EDC">
            <w:pPr>
              <w:pStyle w:val="PL"/>
              <w:tabs>
                <w:tab w:val="left" w:pos="2584"/>
              </w:tabs>
            </w:pPr>
          </w:p>
          <w:p w14:paraId="6453ADC7"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x-support-qualifier:</w:t>
            </w:r>
            <w:r>
              <w:tab/>
            </w:r>
            <w:r w:rsidRPr="005D7096">
              <w:t>M</w:t>
            </w:r>
          </w:p>
          <w:p w14:paraId="14132507" w14:textId="77777777" w:rsidR="00DE2889" w:rsidRDefault="00DE2889" w:rsidP="00DE288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63" w:author="Author"/>
              </w:rPr>
            </w:pPr>
            <w:ins w:id="664" w:author="Author">
              <w:r>
                <w:t>x-isAlwaysPresent:</w:t>
              </w:r>
              <w:r>
                <w:tab/>
                <w:t>False</w:t>
              </w:r>
            </w:ins>
          </w:p>
          <w:p w14:paraId="793E8581"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 xml:space="preserve">readOnly:           </w:t>
            </w:r>
            <w:r>
              <w:tab/>
            </w:r>
            <w:r w:rsidRPr="001365E8">
              <w:t>True</w:t>
            </w:r>
          </w:p>
          <w:p w14:paraId="6E949A60"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x-isInvariant:</w:t>
            </w:r>
            <w:r>
              <w:tab/>
            </w:r>
            <w:r w:rsidRPr="005D7096">
              <w:t>False</w:t>
            </w:r>
          </w:p>
          <w:p w14:paraId="55F34019"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x-inventoryNotification:</w:t>
            </w:r>
            <w:r w:rsidRPr="005D7096">
              <w:tab/>
              <w:t>False</w:t>
            </w:r>
          </w:p>
          <w:p w14:paraId="6FEED639"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x-stateChangeNotification:</w:t>
            </w:r>
            <w:r w:rsidRPr="005D7096">
              <w:tab/>
              <w:t>False</w:t>
            </w:r>
          </w:p>
          <w:p w14:paraId="389D2C10" w14:textId="349CC964" w:rsidR="00ED3BB7" w:rsidRPr="005B537E"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del w:id="665" w:author="Author">
              <w:r w:rsidRPr="005D7096" w:rsidDel="00DE2889">
                <w:delText>nullable:</w:delText>
              </w:r>
              <w:r w:rsidDel="00DE2889">
                <w:tab/>
                <w:delText>True</w:delText>
              </w:r>
            </w:del>
          </w:p>
        </w:tc>
      </w:tr>
      <w:tr w:rsidR="00ED3BB7" w:rsidRPr="007B4392" w14:paraId="04998B80" w14:textId="77777777" w:rsidTr="00775EDC">
        <w:tc>
          <w:tcPr>
            <w:tcW w:w="1885" w:type="dxa"/>
            <w:tcBorders>
              <w:top w:val="single" w:sz="4" w:space="0" w:color="auto"/>
              <w:left w:val="single" w:sz="4" w:space="0" w:color="auto"/>
              <w:bottom w:val="single" w:sz="4" w:space="0" w:color="auto"/>
              <w:right w:val="single" w:sz="4" w:space="0" w:color="auto"/>
            </w:tcBorders>
          </w:tcPr>
          <w:p w14:paraId="031E50A8" w14:textId="77777777" w:rsidR="00ED3BB7" w:rsidRPr="001365E8" w:rsidRDefault="00ED3BB7" w:rsidP="00775EDC">
            <w:pPr>
              <w:widowControl w:val="0"/>
              <w:spacing w:after="0" w:line="254" w:lineRule="auto"/>
              <w:rPr>
                <w:rFonts w:ascii="Arial" w:hAnsi="Arial" w:cs="Arial"/>
                <w:sz w:val="18"/>
                <w:szCs w:val="18"/>
                <w:lang w:eastAsia="ja-JP"/>
              </w:rPr>
            </w:pPr>
            <w:proofErr w:type="spellStart"/>
            <w:r w:rsidRPr="001365E8">
              <w:rPr>
                <w:rFonts w:ascii="Arial" w:hAnsi="Arial" w:cs="Arial"/>
                <w:sz w:val="18"/>
                <w:szCs w:val="18"/>
                <w:lang w:eastAsia="ja-JP"/>
              </w:rPr>
              <w:t>collectionInterval</w:t>
            </w:r>
            <w:proofErr w:type="spellEnd"/>
          </w:p>
        </w:tc>
        <w:tc>
          <w:tcPr>
            <w:tcW w:w="2793" w:type="dxa"/>
            <w:tcBorders>
              <w:top w:val="single" w:sz="4" w:space="0" w:color="auto"/>
              <w:left w:val="single" w:sz="4" w:space="0" w:color="auto"/>
              <w:bottom w:val="single" w:sz="4" w:space="0" w:color="auto"/>
              <w:right w:val="single" w:sz="4" w:space="0" w:color="auto"/>
            </w:tcBorders>
          </w:tcPr>
          <w:p w14:paraId="3D08E5DE"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Data Type: </w:t>
            </w:r>
            <w:r w:rsidRPr="00AC65E4">
              <w:rPr>
                <w:rFonts w:ascii="Arial" w:hAnsi="Arial" w:cs="Arial"/>
                <w:sz w:val="18"/>
                <w:szCs w:val="18"/>
              </w:rPr>
              <w:t>integer</w:t>
            </w:r>
          </w:p>
          <w:p w14:paraId="19675AC4"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Description: </w:t>
            </w:r>
            <w:r w:rsidRPr="00AC65E4">
              <w:rPr>
                <w:rFonts w:ascii="Arial" w:hAnsi="Arial" w:cs="Arial"/>
                <w:sz w:val="18"/>
                <w:szCs w:val="18"/>
              </w:rPr>
              <w:t>The interval at which performance measurement will be collected and stored.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D11C5A8" w14:textId="77777777" w:rsidR="00ED3BB7" w:rsidRPr="001365E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DD87734"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x-support-qualifier:</w:t>
            </w:r>
            <w:r>
              <w:tab/>
            </w:r>
            <w:r w:rsidRPr="001365E8">
              <w:t>M</w:t>
            </w:r>
          </w:p>
          <w:p w14:paraId="5DE71861" w14:textId="77777777" w:rsidR="00686EEF" w:rsidRDefault="00686EEF" w:rsidP="00686EE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66" w:author="Author"/>
              </w:rPr>
            </w:pPr>
            <w:ins w:id="667" w:author="Author">
              <w:r>
                <w:t>x-isAlwaysPresent:</w:t>
              </w:r>
              <w:r>
                <w:tab/>
                <w:t>False</w:t>
              </w:r>
            </w:ins>
          </w:p>
          <w:p w14:paraId="1461D013"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 xml:space="preserve">readOnly:           </w:t>
            </w:r>
            <w:r>
              <w:tab/>
            </w:r>
            <w:r w:rsidRPr="001365E8">
              <w:t>True</w:t>
            </w:r>
          </w:p>
          <w:p w14:paraId="077815A3"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x-isInvariant:</w:t>
            </w:r>
            <w:r>
              <w:tab/>
            </w:r>
            <w:r w:rsidRPr="001365E8">
              <w:t>False</w:t>
            </w:r>
          </w:p>
          <w:p w14:paraId="24E2D28D"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x-inventoryNotification:</w:t>
            </w:r>
            <w:r w:rsidRPr="001365E8">
              <w:tab/>
              <w:t>False</w:t>
            </w:r>
          </w:p>
          <w:p w14:paraId="2CB437E0"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x-stateChangeNotification:</w:t>
            </w:r>
            <w:r w:rsidRPr="001365E8">
              <w:tab/>
              <w:t>False</w:t>
            </w:r>
          </w:p>
          <w:p w14:paraId="18D05F40" w14:textId="7B23FF41" w:rsidR="00ED3BB7" w:rsidRPr="001365E8" w:rsidRDefault="00686EEF"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668" w:author="Author">
              <w:r>
                <w:t>x-</w:t>
              </w:r>
            </w:ins>
            <w:r w:rsidR="00ED3BB7" w:rsidRPr="001365E8">
              <w:t>nullable:</w:t>
            </w:r>
            <w:r w:rsidR="00ED3BB7" w:rsidRPr="001365E8">
              <w:tab/>
              <w:t>True</w:t>
            </w:r>
          </w:p>
          <w:p w14:paraId="0CE2C9AF"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x-units:</w:t>
            </w:r>
            <w:r w:rsidRPr="001365E8">
              <w:tab/>
              <w:t>Seconds</w:t>
            </w:r>
          </w:p>
          <w:p w14:paraId="735FF139"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minimum:</w:t>
            </w:r>
            <w:r w:rsidRPr="001365E8">
              <w:tab/>
              <w:t>0</w:t>
            </w:r>
          </w:p>
          <w:p w14:paraId="42B60FD1"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default:</w:t>
            </w:r>
            <w:r w:rsidRPr="001365E8">
              <w:tab/>
              <w:t>300</w:t>
            </w:r>
          </w:p>
          <w:p w14:paraId="5D89A55B" w14:textId="77777777" w:rsidR="00ED3BB7" w:rsidRPr="001365E8" w:rsidRDefault="00ED3BB7" w:rsidP="00775EDC">
            <w:pPr>
              <w:pStyle w:val="PL"/>
            </w:pPr>
          </w:p>
        </w:tc>
      </w:tr>
      <w:tr w:rsidR="00ED3BB7" w:rsidRPr="005B537E" w14:paraId="1D5343CA" w14:textId="77777777" w:rsidTr="00775EDC">
        <w:tc>
          <w:tcPr>
            <w:tcW w:w="1885" w:type="dxa"/>
            <w:tcBorders>
              <w:top w:val="single" w:sz="4" w:space="0" w:color="auto"/>
              <w:left w:val="single" w:sz="4" w:space="0" w:color="auto"/>
              <w:bottom w:val="single" w:sz="4" w:space="0" w:color="auto"/>
              <w:right w:val="single" w:sz="4" w:space="0" w:color="auto"/>
            </w:tcBorders>
          </w:tcPr>
          <w:p w14:paraId="11894F25" w14:textId="77777777" w:rsidR="00ED3BB7" w:rsidRPr="001365E8" w:rsidRDefault="00ED3BB7" w:rsidP="00775EDC">
            <w:pPr>
              <w:widowControl w:val="0"/>
              <w:spacing w:after="0" w:line="254" w:lineRule="auto"/>
              <w:rPr>
                <w:rFonts w:ascii="Arial" w:hAnsi="Arial" w:cs="Arial"/>
                <w:sz w:val="18"/>
                <w:szCs w:val="18"/>
                <w:lang w:eastAsia="ja-JP"/>
              </w:rPr>
            </w:pPr>
            <w:r w:rsidRPr="001365E8">
              <w:rPr>
                <w:rFonts w:ascii="Arial" w:hAnsi="Arial" w:cs="Arial"/>
                <w:sz w:val="18"/>
                <w:szCs w:val="18"/>
                <w:lang w:eastAsia="ja-JP"/>
              </w:rPr>
              <w:t>state</w:t>
            </w:r>
          </w:p>
        </w:tc>
        <w:tc>
          <w:tcPr>
            <w:tcW w:w="2793" w:type="dxa"/>
            <w:tcBorders>
              <w:top w:val="single" w:sz="4" w:space="0" w:color="auto"/>
              <w:left w:val="single" w:sz="4" w:space="0" w:color="auto"/>
              <w:bottom w:val="single" w:sz="4" w:space="0" w:color="auto"/>
              <w:right w:val="single" w:sz="4" w:space="0" w:color="auto"/>
            </w:tcBorders>
          </w:tcPr>
          <w:p w14:paraId="5BAE0745"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Data Type: </w:t>
            </w:r>
            <w:r w:rsidRPr="00AC65E4">
              <w:rPr>
                <w:rFonts w:ascii="Arial" w:hAnsi="Arial" w:cs="Arial"/>
                <w:sz w:val="18"/>
                <w:szCs w:val="18"/>
              </w:rPr>
              <w:t>string</w:t>
            </w:r>
          </w:p>
          <w:p w14:paraId="3E59D12F"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Description: </w:t>
            </w:r>
            <w:r w:rsidRPr="00AC65E4">
              <w:rPr>
                <w:rFonts w:ascii="Arial" w:hAnsi="Arial" w:cs="Arial"/>
                <w:sz w:val="18"/>
                <w:szCs w:val="18"/>
              </w:rPr>
              <w:t xml:space="preserve">The current state of the </w:t>
            </w:r>
            <w:proofErr w:type="spellStart"/>
            <w:r w:rsidRPr="00AC65E4">
              <w:rPr>
                <w:rFonts w:ascii="Arial" w:hAnsi="Arial" w:cs="Arial"/>
                <w:sz w:val="18"/>
                <w:szCs w:val="18"/>
              </w:rPr>
              <w:t>PerformanceMeasurementJob</w:t>
            </w:r>
            <w:proofErr w:type="spellEnd"/>
            <w:r w:rsidRPr="001365E8">
              <w:rPr>
                <w:rFonts w:ascii="Arial" w:hAnsi="Arial" w:cs="Arial"/>
                <w:b/>
                <w:bCs/>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6BAE03A"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A38D6FB"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x-support-qualifier:</w:t>
            </w:r>
            <w:r w:rsidRPr="001365E8">
              <w:tab/>
              <w:t>M</w:t>
            </w:r>
          </w:p>
          <w:p w14:paraId="00DBDDA8" w14:textId="77777777" w:rsidR="00686EEF" w:rsidRDefault="00686EEF" w:rsidP="00686EE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69" w:author="Author"/>
              </w:rPr>
            </w:pPr>
            <w:ins w:id="670" w:author="Author">
              <w:r>
                <w:t>x-isAlwaysPresent:</w:t>
              </w:r>
              <w:r>
                <w:tab/>
                <w:t>False</w:t>
              </w:r>
            </w:ins>
          </w:p>
          <w:p w14:paraId="119C20B8"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readOnly:</w:t>
            </w:r>
            <w:r>
              <w:tab/>
            </w:r>
            <w:r w:rsidRPr="001365E8">
              <w:t>True</w:t>
            </w:r>
          </w:p>
          <w:p w14:paraId="2D9FFBE6"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x-isInvariant:</w:t>
            </w:r>
            <w:r w:rsidRPr="001365E8">
              <w:tab/>
              <w:t>False</w:t>
            </w:r>
          </w:p>
          <w:p w14:paraId="6D8F8436"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x-inventoryNotification:</w:t>
            </w:r>
            <w:r w:rsidRPr="001365E8">
              <w:tab/>
              <w:t>False</w:t>
            </w:r>
          </w:p>
          <w:p w14:paraId="35D00DC5"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x-stateChangeNotification:</w:t>
            </w:r>
            <w:r w:rsidRPr="001365E8">
              <w:tab/>
              <w:t>False</w:t>
            </w:r>
          </w:p>
          <w:p w14:paraId="09AD05AD" w14:textId="2A95C479" w:rsidR="00ED3BB7" w:rsidRPr="001365E8" w:rsidDel="006B76ED"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71" w:author="Author"/>
              </w:rPr>
            </w:pPr>
            <w:del w:id="672" w:author="Author">
              <w:r w:rsidRPr="001365E8" w:rsidDel="006B76ED">
                <w:delText>nullable:</w:delText>
              </w:r>
              <w:r w:rsidRPr="001365E8" w:rsidDel="006B76ED">
                <w:tab/>
                <w:delText>True</w:delText>
              </w:r>
            </w:del>
          </w:p>
          <w:p w14:paraId="4DBF7FC9"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enum:</w:t>
            </w:r>
          </w:p>
          <w:p w14:paraId="469615DD"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 xml:space="preserve">  - ACTIVE</w:t>
            </w:r>
          </w:p>
          <w:p w14:paraId="06D1A2F2"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 xml:space="preserve">  - SUSPENDED</w:t>
            </w:r>
          </w:p>
          <w:p w14:paraId="3364C15B" w14:textId="77777777" w:rsidR="00ED3BB7" w:rsidRPr="001365E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1365E8">
              <w:t xml:space="preserve">  - DEPRECATED</w:t>
            </w:r>
          </w:p>
          <w:p w14:paraId="3B5A96AD" w14:textId="77777777" w:rsidR="00ED3BB7" w:rsidRPr="005B537E"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rsidRPr="005B537E" w14:paraId="2C02A1E4" w14:textId="77777777" w:rsidTr="00775EDC">
        <w:tc>
          <w:tcPr>
            <w:tcW w:w="1885" w:type="dxa"/>
            <w:tcBorders>
              <w:top w:val="single" w:sz="4" w:space="0" w:color="auto"/>
              <w:left w:val="single" w:sz="4" w:space="0" w:color="auto"/>
              <w:bottom w:val="single" w:sz="4" w:space="0" w:color="auto"/>
              <w:right w:val="single" w:sz="4" w:space="0" w:color="auto"/>
            </w:tcBorders>
          </w:tcPr>
          <w:p w14:paraId="1E5C672A" w14:textId="77777777" w:rsidR="00ED3BB7" w:rsidRPr="001365E8" w:rsidRDefault="00ED3BB7" w:rsidP="00775EDC">
            <w:pPr>
              <w:widowControl w:val="0"/>
              <w:spacing w:after="0" w:line="254" w:lineRule="auto"/>
              <w:rPr>
                <w:rFonts w:ascii="Arial" w:hAnsi="Arial" w:cs="Arial"/>
                <w:sz w:val="18"/>
                <w:szCs w:val="18"/>
                <w:lang w:eastAsia="ja-JP"/>
              </w:rPr>
            </w:pPr>
            <w:r w:rsidRPr="001365E8">
              <w:rPr>
                <w:rFonts w:ascii="Arial" w:hAnsi="Arial" w:cs="Arial"/>
                <w:sz w:val="18"/>
                <w:szCs w:val="18"/>
                <w:lang w:eastAsia="ja-JP"/>
              </w:rPr>
              <w:t>status</w:t>
            </w:r>
          </w:p>
        </w:tc>
        <w:tc>
          <w:tcPr>
            <w:tcW w:w="2793" w:type="dxa"/>
            <w:tcBorders>
              <w:top w:val="single" w:sz="4" w:space="0" w:color="auto"/>
              <w:left w:val="single" w:sz="4" w:space="0" w:color="auto"/>
              <w:bottom w:val="single" w:sz="4" w:space="0" w:color="auto"/>
              <w:right w:val="single" w:sz="4" w:space="0" w:color="auto"/>
            </w:tcBorders>
          </w:tcPr>
          <w:p w14:paraId="59EE745F"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Data Type: </w:t>
            </w:r>
            <w:r w:rsidRPr="00AC65E4">
              <w:rPr>
                <w:rFonts w:ascii="Arial" w:hAnsi="Arial" w:cs="Arial"/>
                <w:sz w:val="18"/>
                <w:szCs w:val="18"/>
              </w:rPr>
              <w:t>string</w:t>
            </w:r>
          </w:p>
          <w:p w14:paraId="2BF3509B"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Description: </w:t>
            </w:r>
            <w:r w:rsidRPr="00AC65E4">
              <w:rPr>
                <w:rFonts w:ascii="Arial" w:hAnsi="Arial" w:cs="Arial"/>
                <w:sz w:val="18"/>
                <w:szCs w:val="18"/>
              </w:rPr>
              <w:t xml:space="preserve">The </w:t>
            </w:r>
            <w:proofErr w:type="gramStart"/>
            <w:r w:rsidRPr="00AC65E4">
              <w:rPr>
                <w:rFonts w:ascii="Arial" w:hAnsi="Arial" w:cs="Arial"/>
                <w:sz w:val="18"/>
                <w:szCs w:val="18"/>
              </w:rPr>
              <w:t>current status</w:t>
            </w:r>
            <w:proofErr w:type="gramEnd"/>
            <w:r w:rsidRPr="00AC65E4">
              <w:rPr>
                <w:rFonts w:ascii="Arial" w:hAnsi="Arial" w:cs="Arial"/>
                <w:sz w:val="18"/>
                <w:szCs w:val="18"/>
              </w:rPr>
              <w:t xml:space="preserve"> within the state.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06819F5"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4B8A911" w14:textId="77777777" w:rsidR="00ED3BB7"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x-support-qualifier:</w:t>
            </w:r>
            <w:r w:rsidRPr="005D7096">
              <w:tab/>
              <w:t>M</w:t>
            </w:r>
          </w:p>
          <w:p w14:paraId="0D697E79" w14:textId="77777777" w:rsidR="006B76ED" w:rsidRDefault="006B76ED" w:rsidP="006B76E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73" w:author="Author"/>
              </w:rPr>
            </w:pPr>
            <w:ins w:id="674" w:author="Author">
              <w:r>
                <w:t>x-isAlwaysPresent:</w:t>
              </w:r>
              <w:r>
                <w:tab/>
                <w:t>False</w:t>
              </w:r>
            </w:ins>
          </w:p>
          <w:p w14:paraId="5B3ABB94"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readOnly:</w:t>
            </w:r>
            <w:r>
              <w:tab/>
            </w:r>
            <w:r w:rsidRPr="00060A08">
              <w:t>True</w:t>
            </w:r>
          </w:p>
          <w:p w14:paraId="773B04C3"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x-isInvariant:</w:t>
            </w:r>
            <w:r w:rsidRPr="005D7096">
              <w:tab/>
              <w:t>False</w:t>
            </w:r>
          </w:p>
          <w:p w14:paraId="2E32B18A"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x-inventoryNotification:</w:t>
            </w:r>
            <w:r w:rsidRPr="005D7096">
              <w:tab/>
              <w:t>False</w:t>
            </w:r>
          </w:p>
          <w:p w14:paraId="69D1C8FB"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x-stateChangeNotification:</w:t>
            </w:r>
            <w:r w:rsidRPr="005D7096">
              <w:tab/>
            </w:r>
            <w:r>
              <w:t>False</w:t>
            </w:r>
          </w:p>
          <w:p w14:paraId="30183AD3" w14:textId="0393402B" w:rsidR="00ED3BB7" w:rsidRPr="005D7096" w:rsidDel="006B76ED"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75" w:author="Author"/>
              </w:rPr>
            </w:pPr>
            <w:del w:id="676" w:author="Author">
              <w:r w:rsidRPr="005D7096" w:rsidDel="006B76ED">
                <w:delText>nullable:</w:delText>
              </w:r>
              <w:r w:rsidRPr="005D7096" w:rsidDel="006B76ED">
                <w:tab/>
              </w:r>
              <w:r w:rsidDel="006B76ED">
                <w:delText>True</w:delText>
              </w:r>
            </w:del>
          </w:p>
          <w:p w14:paraId="2C956AE0"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enum:</w:t>
            </w:r>
          </w:p>
          <w:p w14:paraId="7B31CC04"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 xml:space="preserve">  - RUNNING</w:t>
            </w:r>
          </w:p>
          <w:p w14:paraId="406CC1F2"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 xml:space="preserve">  - FAILED</w:t>
            </w:r>
          </w:p>
          <w:p w14:paraId="27592A92"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 xml:space="preserve">  - DEGRADED</w:t>
            </w:r>
          </w:p>
          <w:p w14:paraId="22C2EBB9"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 xml:space="preserve">  - IDLE</w:t>
            </w:r>
          </w:p>
          <w:p w14:paraId="2AD9D307"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5D7096">
              <w:t xml:space="preserve">  - PENDING_DELETE</w:t>
            </w:r>
          </w:p>
          <w:p w14:paraId="01817D94"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FBB358F" w14:textId="77777777" w:rsidR="00ED3BB7" w:rsidRPr="005B537E"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rsidRPr="005D7096" w14:paraId="3205004B" w14:textId="77777777" w:rsidTr="00775EDC">
        <w:tc>
          <w:tcPr>
            <w:tcW w:w="1885" w:type="dxa"/>
            <w:tcBorders>
              <w:top w:val="single" w:sz="4" w:space="0" w:color="auto"/>
              <w:left w:val="single" w:sz="4" w:space="0" w:color="auto"/>
              <w:bottom w:val="single" w:sz="4" w:space="0" w:color="auto"/>
              <w:right w:val="single" w:sz="4" w:space="0" w:color="auto"/>
            </w:tcBorders>
          </w:tcPr>
          <w:p w14:paraId="7C097F31" w14:textId="77777777" w:rsidR="00ED3BB7" w:rsidRPr="001365E8" w:rsidRDefault="00ED3BB7" w:rsidP="00775EDC">
            <w:pPr>
              <w:widowControl w:val="0"/>
              <w:spacing w:after="0" w:line="254" w:lineRule="auto"/>
              <w:rPr>
                <w:rFonts w:ascii="Arial" w:hAnsi="Arial" w:cs="Arial"/>
                <w:sz w:val="18"/>
                <w:szCs w:val="18"/>
                <w:lang w:eastAsia="ja-JP"/>
              </w:rPr>
            </w:pPr>
            <w:r w:rsidRPr="001365E8">
              <w:rPr>
                <w:rFonts w:ascii="Arial" w:hAnsi="Arial" w:cs="Arial"/>
                <w:sz w:val="18"/>
                <w:szCs w:val="18"/>
                <w:lang w:eastAsia="ja-JP"/>
              </w:rPr>
              <w:t>extensions</w:t>
            </w:r>
          </w:p>
        </w:tc>
        <w:tc>
          <w:tcPr>
            <w:tcW w:w="2793" w:type="dxa"/>
            <w:tcBorders>
              <w:top w:val="single" w:sz="4" w:space="0" w:color="auto"/>
              <w:left w:val="single" w:sz="4" w:space="0" w:color="auto"/>
              <w:bottom w:val="single" w:sz="4" w:space="0" w:color="auto"/>
              <w:right w:val="single" w:sz="4" w:space="0" w:color="auto"/>
            </w:tcBorders>
          </w:tcPr>
          <w:p w14:paraId="13617310"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Data Type: </w:t>
            </w:r>
            <w:r w:rsidRPr="00AC65E4">
              <w:rPr>
                <w:rFonts w:ascii="Arial" w:hAnsi="Arial" w:cs="Arial"/>
                <w:sz w:val="18"/>
                <w:szCs w:val="18"/>
              </w:rPr>
              <w:t>array</w:t>
            </w:r>
          </w:p>
          <w:p w14:paraId="1C87F4D2" w14:textId="77777777" w:rsidR="00ED3BB7" w:rsidRPr="001365E8" w:rsidRDefault="00ED3BB7" w:rsidP="00775EDC">
            <w:pPr>
              <w:widowControl w:val="0"/>
              <w:rPr>
                <w:rFonts w:ascii="Arial" w:hAnsi="Arial" w:cs="Arial"/>
                <w:b/>
                <w:bCs/>
                <w:sz w:val="18"/>
                <w:szCs w:val="18"/>
              </w:rPr>
            </w:pPr>
            <w:r w:rsidRPr="001365E8">
              <w:rPr>
                <w:rFonts w:ascii="Arial" w:hAnsi="Arial" w:cs="Arial"/>
                <w:b/>
                <w:bCs/>
                <w:sz w:val="18"/>
                <w:szCs w:val="18"/>
              </w:rPr>
              <w:t xml:space="preserve">Description: </w:t>
            </w:r>
            <w:r w:rsidRPr="00AC65E4">
              <w:rPr>
                <w:rFonts w:ascii="Arial" w:hAnsi="Arial" w:cs="Arial"/>
                <w:sz w:val="18"/>
                <w:szCs w:val="18"/>
              </w:rPr>
              <w:t>These are unspecified (not standardized) properties (key/value) which extend the information about the Performance Measurement Job</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6C7E51F" w14:textId="77777777" w:rsidR="00ED3BB7" w:rsidRPr="00060A08" w:rsidRDefault="00ED3BB7" w:rsidP="00775EDC">
            <w:pPr>
              <w:pStyle w:val="PL"/>
              <w:tabs>
                <w:tab w:val="left" w:pos="2584"/>
              </w:tabs>
            </w:pPr>
          </w:p>
          <w:p w14:paraId="5DAD9F04"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x-support-qualifier:</w:t>
            </w:r>
            <w:r w:rsidRPr="00060A08">
              <w:tab/>
              <w:t>M</w:t>
            </w:r>
          </w:p>
          <w:p w14:paraId="193B6D97" w14:textId="77777777" w:rsidR="003D3F21" w:rsidRDefault="003D3F21" w:rsidP="003D3F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77" w:author="Author"/>
              </w:rPr>
            </w:pPr>
            <w:ins w:id="678" w:author="Author">
              <w:r>
                <w:t>x-isAlwaysPresent:</w:t>
              </w:r>
              <w:r>
                <w:tab/>
                <w:t>False</w:t>
              </w:r>
            </w:ins>
          </w:p>
          <w:p w14:paraId="68BA449A" w14:textId="77777777" w:rsidR="00ED3BB7" w:rsidRPr="005D7096"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readOnly:</w:t>
            </w:r>
            <w:r>
              <w:t xml:space="preserve">                  </w:t>
            </w:r>
            <w:r w:rsidRPr="00060A08">
              <w:t>True</w:t>
            </w:r>
          </w:p>
          <w:p w14:paraId="4CE6B437"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x-isInvariant:</w:t>
            </w:r>
            <w:r w:rsidRPr="00060A08">
              <w:tab/>
              <w:t>False</w:t>
            </w:r>
          </w:p>
          <w:p w14:paraId="499C8DE0"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x-inventoryNotification:</w:t>
            </w:r>
            <w:r w:rsidRPr="00060A08">
              <w:tab/>
              <w:t>False</w:t>
            </w:r>
          </w:p>
          <w:p w14:paraId="15FBB9CC"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x-stateChangeNotification:</w:t>
            </w:r>
            <w:r w:rsidRPr="00060A08">
              <w:tab/>
              <w:t>False</w:t>
            </w:r>
          </w:p>
          <w:p w14:paraId="75137E67" w14:textId="7EF64986" w:rsidR="00ED3BB7" w:rsidRPr="00060A08" w:rsidDel="003D3F21"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79" w:author="Author"/>
              </w:rPr>
            </w:pPr>
            <w:del w:id="680" w:author="Author">
              <w:r w:rsidRPr="00060A08" w:rsidDel="003D3F21">
                <w:delText>nullable:</w:delText>
              </w:r>
              <w:r w:rsidRPr="00060A08" w:rsidDel="003D3F21">
                <w:tab/>
                <w:delText>True</w:delText>
              </w:r>
            </w:del>
          </w:p>
          <w:p w14:paraId="07E53792"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x-isOrdered:</w:t>
            </w:r>
            <w:r w:rsidRPr="00060A08">
              <w:tab/>
              <w:t>False</w:t>
            </w:r>
          </w:p>
          <w:p w14:paraId="7F91A324"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minItems:</w:t>
            </w:r>
            <w:r w:rsidRPr="00060A08">
              <w:tab/>
              <w:t>0</w:t>
            </w:r>
          </w:p>
          <w:p w14:paraId="112CAABF"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uniqueItems:</w:t>
            </w:r>
            <w:r w:rsidRPr="00060A08">
              <w:tab/>
              <w:t>True</w:t>
            </w:r>
          </w:p>
          <w:p w14:paraId="799F0EDD" w14:textId="77777777" w:rsidR="00ED3BB7" w:rsidRPr="00060A08" w:rsidRDefault="00ED3BB7" w:rsidP="00AC65E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rsidRPr="00060A08">
              <w:t>items</w:t>
            </w:r>
            <w:r>
              <w:t>:</w:t>
            </w:r>
            <w:r>
              <w:tab/>
            </w:r>
            <w:r w:rsidRPr="00060A08">
              <w:t>AttributeValuePair</w:t>
            </w:r>
          </w:p>
          <w:p w14:paraId="660A3E4D" w14:textId="77777777" w:rsidR="00ED3BB7" w:rsidRPr="005D7096" w:rsidRDefault="00ED3BB7" w:rsidP="00775EDC">
            <w:pPr>
              <w:pStyle w:val="PL"/>
            </w:pPr>
          </w:p>
        </w:tc>
      </w:tr>
    </w:tbl>
    <w:p w14:paraId="04E8FB71" w14:textId="77777777" w:rsidR="00ED3BB7" w:rsidRDefault="00ED3BB7" w:rsidP="00ED3BB7">
      <w:pPr>
        <w:widowControl w:val="0"/>
      </w:pPr>
    </w:p>
    <w:p w14:paraId="7902C862" w14:textId="77777777" w:rsidR="00ED3BB7" w:rsidRDefault="00ED3BB7" w:rsidP="00ED3BB7">
      <w:pPr>
        <w:pStyle w:val="Heading6"/>
      </w:pPr>
      <w:r>
        <w:t>4.2.1.4.20.3</w:t>
      </w:r>
      <w:r>
        <w:tab/>
        <w:t>Attribute constraints</w:t>
      </w:r>
    </w:p>
    <w:p w14:paraId="7ACE497D" w14:textId="77777777" w:rsidR="00ED3BB7" w:rsidRPr="00FE7385" w:rsidRDefault="00ED3BB7" w:rsidP="00ED3BB7">
      <w:pPr>
        <w:rPr>
          <w:i/>
        </w:rPr>
      </w:pPr>
      <w:r w:rsidRPr="004667B5">
        <w:t>None</w:t>
      </w:r>
      <w:r w:rsidRPr="00AC65E4">
        <w:rPr>
          <w:i/>
        </w:rPr>
        <w:t>.</w:t>
      </w:r>
    </w:p>
    <w:p w14:paraId="56E64435" w14:textId="77777777" w:rsidR="00ED3BB7" w:rsidRDefault="00ED3BB7" w:rsidP="00ED3BB7">
      <w:pPr>
        <w:pStyle w:val="Heading6"/>
      </w:pPr>
      <w:r>
        <w:lastRenderedPageBreak/>
        <w:t>4.2.1.4.20.4</w:t>
      </w:r>
      <w:r>
        <w:tab/>
      </w:r>
      <w:r>
        <w:tab/>
        <w:t>State diagram</w:t>
      </w:r>
    </w:p>
    <w:p w14:paraId="5AD39293" w14:textId="77777777" w:rsidR="00ED3BB7" w:rsidRPr="00FE7385" w:rsidRDefault="00ED3BB7" w:rsidP="00ED3BB7">
      <w:pPr>
        <w:rPr>
          <w:i/>
        </w:rPr>
      </w:pPr>
      <w:r w:rsidRPr="004667B5">
        <w:t>None</w:t>
      </w:r>
      <w:r w:rsidRPr="00AC65E4">
        <w:rPr>
          <w:i/>
        </w:rPr>
        <w:t>.</w:t>
      </w:r>
    </w:p>
    <w:p w14:paraId="01AAEBC5" w14:textId="77777777" w:rsidR="00ED3BB7" w:rsidRDefault="00ED3BB7" w:rsidP="00ED3BB7">
      <w:pPr>
        <w:pStyle w:val="Heading5"/>
      </w:pPr>
      <w:r>
        <w:t>4.2.1.4.21</w:t>
      </w:r>
      <w:r>
        <w:tab/>
      </w:r>
      <w:proofErr w:type="spellStart"/>
      <w:r>
        <w:t>PerformanceSubscription</w:t>
      </w:r>
      <w:proofErr w:type="spellEnd"/>
    </w:p>
    <w:p w14:paraId="15239A4B" w14:textId="77777777" w:rsidR="00ED3BB7" w:rsidRDefault="00ED3BB7" w:rsidP="00ED3BB7">
      <w:pPr>
        <w:pStyle w:val="Heading6"/>
      </w:pPr>
      <w:r>
        <w:t>4.2.1.4.21.1</w:t>
      </w:r>
      <w:r>
        <w:tab/>
        <w:t>Definition</w:t>
      </w:r>
    </w:p>
    <w:p w14:paraId="11E2EBCB" w14:textId="77777777" w:rsidR="00ED3BB7" w:rsidRDefault="00ED3BB7" w:rsidP="00ED3BB7">
      <w:pPr>
        <w:rPr>
          <w:szCs w:val="18"/>
        </w:rPr>
      </w:pPr>
      <w:r>
        <w:t xml:space="preserve">The </w:t>
      </w:r>
      <w:proofErr w:type="spellStart"/>
      <w:r>
        <w:t>PerformanceSubscription</w:t>
      </w:r>
      <w:proofErr w:type="spellEnd"/>
      <w:r>
        <w:t xml:space="preserve"> represents the information required to establish the criteria by which a </w:t>
      </w:r>
      <w:proofErr w:type="spellStart"/>
      <w:r>
        <w:t>PerformanceMeasurementReport</w:t>
      </w:r>
      <w:proofErr w:type="spellEnd"/>
      <w:r>
        <w:t xml:space="preserve"> notification is to be generated and where to send that notification</w:t>
      </w:r>
      <w:r>
        <w:rPr>
          <w:szCs w:val="18"/>
        </w:rPr>
        <w:t>.</w:t>
      </w:r>
    </w:p>
    <w:p w14:paraId="497C8C3C" w14:textId="77777777" w:rsidR="00ED3BB7" w:rsidRPr="009542A4" w:rsidRDefault="00ED3BB7" w:rsidP="00ED3BB7">
      <w:pPr>
        <w:pStyle w:val="TH"/>
      </w:pPr>
      <w:bookmarkStart w:id="681" w:name="_Toc161722133"/>
      <w:bookmarkStart w:id="682" w:name="_Toc193779769"/>
      <w:bookmarkStart w:id="683" w:name="_Toc202768220"/>
      <w:r>
        <w:t>Table 4.2.1.4.21.1</w:t>
      </w:r>
      <w:r w:rsidRPr="004B1E51">
        <w:t xml:space="preserve">-1 </w:t>
      </w:r>
      <w:proofErr w:type="spellStart"/>
      <w:r w:rsidRPr="00E41ED3">
        <w:t>PerformanceSubscription</w:t>
      </w:r>
      <w:proofErr w:type="spellEnd"/>
      <w:r w:rsidRPr="004B1E51">
        <w:t xml:space="preserve"> Requirements</w:t>
      </w:r>
      <w:bookmarkEnd w:id="681"/>
      <w:bookmarkEnd w:id="682"/>
      <w:bookmarkEnd w:id="683"/>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48DD9C3C"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4A1CAA32" w14:textId="77777777" w:rsidR="00ED3BB7" w:rsidRDefault="00ED3BB7" w:rsidP="00775EDC">
            <w:pPr>
              <w:pStyle w:val="TAH"/>
            </w:pPr>
            <w:r>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48BA162E" w14:textId="77777777" w:rsidR="00ED3BB7" w:rsidRDefault="00ED3BB7" w:rsidP="00775EDC">
            <w:pPr>
              <w:pStyle w:val="TAH"/>
            </w:pPr>
            <w: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25F1D0A2" w14:textId="77777777" w:rsidR="00ED3BB7" w:rsidRDefault="00ED3BB7" w:rsidP="00775EDC">
            <w:pPr>
              <w:pStyle w:val="TAH"/>
            </w:pPr>
            <w:r>
              <w:t>Comment</w:t>
            </w:r>
          </w:p>
        </w:tc>
      </w:tr>
      <w:tr w:rsidR="00ED3BB7" w14:paraId="44831A77"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78BF8B47" w14:textId="77777777" w:rsidR="00ED3BB7" w:rsidRDefault="00ED3BB7" w:rsidP="00775EDC">
            <w:pPr>
              <w:pStyle w:val="TAL"/>
              <w:rPr>
                <w:rFonts w:cs="Arial"/>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674F08B2" w14:textId="77777777" w:rsidR="00ED3BB7" w:rsidRDefault="00ED3BB7" w:rsidP="00775EDC">
            <w:pPr>
              <w:pStyle w:val="TAL"/>
              <w:jc w:val="center"/>
            </w:pPr>
            <w:r>
              <w:rPr>
                <w:rStyle w:val="ui-provider"/>
              </w:rPr>
              <w:t xml:space="preserve"> REQ-ORC-O2-37</w:t>
            </w:r>
          </w:p>
        </w:tc>
        <w:tc>
          <w:tcPr>
            <w:tcW w:w="1715" w:type="pct"/>
            <w:tcBorders>
              <w:top w:val="single" w:sz="6" w:space="0" w:color="auto"/>
              <w:left w:val="single" w:sz="6" w:space="0" w:color="auto"/>
              <w:bottom w:val="single" w:sz="6" w:space="0" w:color="auto"/>
              <w:right w:val="single" w:sz="4" w:space="0" w:color="auto"/>
            </w:tcBorders>
            <w:hideMark/>
          </w:tcPr>
          <w:p w14:paraId="5E0D6FB3" w14:textId="77777777" w:rsidR="00ED3BB7" w:rsidRDefault="00ED3BB7" w:rsidP="00775EDC">
            <w:pPr>
              <w:pStyle w:val="TAL"/>
              <w:jc w:val="center"/>
              <w:rPr>
                <w:i/>
                <w:iCs/>
              </w:rPr>
            </w:pPr>
            <w:r>
              <w:rPr>
                <w:i/>
                <w:iCs/>
              </w:rPr>
              <w:t>Optional clarification</w:t>
            </w:r>
          </w:p>
        </w:tc>
      </w:tr>
      <w:tr w:rsidR="00ED3BB7" w14:paraId="30042D02"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tcPr>
          <w:p w14:paraId="749B2B68" w14:textId="77777777" w:rsidR="00ED3BB7" w:rsidRDefault="00ED3BB7" w:rsidP="00775EDC">
            <w:pPr>
              <w:pStyle w:val="TAL"/>
              <w:rPr>
                <w:rStyle w:val="ui-provider"/>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tcPr>
          <w:p w14:paraId="7FDD2F5C" w14:textId="77777777" w:rsidR="00ED3BB7" w:rsidRDefault="00ED3BB7" w:rsidP="00775EDC">
            <w:pPr>
              <w:pStyle w:val="TAL"/>
              <w:jc w:val="center"/>
              <w:rPr>
                <w:rStyle w:val="ui-provider"/>
              </w:rPr>
            </w:pPr>
            <w:r>
              <w:rPr>
                <w:rStyle w:val="ui-provider"/>
              </w:rPr>
              <w:t xml:space="preserve"> REQ-ORC-O2-38</w:t>
            </w:r>
          </w:p>
        </w:tc>
        <w:tc>
          <w:tcPr>
            <w:tcW w:w="1715" w:type="pct"/>
            <w:tcBorders>
              <w:top w:val="single" w:sz="6" w:space="0" w:color="auto"/>
              <w:left w:val="single" w:sz="6" w:space="0" w:color="auto"/>
              <w:bottom w:val="single" w:sz="6" w:space="0" w:color="auto"/>
              <w:right w:val="single" w:sz="4" w:space="0" w:color="auto"/>
            </w:tcBorders>
          </w:tcPr>
          <w:p w14:paraId="636EE2EB" w14:textId="77777777" w:rsidR="00ED3BB7" w:rsidRDefault="00ED3BB7" w:rsidP="00775EDC">
            <w:pPr>
              <w:pStyle w:val="TAL"/>
              <w:jc w:val="center"/>
              <w:rPr>
                <w:i/>
                <w:iCs/>
              </w:rPr>
            </w:pPr>
          </w:p>
        </w:tc>
      </w:tr>
    </w:tbl>
    <w:p w14:paraId="2B3F8530" w14:textId="77777777" w:rsidR="00ED3BB7" w:rsidRDefault="00ED3BB7" w:rsidP="00ED3BB7"/>
    <w:p w14:paraId="3EE545A6" w14:textId="77777777" w:rsidR="00ED3BB7" w:rsidRDefault="00ED3BB7" w:rsidP="00ED3BB7">
      <w:r>
        <w:t xml:space="preserve">The information representing the attributes of the </w:t>
      </w:r>
      <w:proofErr w:type="spellStart"/>
      <w:r>
        <w:t>PerformanceSubscription</w:t>
      </w:r>
      <w:proofErr w:type="spellEnd"/>
      <w:r>
        <w:t xml:space="preserve"> follows the provisions indicated in table 4.2.1.4.21.2-1.</w:t>
      </w:r>
    </w:p>
    <w:p w14:paraId="7CADC885" w14:textId="77777777" w:rsidR="00ED3BB7" w:rsidRPr="00EA0DC7" w:rsidRDefault="00ED3BB7" w:rsidP="00ED3BB7">
      <w:pPr>
        <w:pStyle w:val="Heading6"/>
      </w:pPr>
      <w:r>
        <w:t>4.2.1.4.21.2</w:t>
      </w:r>
      <w:r>
        <w:tab/>
        <w:t>Attributes</w:t>
      </w:r>
    </w:p>
    <w:p w14:paraId="31F280A4" w14:textId="77777777" w:rsidR="00ED3BB7" w:rsidRPr="00517C78" w:rsidRDefault="00ED3BB7" w:rsidP="00ED3BB7">
      <w:pPr>
        <w:pStyle w:val="TH"/>
      </w:pPr>
      <w:bookmarkStart w:id="684" w:name="_Toc161722134"/>
      <w:bookmarkStart w:id="685" w:name="_Toc193779770"/>
      <w:bookmarkStart w:id="686" w:name="_Toc202768221"/>
      <w:r>
        <w:t>Table 4.2.1.4.21</w:t>
      </w:r>
      <w:r w:rsidRPr="00E41ED3">
        <w:t>.2</w:t>
      </w:r>
      <w:r>
        <w:t>-</w:t>
      </w:r>
      <w:r w:rsidRPr="00E41ED3">
        <w:t xml:space="preserve">1 Attributes Properties for </w:t>
      </w:r>
      <w:proofErr w:type="spellStart"/>
      <w:r w:rsidRPr="00E41ED3">
        <w:t>PerformanceSubscription</w:t>
      </w:r>
      <w:bookmarkEnd w:id="684"/>
      <w:bookmarkEnd w:id="685"/>
      <w:bookmarkEnd w:id="686"/>
      <w:proofErr w:type="spellEnd"/>
    </w:p>
    <w:tbl>
      <w:tblPr>
        <w:tblW w:w="85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90"/>
        <w:gridCol w:w="2793"/>
        <w:gridCol w:w="3872"/>
      </w:tblGrid>
      <w:tr w:rsidR="00ED3BB7" w14:paraId="00E75CBD"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F3DE3D4"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445A0419"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4C5C02E1"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428FACE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6DD80D2"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3AA3E10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BFD1F64"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performance subscription instance within the IMS. This value is assigned by the IMS when the subscription is created.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8AA023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D24BFD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5E17C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662736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9F1B9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9549C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DF891F6" w14:textId="2E1A4B68" w:rsidR="00ED3BB7" w:rsidDel="003D3F2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87" w:author="Author"/>
              </w:rPr>
            </w:pPr>
            <w:del w:id="688" w:author="Author">
              <w:r w:rsidDel="003D3F21">
                <w:delText>nullable:</w:delText>
              </w:r>
              <w:r w:rsidDel="003D3F21">
                <w:tab/>
                <w:delText>False</w:delText>
              </w:r>
            </w:del>
          </w:p>
          <w:p w14:paraId="040470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396DC0F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8197747" w14:textId="77777777" w:rsidTr="00775EDC">
        <w:tc>
          <w:tcPr>
            <w:tcW w:w="1885" w:type="dxa"/>
            <w:tcBorders>
              <w:top w:val="single" w:sz="4" w:space="0" w:color="auto"/>
              <w:left w:val="single" w:sz="4" w:space="0" w:color="auto"/>
              <w:bottom w:val="single" w:sz="4" w:space="0" w:color="auto"/>
              <w:right w:val="single" w:sz="4" w:space="0" w:color="auto"/>
            </w:tcBorders>
          </w:tcPr>
          <w:p w14:paraId="1CE8DB1C"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consumerPerformanceSubscriptionId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2C2A75B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3F2142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optionally provided by the consumer for its purpose of managing performance data. This value could be the same across multiple instances of IMS subscription instances.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8FC7B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92195C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AC5C06B" w14:textId="77777777" w:rsidR="003D3F21" w:rsidRDefault="003D3F21" w:rsidP="003D3F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689" w:author="Author"/>
              </w:rPr>
            </w:pPr>
            <w:ins w:id="690" w:author="Author">
              <w:r>
                <w:t>x-isAlwaysPresent:</w:t>
              </w:r>
              <w:r>
                <w:tab/>
                <w:t>False</w:t>
              </w:r>
            </w:ins>
          </w:p>
          <w:p w14:paraId="187AFB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105ED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B71DE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A741918" w14:textId="206A566D" w:rsidR="00ED3BB7" w:rsidDel="003D3F21" w:rsidRDefault="00ED3BB7" w:rsidP="003D3F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691" w:author="Author"/>
              </w:rPr>
            </w:pPr>
            <w:del w:id="692" w:author="Author">
              <w:r w:rsidDel="003D3F21">
                <w:delText>nullable:</w:delText>
              </w:r>
              <w:r w:rsidDel="003D3F21">
                <w:tab/>
                <w:delText>True</w:delText>
              </w:r>
            </w:del>
          </w:p>
          <w:p w14:paraId="52F3A54E"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693"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0B99CDBC" w14:textId="77777777" w:rsidTr="00775EDC">
        <w:tc>
          <w:tcPr>
            <w:tcW w:w="1885" w:type="dxa"/>
            <w:tcBorders>
              <w:top w:val="single" w:sz="4" w:space="0" w:color="auto"/>
              <w:left w:val="single" w:sz="4" w:space="0" w:color="auto"/>
              <w:bottom w:val="single" w:sz="4" w:space="0" w:color="auto"/>
              <w:right w:val="single" w:sz="4" w:space="0" w:color="auto"/>
            </w:tcBorders>
          </w:tcPr>
          <w:p w14:paraId="3401C5BF" w14:textId="08152692" w:rsidR="00ED3BB7" w:rsidRPr="00F34FA5" w:rsidRDefault="00ED3BB7" w:rsidP="00775EDC">
            <w:pPr>
              <w:widowControl w:val="0"/>
              <w:spacing w:after="0" w:line="254" w:lineRule="auto"/>
              <w:rPr>
                <w:rFonts w:ascii="Arial" w:hAnsi="Arial" w:cs="Arial"/>
                <w:sz w:val="18"/>
                <w:szCs w:val="18"/>
                <w:lang w:eastAsia="ja-JP"/>
              </w:rPr>
            </w:pPr>
            <w:del w:id="694" w:author="Author">
              <w:r w:rsidRPr="00F34FA5" w:rsidDel="0053685A">
                <w:rPr>
                  <w:rFonts w:ascii="Arial" w:hAnsi="Arial" w:cs="Arial"/>
                  <w:sz w:val="18"/>
                  <w:szCs w:val="18"/>
                  <w:lang w:eastAsia="ja-JP"/>
                </w:rPr>
                <w:delText>globalSubscriptionCriteria</w:delText>
              </w:r>
            </w:del>
            <w:proofErr w:type="spellStart"/>
            <w:ins w:id="695" w:author="Author">
              <w:r w:rsidR="0053685A">
                <w:rPr>
                  <w:rFonts w:ascii="Arial" w:hAnsi="Arial" w:cs="Arial"/>
                  <w:sz w:val="18"/>
                  <w:szCs w:val="18"/>
                  <w:lang w:eastAsia="ja-JP"/>
                </w:rPr>
                <w:t>s</w:t>
              </w:r>
              <w:r w:rsidR="0053685A" w:rsidRPr="00F34FA5">
                <w:rPr>
                  <w:rFonts w:ascii="Arial" w:hAnsi="Arial" w:cs="Arial"/>
                  <w:sz w:val="18"/>
                  <w:szCs w:val="18"/>
                  <w:lang w:eastAsia="ja-JP"/>
                </w:rPr>
                <w:t>ubscriptionCriteria</w:t>
              </w:r>
            </w:ins>
            <w:proofErr w:type="spellEnd"/>
          </w:p>
        </w:tc>
        <w:tc>
          <w:tcPr>
            <w:tcW w:w="2793" w:type="dxa"/>
            <w:tcBorders>
              <w:top w:val="single" w:sz="4" w:space="0" w:color="auto"/>
              <w:left w:val="single" w:sz="4" w:space="0" w:color="auto"/>
              <w:bottom w:val="single" w:sz="4" w:space="0" w:color="auto"/>
              <w:right w:val="single" w:sz="4" w:space="0" w:color="auto"/>
            </w:tcBorders>
          </w:tcPr>
          <w:p w14:paraId="430BF9E4" w14:textId="14B345D0"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del w:id="696" w:author="Author">
              <w:r w:rsidRPr="00F34FA5" w:rsidDel="0053685A">
                <w:rPr>
                  <w:rFonts w:ascii="Arial" w:hAnsi="Arial" w:cs="Arial"/>
                  <w:sz w:val="18"/>
                  <w:szCs w:val="18"/>
                </w:rPr>
                <w:delText>array</w:delText>
              </w:r>
            </w:del>
            <w:proofErr w:type="spellStart"/>
            <w:ins w:id="697" w:author="Author">
              <w:r w:rsidR="0053685A">
                <w:rPr>
                  <w:rFonts w:ascii="Arial" w:hAnsi="Arial" w:cs="Arial"/>
                  <w:sz w:val="18"/>
                  <w:szCs w:val="18"/>
                </w:rPr>
                <w:t>PerformanceSubscriptionCriteria</w:t>
              </w:r>
            </w:ins>
            <w:proofErr w:type="spellEnd"/>
          </w:p>
          <w:p w14:paraId="3D7E80F0" w14:textId="05504EFD"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is </w:t>
            </w:r>
            <w:del w:id="698" w:author="Author">
              <w:r w:rsidRPr="00F34FA5" w:rsidDel="00CC672D">
                <w:rPr>
                  <w:rFonts w:ascii="Arial" w:hAnsi="Arial" w:cs="Arial"/>
                  <w:sz w:val="18"/>
                  <w:szCs w:val="18"/>
                </w:rPr>
                <w:delText xml:space="preserve">subscription </w:delText>
              </w:r>
            </w:del>
            <w:ins w:id="699" w:author="Author">
              <w:r w:rsidR="00CC672D">
                <w:rPr>
                  <w:rFonts w:ascii="Arial" w:hAnsi="Arial" w:cs="Arial"/>
                  <w:sz w:val="18"/>
                  <w:szCs w:val="18"/>
                </w:rPr>
                <w:t>the</w:t>
              </w:r>
              <w:r w:rsidR="00CC672D" w:rsidRPr="00F34FA5">
                <w:rPr>
                  <w:rFonts w:ascii="Arial" w:hAnsi="Arial" w:cs="Arial"/>
                  <w:sz w:val="18"/>
                  <w:szCs w:val="18"/>
                </w:rPr>
                <w:t xml:space="preserve"> </w:t>
              </w:r>
            </w:ins>
            <w:r w:rsidRPr="00F34FA5">
              <w:rPr>
                <w:rFonts w:ascii="Arial" w:hAnsi="Arial" w:cs="Arial"/>
                <w:sz w:val="18"/>
                <w:szCs w:val="18"/>
              </w:rPr>
              <w:t xml:space="preserve">criteria which will apply to </w:t>
            </w:r>
            <w:del w:id="700" w:author="Author">
              <w:r w:rsidRPr="00F34FA5" w:rsidDel="00CC672D">
                <w:rPr>
                  <w:rFonts w:ascii="Arial" w:hAnsi="Arial" w:cs="Arial"/>
                  <w:sz w:val="18"/>
                  <w:szCs w:val="18"/>
                </w:rPr>
                <w:delText>each contained</w:delText>
              </w:r>
            </w:del>
            <w:ins w:id="701" w:author="Author">
              <w:r w:rsidR="00CC672D">
                <w:rPr>
                  <w:rFonts w:ascii="Arial" w:hAnsi="Arial" w:cs="Arial"/>
                  <w:sz w:val="18"/>
                  <w:szCs w:val="18"/>
                </w:rPr>
                <w:t>this</w:t>
              </w:r>
            </w:ins>
            <w:r w:rsidRPr="00F34FA5">
              <w:rPr>
                <w:rFonts w:ascii="Arial" w:hAnsi="Arial" w:cs="Arial"/>
                <w:sz w:val="18"/>
                <w:szCs w:val="18"/>
              </w:rPr>
              <w:t xml:space="preserve"> subscription.</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9253A4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43872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AE91842" w14:textId="77777777" w:rsidR="003D3F21" w:rsidRDefault="003D3F21" w:rsidP="003D3F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02" w:author="Author"/>
              </w:rPr>
            </w:pPr>
            <w:ins w:id="703" w:author="Author">
              <w:r>
                <w:t>x-isAlwaysPresent:</w:t>
              </w:r>
              <w:r>
                <w:tab/>
                <w:t>False</w:t>
              </w:r>
            </w:ins>
          </w:p>
          <w:p w14:paraId="648E979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D5B0B1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8C586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CBBA8EE" w14:textId="4AA74121" w:rsidR="00ED3BB7" w:rsidDel="00967DA1" w:rsidRDefault="00ED3BB7" w:rsidP="00E86D0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04" w:author="Author"/>
              </w:rPr>
            </w:pPr>
            <w:del w:id="705" w:author="Author">
              <w:r w:rsidDel="00967DA1">
                <w:delText>n</w:delText>
              </w:r>
              <w:r w:rsidRPr="00F137AA" w:rsidDel="00967DA1">
                <w:delText>ullable</w:delText>
              </w:r>
              <w:r w:rsidDel="00967DA1">
                <w:delText>:</w:delText>
              </w:r>
              <w:r w:rsidRPr="00F137AA" w:rsidDel="00967DA1">
                <w:tab/>
              </w:r>
              <w:r w:rsidDel="00967DA1">
                <w:delText>False</w:delText>
              </w:r>
            </w:del>
          </w:p>
          <w:p w14:paraId="164C72FA" w14:textId="3127684A" w:rsidR="00ED3BB7" w:rsidDel="00CC672D" w:rsidRDefault="00ED3BB7" w:rsidP="00E86D0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06" w:author="Author"/>
              </w:rPr>
            </w:pPr>
            <w:del w:id="707" w:author="Author">
              <w:r w:rsidDel="00CC672D">
                <w:delText>x-isOrdered:</w:delText>
              </w:r>
              <w:r w:rsidDel="00CC672D">
                <w:tab/>
                <w:delText>False</w:delText>
              </w:r>
            </w:del>
          </w:p>
          <w:p w14:paraId="0DE3A35C" w14:textId="4395F808" w:rsidR="00ED3BB7" w:rsidDel="00CC672D" w:rsidRDefault="00ED3BB7" w:rsidP="00E86D0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08" w:author="Author"/>
              </w:rPr>
            </w:pPr>
            <w:del w:id="709" w:author="Author">
              <w:r w:rsidDel="00CC672D">
                <w:delText>minItems:</w:delText>
              </w:r>
              <w:r w:rsidDel="00CC672D">
                <w:tab/>
                <w:delText>0</w:delText>
              </w:r>
            </w:del>
          </w:p>
          <w:p w14:paraId="70FEBF49" w14:textId="56AF9BE0" w:rsidR="00ED3BB7" w:rsidDel="00CC672D" w:rsidRDefault="00ED3BB7" w:rsidP="00E86D0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10" w:author="Author"/>
              </w:rPr>
            </w:pPr>
            <w:del w:id="711" w:author="Author">
              <w:r w:rsidDel="00CC672D">
                <w:delText>uniqueItems:</w:delText>
              </w:r>
              <w:r w:rsidDel="00CC672D">
                <w:tab/>
                <w:delText>True</w:delText>
              </w:r>
            </w:del>
          </w:p>
          <w:p w14:paraId="77FD3C91" w14:textId="3B3A4999" w:rsidR="00ED3BB7" w:rsidRPr="00F137AA" w:rsidDel="00CC672D" w:rsidRDefault="00ED3BB7" w:rsidP="00E86D0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12" w:author="Author"/>
              </w:rPr>
            </w:pPr>
            <w:del w:id="713" w:author="Author">
              <w:r w:rsidDel="00CC672D">
                <w:delText>items:</w:delText>
              </w:r>
              <w:r w:rsidDel="00CC672D">
                <w:tab/>
                <w:delText>PerformanceSubscriptionCriteria</w:delText>
              </w:r>
            </w:del>
          </w:p>
          <w:p w14:paraId="490979FD"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pPrChange w:id="714"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6B2234E3" w14:textId="77777777" w:rsidTr="00775EDC">
        <w:tc>
          <w:tcPr>
            <w:tcW w:w="1885" w:type="dxa"/>
            <w:tcBorders>
              <w:top w:val="single" w:sz="4" w:space="0" w:color="auto"/>
              <w:left w:val="single" w:sz="4" w:space="0" w:color="auto"/>
              <w:bottom w:val="single" w:sz="4" w:space="0" w:color="auto"/>
              <w:right w:val="single" w:sz="4" w:space="0" w:color="auto"/>
            </w:tcBorders>
          </w:tcPr>
          <w:p w14:paraId="26764B36" w14:textId="0269A8A9" w:rsidR="00ED3BB7" w:rsidRPr="00F34FA5" w:rsidRDefault="00ED3BB7" w:rsidP="00775EDC">
            <w:pPr>
              <w:widowControl w:val="0"/>
              <w:spacing w:after="0" w:line="254" w:lineRule="auto"/>
              <w:rPr>
                <w:rFonts w:ascii="Arial" w:hAnsi="Arial" w:cs="Arial"/>
                <w:sz w:val="18"/>
                <w:szCs w:val="18"/>
                <w:lang w:eastAsia="ja-JP"/>
              </w:rPr>
            </w:pPr>
            <w:del w:id="715" w:author="Author">
              <w:r w:rsidRPr="00F34FA5" w:rsidDel="00E86D03">
                <w:rPr>
                  <w:rFonts w:ascii="Arial" w:hAnsi="Arial" w:cs="Arial"/>
                  <w:sz w:val="18"/>
                  <w:szCs w:val="18"/>
                  <w:lang w:eastAsia="ja-JP"/>
                </w:rPr>
                <w:delText>reportFormat</w:delText>
              </w:r>
            </w:del>
            <w:proofErr w:type="spellStart"/>
            <w:ins w:id="716" w:author="Author">
              <w:r w:rsidR="00E86D03" w:rsidRPr="00F34FA5">
                <w:rPr>
                  <w:rFonts w:ascii="Arial" w:hAnsi="Arial" w:cs="Arial"/>
                  <w:sz w:val="18"/>
                  <w:szCs w:val="18"/>
                  <w:lang w:eastAsia="ja-JP"/>
                </w:rPr>
                <w:t>report</w:t>
              </w:r>
              <w:r w:rsidR="00E86D03">
                <w:rPr>
                  <w:rFonts w:ascii="Arial" w:hAnsi="Arial" w:cs="Arial"/>
                  <w:sz w:val="18"/>
                  <w:szCs w:val="18"/>
                  <w:lang w:eastAsia="ja-JP"/>
                </w:rPr>
                <w:t>DeliveryMechanism</w:t>
              </w:r>
            </w:ins>
            <w:proofErr w:type="spellEnd"/>
          </w:p>
        </w:tc>
        <w:tc>
          <w:tcPr>
            <w:tcW w:w="2793" w:type="dxa"/>
            <w:tcBorders>
              <w:top w:val="single" w:sz="4" w:space="0" w:color="auto"/>
              <w:left w:val="single" w:sz="4" w:space="0" w:color="auto"/>
              <w:bottom w:val="single" w:sz="4" w:space="0" w:color="auto"/>
              <w:right w:val="single" w:sz="4" w:space="0" w:color="auto"/>
            </w:tcBorders>
          </w:tcPr>
          <w:p w14:paraId="23302D0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A3B9021" w14:textId="39EDBC8F" w:rsidR="00ED3BB7" w:rsidRPr="00F34FA5" w:rsidRDefault="00ED3BB7" w:rsidP="00775EDC">
            <w:pPr>
              <w:pStyle w:val="TAL"/>
              <w:spacing w:after="120"/>
              <w:rPr>
                <w:rFonts w:cs="Arial"/>
                <w:szCs w:val="18"/>
              </w:rPr>
            </w:pPr>
            <w:r w:rsidRPr="00A84A55">
              <w:rPr>
                <w:rFonts w:cs="Arial"/>
                <w:b/>
                <w:bCs/>
                <w:szCs w:val="18"/>
              </w:rPr>
              <w:lastRenderedPageBreak/>
              <w:t xml:space="preserve">Description: </w:t>
            </w:r>
            <w:r w:rsidRPr="00F34FA5">
              <w:rPr>
                <w:rFonts w:cs="Arial"/>
                <w:szCs w:val="18"/>
              </w:rPr>
              <w:t>Enumerated set of reporting mechanism</w:t>
            </w:r>
            <w:ins w:id="717" w:author="Author">
              <w:r w:rsidR="00E86D03">
                <w:rPr>
                  <w:rFonts w:cs="Arial"/>
                  <w:szCs w:val="18"/>
                </w:rPr>
                <w:t>s</w:t>
              </w:r>
            </w:ins>
            <w:r w:rsidRPr="00F34FA5">
              <w:rPr>
                <w:rFonts w:cs="Arial"/>
                <w:szCs w:val="18"/>
              </w:rPr>
              <w:t xml:space="preserve"> for delivery of the data identified by the </w:t>
            </w:r>
            <w:proofErr w:type="spellStart"/>
            <w:r w:rsidRPr="00F34FA5">
              <w:rPr>
                <w:rFonts w:cs="Arial"/>
                <w:szCs w:val="18"/>
              </w:rPr>
              <w:t>PerformanceSubscription</w:t>
            </w:r>
            <w:proofErr w:type="spellEnd"/>
            <w:r w:rsidRPr="00F34FA5">
              <w:rPr>
                <w:rFonts w:cs="Arial"/>
                <w:szCs w:val="18"/>
              </w:rPr>
              <w:t xml:space="preserve"> which are identified as:</w:t>
            </w:r>
          </w:p>
          <w:p w14:paraId="2A14F2C5" w14:textId="77777777" w:rsidR="00ED3BB7" w:rsidRPr="00F34FA5" w:rsidRDefault="00ED3BB7" w:rsidP="00775EDC">
            <w:pPr>
              <w:pStyle w:val="TAL"/>
              <w:spacing w:after="120"/>
              <w:ind w:left="601" w:hanging="273"/>
              <w:rPr>
                <w:rFonts w:cs="Arial"/>
                <w:szCs w:val="18"/>
              </w:rPr>
            </w:pPr>
            <w:r w:rsidRPr="00F34FA5">
              <w:rPr>
                <w:rFonts w:cs="Arial"/>
                <w:szCs w:val="18"/>
              </w:rPr>
              <w:t>NOTIFICATION: Call the callback with the data at the specified intervals providing the data, e.g., in JSON format</w:t>
            </w:r>
          </w:p>
          <w:p w14:paraId="00B22C90" w14:textId="77777777" w:rsidR="00ED3BB7" w:rsidRPr="00F34FA5" w:rsidRDefault="00ED3BB7" w:rsidP="00775EDC">
            <w:pPr>
              <w:pStyle w:val="TAL"/>
              <w:spacing w:after="120"/>
              <w:ind w:left="601" w:hanging="273"/>
              <w:rPr>
                <w:rFonts w:cs="Arial"/>
                <w:szCs w:val="18"/>
              </w:rPr>
            </w:pPr>
            <w:r w:rsidRPr="00F34FA5">
              <w:rPr>
                <w:rFonts w:cs="Arial"/>
                <w:szCs w:val="18"/>
              </w:rPr>
              <w:t>FILE:</w:t>
            </w:r>
            <w:r w:rsidRPr="00F34FA5">
              <w:rPr>
                <w:rFonts w:cs="Arial"/>
                <w:szCs w:val="18"/>
              </w:rPr>
              <w:tab/>
              <w:t>generate a file, e.g., formatted in XML to be collected and call the callback with the filename whenever one is generated.</w:t>
            </w:r>
          </w:p>
          <w:p w14:paraId="4E643E3E" w14:textId="77777777" w:rsidR="00ED3BB7" w:rsidRPr="00A84A55" w:rsidRDefault="00ED3BB7" w:rsidP="00775EDC">
            <w:pPr>
              <w:pStyle w:val="TAL"/>
              <w:spacing w:after="120"/>
              <w:ind w:left="601" w:hanging="273"/>
              <w:rPr>
                <w:rFonts w:cs="Arial"/>
                <w:b/>
                <w:bCs/>
                <w:szCs w:val="18"/>
              </w:rPr>
            </w:pPr>
            <w:r w:rsidRPr="00F34FA5">
              <w:rPr>
                <w:rFonts w:cs="Arial"/>
                <w:szCs w:val="18"/>
              </w:rPr>
              <w:t>STREAM:</w:t>
            </w:r>
            <w:r w:rsidRPr="00F34FA5">
              <w:rPr>
                <w:rFonts w:cs="Arial"/>
                <w:szCs w:val="18"/>
              </w:rPr>
              <w:tab/>
              <w:t>Session will remain open and continue to send the data in a streaming format, e.g., Google Protocol Buffers (GPB), at the specified intervals until the session or subscription is terminated.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6B4B7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DF5580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83EFBC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34CF4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A4FA6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CC4F2FF" w14:textId="6442C530" w:rsidR="00ED3BB7" w:rsidDel="00967DA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rPr>
                <w:del w:id="718" w:author="Author"/>
              </w:rPr>
            </w:pPr>
            <w:del w:id="719" w:author="Author">
              <w:r w:rsidDel="00967DA1">
                <w:delText>nullable:</w:delText>
              </w:r>
              <w:r w:rsidDel="00967DA1">
                <w:tab/>
                <w:delText>False</w:delText>
              </w:r>
            </w:del>
          </w:p>
          <w:p w14:paraId="0AAB13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6012410E" w14:textId="77777777" w:rsidR="00ED3BB7" w:rsidRDefault="00ED3BB7" w:rsidP="00775EDC">
            <w:pPr>
              <w:pStyle w:val="PL"/>
              <w:widowControl w:val="0"/>
              <w:tabs>
                <w:tab w:val="left" w:pos="2584"/>
              </w:tabs>
              <w:ind w:left="2674" w:hanging="2610"/>
            </w:pPr>
            <w:r>
              <w:t xml:space="preserve">  - </w:t>
            </w:r>
            <w:r>
              <w:rPr>
                <w:szCs w:val="18"/>
              </w:rPr>
              <w:t>NOTIFICATION</w:t>
            </w:r>
          </w:p>
          <w:p w14:paraId="37569C5D" w14:textId="77777777" w:rsidR="00ED3BB7" w:rsidRDefault="00ED3BB7" w:rsidP="00775EDC">
            <w:pPr>
              <w:pStyle w:val="PL"/>
              <w:widowControl w:val="0"/>
              <w:tabs>
                <w:tab w:val="left" w:pos="2584"/>
              </w:tabs>
              <w:ind w:left="2674" w:hanging="2610"/>
            </w:pPr>
            <w:r>
              <w:t xml:space="preserve">  - </w:t>
            </w:r>
            <w:r>
              <w:rPr>
                <w:szCs w:val="18"/>
              </w:rPr>
              <w:t>FILE</w:t>
            </w:r>
          </w:p>
          <w:p w14:paraId="10B973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w:t>
            </w:r>
            <w:r>
              <w:rPr>
                <w:szCs w:val="18"/>
              </w:rPr>
              <w:t>STREAM</w:t>
            </w:r>
          </w:p>
          <w:p w14:paraId="358930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520D5B7"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1A53D171"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lang w:eastAsia="ja-JP"/>
              </w:rPr>
              <w:t>remoteFileLocation</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1C96A1F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9D01FE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When the </w:t>
            </w:r>
            <w:proofErr w:type="spellStart"/>
            <w:r w:rsidRPr="00F34FA5">
              <w:rPr>
                <w:rFonts w:ascii="Arial" w:hAnsi="Arial" w:cs="Arial"/>
                <w:sz w:val="18"/>
                <w:szCs w:val="18"/>
              </w:rPr>
              <w:t>reportFormat</w:t>
            </w:r>
            <w:proofErr w:type="spellEnd"/>
            <w:r w:rsidRPr="00F34FA5">
              <w:rPr>
                <w:rFonts w:ascii="Arial" w:hAnsi="Arial" w:cs="Arial"/>
                <w:sz w:val="18"/>
                <w:szCs w:val="18"/>
              </w:rPr>
              <w:t xml:space="preserve"> is FILE this field is populated with the URL to the remote directory where the service is expected to push the requested performance files to a remote files system. If the </w:t>
            </w:r>
            <w:proofErr w:type="spellStart"/>
            <w:r w:rsidRPr="00F34FA5">
              <w:rPr>
                <w:rFonts w:ascii="Arial" w:hAnsi="Arial" w:cs="Arial"/>
                <w:sz w:val="18"/>
                <w:szCs w:val="18"/>
              </w:rPr>
              <w:t>reportFormat</w:t>
            </w:r>
            <w:proofErr w:type="spellEnd"/>
            <w:r w:rsidRPr="00F34FA5">
              <w:rPr>
                <w:rFonts w:ascii="Arial" w:hAnsi="Arial" w:cs="Arial"/>
                <w:sz w:val="18"/>
                <w:szCs w:val="18"/>
              </w:rPr>
              <w:t xml:space="preserve"> is not FILE, the field is empty or not present.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064A9F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50D9931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01B14C5D" w14:textId="77777777" w:rsidR="00967DA1" w:rsidRDefault="00967DA1" w:rsidP="00967DA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20" w:author="Author"/>
              </w:rPr>
            </w:pPr>
            <w:ins w:id="721" w:author="Author">
              <w:r>
                <w:t>x-isAlwaysPresent:</w:t>
              </w:r>
              <w:r>
                <w:tab/>
                <w:t>False</w:t>
              </w:r>
            </w:ins>
          </w:p>
          <w:p w14:paraId="45EDC1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4D2C43F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3638626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2C24C791" w14:textId="7A9478AE" w:rsidR="00ED3BB7" w:rsidDel="00967DA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722" w:author="Author"/>
                <w:kern w:val="2"/>
                <w14:ligatures w14:val="standardContextual"/>
              </w:rPr>
            </w:pPr>
            <w:del w:id="723" w:author="Author">
              <w:r w:rsidDel="00967DA1">
                <w:rPr>
                  <w:kern w:val="2"/>
                  <w14:ligatures w14:val="standardContextual"/>
                </w:rPr>
                <w:delText>nullable:</w:delText>
              </w:r>
              <w:r w:rsidDel="00967DA1">
                <w:rPr>
                  <w:kern w:val="2"/>
                  <w14:ligatures w14:val="standardContextual"/>
                </w:rPr>
                <w:tab/>
                <w:delText>True</w:delText>
              </w:r>
            </w:del>
          </w:p>
          <w:p w14:paraId="1A08C2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Format:</w:t>
            </w:r>
            <w:r>
              <w:rPr>
                <w:kern w:val="2"/>
                <w14:ligatures w14:val="standardContextual"/>
              </w:rPr>
              <w:tab/>
              <w:t>uri</w:t>
            </w:r>
          </w:p>
          <w:p w14:paraId="5D1E0E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303546B4" w14:textId="77777777" w:rsidTr="00775EDC">
        <w:tc>
          <w:tcPr>
            <w:tcW w:w="1885" w:type="dxa"/>
            <w:tcBorders>
              <w:top w:val="single" w:sz="4" w:space="0" w:color="auto"/>
              <w:left w:val="single" w:sz="4" w:space="0" w:color="auto"/>
              <w:bottom w:val="single" w:sz="4" w:space="0" w:color="auto"/>
              <w:right w:val="single" w:sz="4" w:space="0" w:color="auto"/>
            </w:tcBorders>
          </w:tcPr>
          <w:p w14:paraId="37B3CAE9" w14:textId="77777777" w:rsidR="00ED3BB7" w:rsidRPr="00F34FA5" w:rsidRDefault="00ED3BB7" w:rsidP="00775EDC">
            <w:pPr>
              <w:widowControl w:val="0"/>
              <w:spacing w:after="0" w:line="254" w:lineRule="auto"/>
              <w:rPr>
                <w:rFonts w:ascii="Arial" w:hAnsi="Arial" w:cs="Arial"/>
                <w:sz w:val="18"/>
                <w:szCs w:val="18"/>
                <w:lang w:eastAsia="ja-JP"/>
              </w:rPr>
            </w:pPr>
            <w:r w:rsidRPr="00F34FA5">
              <w:rPr>
                <w:rFonts w:ascii="Arial" w:hAnsi="Arial" w:cs="Arial"/>
                <w:sz w:val="18"/>
                <w:szCs w:val="18"/>
                <w:lang w:eastAsia="ja-JP"/>
              </w:rPr>
              <w:t>callback</w:t>
            </w:r>
          </w:p>
        </w:tc>
        <w:tc>
          <w:tcPr>
            <w:tcW w:w="2793" w:type="dxa"/>
            <w:tcBorders>
              <w:top w:val="single" w:sz="4" w:space="0" w:color="auto"/>
              <w:left w:val="single" w:sz="4" w:space="0" w:color="auto"/>
              <w:bottom w:val="single" w:sz="4" w:space="0" w:color="auto"/>
              <w:right w:val="single" w:sz="4" w:space="0" w:color="auto"/>
            </w:tcBorders>
          </w:tcPr>
          <w:p w14:paraId="077C290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13EF05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callback to send responses for modes NOTIFICATION, or the file notification for FILE. The field is not required if mode is STREAM.</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69660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20182E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753A0C3" w14:textId="77777777" w:rsidR="00F833A9" w:rsidRDefault="00F833A9" w:rsidP="00F833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24" w:author="Author"/>
              </w:rPr>
            </w:pPr>
            <w:ins w:id="725" w:author="Author">
              <w:r>
                <w:t>x-isAlwaysPresent:</w:t>
              </w:r>
              <w:r>
                <w:tab/>
                <w:t>False</w:t>
              </w:r>
            </w:ins>
          </w:p>
          <w:p w14:paraId="3F0838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96B88B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D67EF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75AFADB" w14:textId="05BD4300" w:rsidR="00ED3BB7" w:rsidDel="00F833A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26" w:author="Author"/>
              </w:rPr>
            </w:pPr>
            <w:del w:id="727" w:author="Author">
              <w:r w:rsidDel="00F833A9">
                <w:delText>n</w:delText>
              </w:r>
              <w:r w:rsidRPr="00F137AA" w:rsidDel="00F833A9">
                <w:delText>ullable</w:delText>
              </w:r>
              <w:r w:rsidDel="00F833A9">
                <w:delText>:</w:delText>
              </w:r>
              <w:r w:rsidRPr="00F137AA" w:rsidDel="00F833A9">
                <w:tab/>
              </w:r>
              <w:r w:rsidDel="00F833A9">
                <w:delText>True</w:delText>
              </w:r>
            </w:del>
          </w:p>
          <w:p w14:paraId="08566D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p w14:paraId="76BF9E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1A0992D" w14:textId="77777777" w:rsidTr="00775EDC">
        <w:tc>
          <w:tcPr>
            <w:tcW w:w="1885" w:type="dxa"/>
            <w:tcBorders>
              <w:top w:val="single" w:sz="4" w:space="0" w:color="auto"/>
              <w:left w:val="single" w:sz="4" w:space="0" w:color="auto"/>
              <w:bottom w:val="single" w:sz="4" w:space="0" w:color="auto"/>
              <w:right w:val="single" w:sz="4" w:space="0" w:color="auto"/>
            </w:tcBorders>
          </w:tcPr>
          <w:p w14:paraId="06E6347F" w14:textId="0DA58D66" w:rsidR="00ED3BB7" w:rsidRPr="00F34FA5" w:rsidRDefault="00ED3BB7" w:rsidP="00775EDC">
            <w:pPr>
              <w:widowControl w:val="0"/>
              <w:spacing w:after="0" w:line="254" w:lineRule="auto"/>
              <w:rPr>
                <w:rFonts w:ascii="Arial" w:hAnsi="Arial" w:cs="Arial"/>
                <w:sz w:val="18"/>
                <w:szCs w:val="18"/>
                <w:lang w:eastAsia="ja-JP"/>
              </w:rPr>
            </w:pPr>
            <w:del w:id="728" w:author="Author">
              <w:r w:rsidRPr="00F34FA5" w:rsidDel="00E86D03">
                <w:rPr>
                  <w:rFonts w:ascii="Arial" w:hAnsi="Arial" w:cs="Arial"/>
                  <w:sz w:val="18"/>
                  <w:szCs w:val="18"/>
                  <w:lang w:eastAsia="ja-JP"/>
                </w:rPr>
                <w:delText>measurementReportingFrequencies</w:delText>
              </w:r>
            </w:del>
            <w:proofErr w:type="spellStart"/>
            <w:ins w:id="729" w:author="Author">
              <w:r w:rsidR="00E86D03" w:rsidRPr="00F34FA5">
                <w:rPr>
                  <w:rFonts w:ascii="Arial" w:hAnsi="Arial" w:cs="Arial"/>
                  <w:sz w:val="18"/>
                  <w:szCs w:val="18"/>
                  <w:lang w:eastAsia="ja-JP"/>
                </w:rPr>
                <w:t>measurementReportingFrequenc</w:t>
              </w:r>
              <w:r w:rsidR="00E86D03">
                <w:rPr>
                  <w:rFonts w:ascii="Arial" w:hAnsi="Arial" w:cs="Arial"/>
                  <w:sz w:val="18"/>
                  <w:szCs w:val="18"/>
                  <w:lang w:eastAsia="ja-JP"/>
                </w:rPr>
                <w:t>y</w:t>
              </w:r>
            </w:ins>
            <w:proofErr w:type="spellEnd"/>
          </w:p>
        </w:tc>
        <w:tc>
          <w:tcPr>
            <w:tcW w:w="2793" w:type="dxa"/>
            <w:tcBorders>
              <w:top w:val="single" w:sz="4" w:space="0" w:color="auto"/>
              <w:left w:val="single" w:sz="4" w:space="0" w:color="auto"/>
              <w:bottom w:val="single" w:sz="4" w:space="0" w:color="auto"/>
              <w:right w:val="single" w:sz="4" w:space="0" w:color="auto"/>
            </w:tcBorders>
          </w:tcPr>
          <w:p w14:paraId="48789C17" w14:textId="186D7B4D"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del w:id="730" w:author="Author">
              <w:r w:rsidRPr="00F34FA5" w:rsidDel="00C029B3">
                <w:rPr>
                  <w:rFonts w:ascii="Arial" w:hAnsi="Arial" w:cs="Arial"/>
                  <w:sz w:val="18"/>
                  <w:szCs w:val="18"/>
                </w:rPr>
                <w:delText>array</w:delText>
              </w:r>
            </w:del>
            <w:proofErr w:type="spellStart"/>
            <w:ins w:id="731" w:author="Author">
              <w:r w:rsidR="00C029B3">
                <w:rPr>
                  <w:rFonts w:ascii="Arial" w:hAnsi="Arial" w:cs="Arial"/>
                  <w:sz w:val="18"/>
                  <w:szCs w:val="18"/>
                </w:rPr>
                <w:t>PerformanceReportingFrequency</w:t>
              </w:r>
            </w:ins>
            <w:proofErr w:type="spellEnd"/>
          </w:p>
          <w:p w14:paraId="560901C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frequency that specified measurements are to be reported.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296574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C9F48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59F3E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92EBCC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10BE75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0B5F8E6" w14:textId="3DA1E49C" w:rsidR="00ED3BB7" w:rsidDel="00F833A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32" w:author="Author"/>
              </w:rPr>
            </w:pPr>
            <w:del w:id="733" w:author="Author">
              <w:r w:rsidDel="00F833A9">
                <w:delText>n</w:delText>
              </w:r>
              <w:r w:rsidRPr="00F137AA" w:rsidDel="00F833A9">
                <w:delText>ullable</w:delText>
              </w:r>
              <w:r w:rsidDel="00F833A9">
                <w:delText>:</w:delText>
              </w:r>
              <w:r w:rsidRPr="00F137AA" w:rsidDel="00F833A9">
                <w:tab/>
              </w:r>
              <w:r w:rsidDel="00F833A9">
                <w:delText>False</w:delText>
              </w:r>
            </w:del>
          </w:p>
          <w:p w14:paraId="501A6DAA" w14:textId="5F82782D"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34" w:author="Author"/>
              </w:rPr>
            </w:pPr>
            <w:del w:id="735" w:author="Author">
              <w:r w:rsidDel="00C029B3">
                <w:delText>x-isOrdered:</w:delText>
              </w:r>
              <w:r w:rsidDel="00C029B3">
                <w:tab/>
                <w:delText>False</w:delText>
              </w:r>
            </w:del>
          </w:p>
          <w:p w14:paraId="20EDF1FE" w14:textId="36E7C83D"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36" w:author="Author"/>
              </w:rPr>
            </w:pPr>
            <w:del w:id="737" w:author="Author">
              <w:r w:rsidDel="00C029B3">
                <w:delText>minItems:</w:delText>
              </w:r>
              <w:r w:rsidDel="00C029B3">
                <w:tab/>
                <w:delText>1</w:delText>
              </w:r>
            </w:del>
          </w:p>
          <w:p w14:paraId="636971F1" w14:textId="293C95D8"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38" w:author="Author"/>
              </w:rPr>
            </w:pPr>
            <w:del w:id="739" w:author="Author">
              <w:r w:rsidDel="00C029B3">
                <w:delText>uniqueItems:</w:delText>
              </w:r>
              <w:r w:rsidDel="00C029B3">
                <w:tab/>
                <w:delText>True</w:delText>
              </w:r>
            </w:del>
          </w:p>
          <w:p w14:paraId="5F450E21" w14:textId="756B08C0" w:rsidR="00ED3BB7" w:rsidRPr="00F137AA"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40" w:author="Author"/>
              </w:rPr>
            </w:pPr>
            <w:del w:id="741" w:author="Author">
              <w:r w:rsidDel="00C029B3">
                <w:delText>items:</w:delText>
              </w:r>
              <w:r w:rsidDel="00C029B3">
                <w:tab/>
                <w:delText>PerformanceReportingFrequency</w:delText>
              </w:r>
            </w:del>
          </w:p>
          <w:p w14:paraId="773BF12F" w14:textId="77777777" w:rsidR="00ED3BB7" w:rsidRDefault="00ED3BB7" w:rsidP="00C029B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19212BFE" w14:textId="77777777" w:rsidR="00ED3BB7" w:rsidRDefault="00ED3BB7" w:rsidP="00ED3BB7">
      <w:pPr>
        <w:widowControl w:val="0"/>
      </w:pPr>
    </w:p>
    <w:p w14:paraId="28A15E2E" w14:textId="77777777" w:rsidR="00ED3BB7" w:rsidRDefault="00ED3BB7" w:rsidP="00ED3BB7">
      <w:pPr>
        <w:pStyle w:val="Heading6"/>
      </w:pPr>
      <w:r>
        <w:t>4.2.1.4.21.3</w:t>
      </w:r>
      <w:r>
        <w:tab/>
        <w:t>Attribute constraints</w:t>
      </w:r>
    </w:p>
    <w:p w14:paraId="51A6D94F" w14:textId="77777777" w:rsidR="00ED3BB7" w:rsidRPr="00FE7385" w:rsidRDefault="00ED3BB7" w:rsidP="00ED3BB7">
      <w:pPr>
        <w:rPr>
          <w:i/>
        </w:rPr>
      </w:pPr>
      <w:r w:rsidRPr="004667B5">
        <w:t>None</w:t>
      </w:r>
      <w:r w:rsidRPr="00FE7385">
        <w:rPr>
          <w:i/>
        </w:rPr>
        <w:t>.</w:t>
      </w:r>
    </w:p>
    <w:p w14:paraId="08EB9A4C" w14:textId="77777777" w:rsidR="00ED3BB7" w:rsidRDefault="00ED3BB7" w:rsidP="00ED3BB7">
      <w:pPr>
        <w:pStyle w:val="Heading6"/>
      </w:pPr>
      <w:r>
        <w:lastRenderedPageBreak/>
        <w:t>4.2.1.4.21.4</w:t>
      </w:r>
      <w:r>
        <w:tab/>
      </w:r>
      <w:r>
        <w:tab/>
        <w:t>State diagram</w:t>
      </w:r>
    </w:p>
    <w:p w14:paraId="518B0CFB" w14:textId="77777777" w:rsidR="00ED3BB7" w:rsidRPr="00FE7385" w:rsidRDefault="00ED3BB7" w:rsidP="00ED3BB7">
      <w:pPr>
        <w:rPr>
          <w:i/>
        </w:rPr>
      </w:pPr>
      <w:r w:rsidRPr="004667B5">
        <w:t>None</w:t>
      </w:r>
      <w:r w:rsidRPr="00FE7385">
        <w:rPr>
          <w:i/>
        </w:rPr>
        <w:t>.</w:t>
      </w:r>
    </w:p>
    <w:p w14:paraId="5E7DDBF0" w14:textId="77777777" w:rsidR="00ED3BB7" w:rsidRDefault="00ED3BB7" w:rsidP="00ED3BB7">
      <w:pPr>
        <w:pStyle w:val="Heading5"/>
      </w:pPr>
      <w:r>
        <w:t>4.2.1.4.22</w:t>
      </w:r>
      <w:r>
        <w:tab/>
      </w:r>
      <w:proofErr w:type="spellStart"/>
      <w:r>
        <w:t>PerformanceReportingFrequency</w:t>
      </w:r>
      <w:proofErr w:type="spellEnd"/>
      <w:r>
        <w:t xml:space="preserve"> &lt;&lt;datatype&gt;&gt;</w:t>
      </w:r>
    </w:p>
    <w:p w14:paraId="1D6B6F77" w14:textId="77777777" w:rsidR="00ED3BB7" w:rsidRDefault="00ED3BB7" w:rsidP="00ED3BB7">
      <w:pPr>
        <w:pStyle w:val="Heading6"/>
      </w:pPr>
      <w:r>
        <w:t>4.2.1.4.22.1</w:t>
      </w:r>
      <w:r>
        <w:tab/>
        <w:t>Definition</w:t>
      </w:r>
    </w:p>
    <w:p w14:paraId="3D9FE393" w14:textId="77777777" w:rsidR="00ED3BB7" w:rsidRDefault="00ED3BB7" w:rsidP="00ED3BB7">
      <w:r>
        <w:t xml:space="preserve">The </w:t>
      </w:r>
      <w:proofErr w:type="spellStart"/>
      <w:r>
        <w:t>PerformanceReportingFrequency</w:t>
      </w:r>
      <w:proofErr w:type="spellEnd"/>
      <w:r>
        <w:t xml:space="preserve"> represents the frequency that specified measurements are to be reported.</w:t>
      </w:r>
    </w:p>
    <w:p w14:paraId="39EA52D9" w14:textId="77777777" w:rsidR="00ED3BB7" w:rsidRDefault="00ED3BB7" w:rsidP="00ED3BB7">
      <w:r>
        <w:t xml:space="preserve">The information representing the attributes of the </w:t>
      </w:r>
      <w:proofErr w:type="spellStart"/>
      <w:r>
        <w:t>PerformanceReportingFrequency</w:t>
      </w:r>
      <w:proofErr w:type="spellEnd"/>
      <w:r>
        <w:t xml:space="preserve"> follows the provisions indicated in table 4.2.1.4.22.2-1.</w:t>
      </w:r>
    </w:p>
    <w:p w14:paraId="6D791D81" w14:textId="77777777" w:rsidR="00ED3BB7" w:rsidRPr="00EA0DC7" w:rsidRDefault="00ED3BB7" w:rsidP="00ED3BB7">
      <w:pPr>
        <w:pStyle w:val="Heading6"/>
      </w:pPr>
      <w:r>
        <w:t>4.2.1.4.22.2</w:t>
      </w:r>
      <w:r>
        <w:tab/>
        <w:t>Attributes</w:t>
      </w:r>
    </w:p>
    <w:p w14:paraId="5A6DD36D" w14:textId="77777777" w:rsidR="00ED3BB7" w:rsidRPr="00517C78" w:rsidRDefault="00ED3BB7" w:rsidP="00ED3BB7">
      <w:pPr>
        <w:pStyle w:val="TH"/>
      </w:pPr>
      <w:bookmarkStart w:id="742" w:name="_Toc161722135"/>
      <w:bookmarkStart w:id="743" w:name="_Toc193779771"/>
      <w:bookmarkStart w:id="744" w:name="_Toc202768222"/>
      <w:r>
        <w:t>Table 4.2.1.4.22</w:t>
      </w:r>
      <w:r w:rsidRPr="004F4440">
        <w:t>.2</w:t>
      </w:r>
      <w:r>
        <w:t>-</w:t>
      </w:r>
      <w:r w:rsidRPr="004F4440">
        <w:t xml:space="preserve">1 Attributes Properties for </w:t>
      </w:r>
      <w:proofErr w:type="spellStart"/>
      <w:r w:rsidRPr="004F4440">
        <w:t>PerformanceReportingFrequency</w:t>
      </w:r>
      <w:bookmarkEnd w:id="742"/>
      <w:bookmarkEnd w:id="743"/>
      <w:bookmarkEnd w:id="744"/>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61144B61"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4254D649"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4BAD989E"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DC4C707"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rsidDel="00C029B3" w14:paraId="0672159C" w14:textId="2631E243" w:rsidTr="00775EDC">
        <w:trPr>
          <w:del w:id="745" w:author="Author"/>
        </w:trPr>
        <w:tc>
          <w:tcPr>
            <w:tcW w:w="1885" w:type="dxa"/>
            <w:tcBorders>
              <w:top w:val="single" w:sz="4" w:space="0" w:color="auto"/>
              <w:left w:val="single" w:sz="4" w:space="0" w:color="auto"/>
              <w:bottom w:val="single" w:sz="4" w:space="0" w:color="auto"/>
              <w:right w:val="single" w:sz="4" w:space="0" w:color="auto"/>
            </w:tcBorders>
            <w:hideMark/>
          </w:tcPr>
          <w:p w14:paraId="629CC165" w14:textId="65952C8B" w:rsidR="00ED3BB7" w:rsidRPr="00A84A55" w:rsidDel="00C029B3" w:rsidRDefault="00ED3BB7" w:rsidP="00775EDC">
            <w:pPr>
              <w:widowControl w:val="0"/>
              <w:spacing w:after="0" w:line="254" w:lineRule="auto"/>
              <w:rPr>
                <w:del w:id="746" w:author="Author"/>
                <w:rFonts w:ascii="Arial" w:hAnsi="Arial" w:cs="Arial"/>
                <w:sz w:val="18"/>
                <w:szCs w:val="18"/>
              </w:rPr>
            </w:pPr>
            <w:del w:id="747" w:author="Author">
              <w:r w:rsidRPr="00F34FA5" w:rsidDel="00C029B3">
                <w:rPr>
                  <w:rFonts w:ascii="Arial" w:hAnsi="Arial" w:cs="Arial"/>
                  <w:sz w:val="18"/>
                  <w:szCs w:val="18"/>
                  <w:lang w:eastAsia="ja-JP"/>
                </w:rPr>
                <w:delText>subscriptionCriteria</w:delText>
              </w:r>
            </w:del>
          </w:p>
        </w:tc>
        <w:tc>
          <w:tcPr>
            <w:tcW w:w="2793" w:type="dxa"/>
            <w:tcBorders>
              <w:top w:val="single" w:sz="4" w:space="0" w:color="auto"/>
              <w:left w:val="single" w:sz="4" w:space="0" w:color="auto"/>
              <w:bottom w:val="single" w:sz="4" w:space="0" w:color="auto"/>
              <w:right w:val="single" w:sz="4" w:space="0" w:color="auto"/>
            </w:tcBorders>
            <w:hideMark/>
          </w:tcPr>
          <w:p w14:paraId="32B434E1" w14:textId="41E7DD41" w:rsidR="00ED3BB7" w:rsidRPr="00F34FA5" w:rsidDel="00C029B3" w:rsidRDefault="00ED3BB7" w:rsidP="00775EDC">
            <w:pPr>
              <w:widowControl w:val="0"/>
              <w:rPr>
                <w:del w:id="748" w:author="Author"/>
                <w:rFonts w:ascii="Arial" w:hAnsi="Arial" w:cs="Arial"/>
                <w:b/>
                <w:bCs/>
                <w:sz w:val="18"/>
                <w:szCs w:val="18"/>
              </w:rPr>
            </w:pPr>
            <w:del w:id="749" w:author="Author">
              <w:r w:rsidRPr="00F34FA5" w:rsidDel="00C029B3">
                <w:rPr>
                  <w:rFonts w:ascii="Arial" w:hAnsi="Arial" w:cs="Arial"/>
                  <w:b/>
                  <w:bCs/>
                  <w:sz w:val="18"/>
                  <w:szCs w:val="18"/>
                </w:rPr>
                <w:delText>Data Type:</w:delText>
              </w:r>
              <w:r w:rsidRPr="00F34FA5" w:rsidDel="00C029B3">
                <w:rPr>
                  <w:rFonts w:ascii="Arial" w:hAnsi="Arial" w:cs="Arial"/>
                  <w:sz w:val="18"/>
                  <w:szCs w:val="18"/>
                </w:rPr>
                <w:delText xml:space="preserve"> PerformanceSubscriptionCriteria</w:delText>
              </w:r>
            </w:del>
          </w:p>
          <w:p w14:paraId="465D78E0" w14:textId="46585F34" w:rsidR="00ED3BB7" w:rsidRPr="00F34FA5" w:rsidDel="00C029B3" w:rsidRDefault="00ED3BB7" w:rsidP="00775EDC">
            <w:pPr>
              <w:widowControl w:val="0"/>
              <w:rPr>
                <w:del w:id="750" w:author="Author"/>
                <w:rFonts w:ascii="Arial" w:hAnsi="Arial" w:cs="Arial"/>
                <w:sz w:val="18"/>
                <w:szCs w:val="18"/>
              </w:rPr>
            </w:pPr>
            <w:del w:id="751" w:author="Author">
              <w:r w:rsidRPr="00F34FA5" w:rsidDel="00C029B3">
                <w:rPr>
                  <w:rFonts w:ascii="Arial" w:hAnsi="Arial" w:cs="Arial"/>
                  <w:b/>
                  <w:bCs/>
                  <w:sz w:val="18"/>
                  <w:szCs w:val="18"/>
                </w:rPr>
                <w:delText xml:space="preserve">Description: </w:delText>
              </w:r>
              <w:r w:rsidRPr="00F34FA5" w:rsidDel="00C029B3">
                <w:rPr>
                  <w:rFonts w:ascii="Arial" w:hAnsi="Arial" w:cs="Arial"/>
                  <w:sz w:val="18"/>
                  <w:szCs w:val="18"/>
                </w:rPr>
                <w:delText>This is subscription criteria which will apply to this subscription.</w:delText>
              </w:r>
            </w:del>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AF2FAC0" w14:textId="474921CF"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52" w:author="Author"/>
              </w:rPr>
            </w:pPr>
          </w:p>
          <w:p w14:paraId="268A5545" w14:textId="14642057"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53" w:author="Author"/>
              </w:rPr>
            </w:pPr>
            <w:del w:id="754" w:author="Author">
              <w:r w:rsidDel="00C029B3">
                <w:delText>x-support-qualifier:</w:delText>
              </w:r>
              <w:r w:rsidDel="00C029B3">
                <w:tab/>
                <w:delText>M</w:delText>
              </w:r>
            </w:del>
          </w:p>
          <w:p w14:paraId="172E84F1" w14:textId="13478538" w:rsidR="00F833A9" w:rsidDel="00C029B3" w:rsidRDefault="00F833A9" w:rsidP="00F833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55" w:author="Author"/>
                <w:del w:id="756" w:author="Author"/>
              </w:rPr>
            </w:pPr>
            <w:ins w:id="757" w:author="Author">
              <w:del w:id="758" w:author="Author">
                <w:r w:rsidDel="00C029B3">
                  <w:delText>x-isAlwaysPresent:</w:delText>
                </w:r>
                <w:r w:rsidDel="00C029B3">
                  <w:tab/>
                  <w:delText>False</w:delText>
                </w:r>
              </w:del>
            </w:ins>
          </w:p>
          <w:p w14:paraId="23F5F06A" w14:textId="3EFF8D4E"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59" w:author="Author"/>
              </w:rPr>
            </w:pPr>
            <w:del w:id="760" w:author="Author">
              <w:r w:rsidDel="00C029B3">
                <w:delText>x-isInvariant:</w:delText>
              </w:r>
              <w:r w:rsidDel="00C029B3">
                <w:tab/>
                <w:delText>False</w:delText>
              </w:r>
            </w:del>
          </w:p>
          <w:p w14:paraId="2D14DCC3" w14:textId="6CEA9F00"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61" w:author="Author"/>
              </w:rPr>
            </w:pPr>
            <w:del w:id="762" w:author="Author">
              <w:r w:rsidDel="00C029B3">
                <w:delText>x-inventoryNotification:</w:delText>
              </w:r>
              <w:r w:rsidDel="00C029B3">
                <w:tab/>
                <w:delText>False</w:delText>
              </w:r>
            </w:del>
          </w:p>
          <w:p w14:paraId="1465FEE8" w14:textId="358AA020"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63" w:author="Author"/>
              </w:rPr>
            </w:pPr>
            <w:del w:id="764" w:author="Author">
              <w:r w:rsidDel="00C029B3">
                <w:delText>x-stateChangeNotification:</w:delText>
              </w:r>
              <w:r w:rsidDel="00C029B3">
                <w:tab/>
                <w:delText>False</w:delText>
              </w:r>
            </w:del>
          </w:p>
          <w:p w14:paraId="27F0CA7F" w14:textId="6B801BE6" w:rsidR="00ED3BB7" w:rsidDel="00C029B3" w:rsidRDefault="00A27891"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65" w:author="Author"/>
              </w:rPr>
            </w:pPr>
            <w:ins w:id="766" w:author="Author">
              <w:del w:id="767" w:author="Author">
                <w:r w:rsidDel="00C029B3">
                  <w:delText>x-</w:delText>
                </w:r>
              </w:del>
            </w:ins>
            <w:del w:id="768" w:author="Author">
              <w:r w:rsidR="00ED3BB7" w:rsidDel="00C029B3">
                <w:delText>nullable:</w:delText>
              </w:r>
              <w:r w:rsidR="00ED3BB7" w:rsidDel="00C029B3">
                <w:tab/>
                <w:delText>True</w:delText>
              </w:r>
            </w:del>
          </w:p>
          <w:p w14:paraId="5B953729" w14:textId="2CBB3D78" w:rsidR="00ED3BB7" w:rsidDel="00C029B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769" w:author="Author"/>
              </w:rPr>
            </w:pPr>
          </w:p>
        </w:tc>
      </w:tr>
      <w:tr w:rsidR="00ED3BB7" w14:paraId="31B2BF32" w14:textId="77777777" w:rsidTr="00775EDC">
        <w:tc>
          <w:tcPr>
            <w:tcW w:w="1885" w:type="dxa"/>
            <w:tcBorders>
              <w:top w:val="single" w:sz="4" w:space="0" w:color="auto"/>
              <w:left w:val="single" w:sz="4" w:space="0" w:color="auto"/>
              <w:bottom w:val="single" w:sz="4" w:space="0" w:color="auto"/>
              <w:right w:val="single" w:sz="4" w:space="0" w:color="auto"/>
            </w:tcBorders>
          </w:tcPr>
          <w:p w14:paraId="61B3C2DC"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subscriptionMode</w:t>
            </w:r>
            <w:proofErr w:type="spellEnd"/>
          </w:p>
        </w:tc>
        <w:tc>
          <w:tcPr>
            <w:tcW w:w="2793" w:type="dxa"/>
            <w:tcBorders>
              <w:top w:val="single" w:sz="4" w:space="0" w:color="auto"/>
              <w:left w:val="single" w:sz="4" w:space="0" w:color="auto"/>
              <w:bottom w:val="single" w:sz="4" w:space="0" w:color="auto"/>
              <w:right w:val="single" w:sz="4" w:space="0" w:color="auto"/>
            </w:tcBorders>
          </w:tcPr>
          <w:p w14:paraId="48474CCF"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Data Type</w:t>
            </w:r>
            <w:r w:rsidRPr="00F34FA5">
              <w:rPr>
                <w:rFonts w:ascii="Arial" w:hAnsi="Arial" w:cs="Arial"/>
                <w:sz w:val="18"/>
                <w:szCs w:val="18"/>
              </w:rPr>
              <w:t>: string</w:t>
            </w:r>
          </w:p>
          <w:p w14:paraId="725A87B3" w14:textId="77777777" w:rsidR="00ED3BB7" w:rsidRPr="00F34FA5" w:rsidRDefault="00ED3BB7" w:rsidP="00775EDC">
            <w:pPr>
              <w:pStyle w:val="TAL"/>
              <w:rPr>
                <w:rFonts w:cs="Arial"/>
                <w:szCs w:val="18"/>
              </w:rPr>
            </w:pPr>
            <w:r w:rsidRPr="00F34FA5">
              <w:rPr>
                <w:rFonts w:cs="Arial"/>
                <w:b/>
                <w:bCs/>
                <w:szCs w:val="18"/>
              </w:rPr>
              <w:t>Description</w:t>
            </w:r>
            <w:r w:rsidRPr="00F34FA5">
              <w:rPr>
                <w:rFonts w:cs="Arial"/>
                <w:szCs w:val="18"/>
              </w:rPr>
              <w:t>: An enumerated set of values which will identify the mode in which data is reported. The valid values are as follows:</w:t>
            </w:r>
          </w:p>
          <w:p w14:paraId="1614CA74" w14:textId="77777777" w:rsidR="00ED3BB7" w:rsidRPr="00F34FA5" w:rsidRDefault="00ED3BB7" w:rsidP="00775EDC">
            <w:pPr>
              <w:pStyle w:val="TAL"/>
              <w:spacing w:after="120"/>
              <w:ind w:left="781" w:hanging="453"/>
              <w:rPr>
                <w:rFonts w:cs="Arial"/>
                <w:szCs w:val="18"/>
              </w:rPr>
            </w:pPr>
            <w:r w:rsidRPr="00F34FA5">
              <w:rPr>
                <w:rFonts w:cs="Arial"/>
                <w:szCs w:val="18"/>
              </w:rPr>
              <w:t>TARGET_DEFINED:</w:t>
            </w:r>
            <w:r w:rsidRPr="00F34FA5">
              <w:rPr>
                <w:rFonts w:cs="Arial"/>
                <w:szCs w:val="18"/>
              </w:rPr>
              <w:tab/>
              <w:t>Producer of the PM data decides if ON_CHANGE or SAMPLE is more optimal.</w:t>
            </w:r>
          </w:p>
          <w:p w14:paraId="36A77153" w14:textId="77777777" w:rsidR="00ED3BB7" w:rsidRPr="00F34FA5" w:rsidRDefault="00ED3BB7" w:rsidP="00775EDC">
            <w:pPr>
              <w:pStyle w:val="TAL"/>
              <w:spacing w:after="120"/>
              <w:ind w:left="781" w:hanging="453"/>
              <w:rPr>
                <w:rFonts w:cs="Arial"/>
                <w:szCs w:val="18"/>
              </w:rPr>
            </w:pPr>
            <w:r w:rsidRPr="00F34FA5">
              <w:rPr>
                <w:rFonts w:cs="Arial"/>
                <w:szCs w:val="18"/>
              </w:rPr>
              <w:t>ON_CHANGE</w:t>
            </w:r>
            <w:proofErr w:type="gramStart"/>
            <w:r w:rsidRPr="00F34FA5">
              <w:rPr>
                <w:rFonts w:cs="Arial"/>
                <w:szCs w:val="18"/>
              </w:rPr>
              <w:t xml:space="preserve">: </w:t>
            </w:r>
            <w:r w:rsidRPr="00F34FA5">
              <w:rPr>
                <w:rFonts w:cs="Arial"/>
                <w:szCs w:val="18"/>
              </w:rPr>
              <w:tab/>
              <w:t>Value</w:t>
            </w:r>
            <w:proofErr w:type="gramEnd"/>
            <w:r w:rsidRPr="00F34FA5">
              <w:rPr>
                <w:rFonts w:cs="Arial"/>
                <w:szCs w:val="18"/>
              </w:rPr>
              <w:t xml:space="preserve"> is reported as soon as the PM Job collects it.</w:t>
            </w:r>
          </w:p>
          <w:p w14:paraId="50B344EF" w14:textId="77777777" w:rsidR="00ED3BB7" w:rsidRPr="00F34FA5" w:rsidRDefault="00ED3BB7" w:rsidP="00775EDC">
            <w:pPr>
              <w:pStyle w:val="TAL"/>
              <w:spacing w:after="120"/>
              <w:ind w:left="781" w:hanging="453"/>
              <w:rPr>
                <w:rFonts w:cs="Arial"/>
                <w:szCs w:val="18"/>
              </w:rPr>
            </w:pPr>
            <w:r w:rsidRPr="00F34FA5">
              <w:rPr>
                <w:rFonts w:cs="Arial"/>
                <w:szCs w:val="18"/>
              </w:rPr>
              <w:t>SAMPLE:</w:t>
            </w:r>
            <w:r w:rsidRPr="00F34FA5">
              <w:rPr>
                <w:rFonts w:cs="Arial"/>
                <w:szCs w:val="18"/>
              </w:rPr>
              <w:tab/>
              <w:t xml:space="preserve">Value is reported at the </w:t>
            </w:r>
            <w:proofErr w:type="spellStart"/>
            <w:proofErr w:type="gramStart"/>
            <w:r w:rsidRPr="00F34FA5">
              <w:rPr>
                <w:rFonts w:cs="Arial"/>
                <w:szCs w:val="18"/>
              </w:rPr>
              <w:t>reportInterval</w:t>
            </w:r>
            <w:proofErr w:type="spellEnd"/>
            <w:proofErr w:type="gramEnd"/>
            <w:r w:rsidRPr="00F34FA5">
              <w:rPr>
                <w:rFonts w:cs="Arial"/>
                <w:szCs w:val="18"/>
              </w:rPr>
              <w:t xml:space="preserve"> period.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8685F1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715B0A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626DD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C13C6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DA509B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F7201D3" w14:textId="53798C52" w:rsidR="00ED3BB7" w:rsidDel="00A2789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70" w:author="Author"/>
              </w:rPr>
            </w:pPr>
            <w:del w:id="771" w:author="Author">
              <w:r w:rsidDel="00A27891">
                <w:delText>nullable:</w:delText>
              </w:r>
              <w:r w:rsidDel="00A27891">
                <w:tab/>
                <w:delText>False</w:delText>
              </w:r>
            </w:del>
          </w:p>
          <w:p w14:paraId="53BCE7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111474F8" w14:textId="77777777" w:rsidR="00ED3BB7" w:rsidRDefault="00ED3BB7" w:rsidP="00775EDC">
            <w:pPr>
              <w:pStyle w:val="PL"/>
              <w:widowControl w:val="0"/>
              <w:tabs>
                <w:tab w:val="left" w:pos="2584"/>
              </w:tabs>
              <w:ind w:left="2674" w:hanging="2610"/>
            </w:pPr>
            <w:r>
              <w:t xml:space="preserve">  - TARGET_DEFINED</w:t>
            </w:r>
          </w:p>
          <w:p w14:paraId="58D7FFFF" w14:textId="77777777" w:rsidR="00ED3BB7" w:rsidRDefault="00ED3BB7" w:rsidP="00775EDC">
            <w:pPr>
              <w:pStyle w:val="PL"/>
              <w:widowControl w:val="0"/>
              <w:tabs>
                <w:tab w:val="left" w:pos="2584"/>
              </w:tabs>
              <w:ind w:left="2674" w:hanging="2610"/>
            </w:pPr>
            <w:r>
              <w:t xml:space="preserve">  - ON_CHANGE</w:t>
            </w:r>
          </w:p>
          <w:p w14:paraId="7184B26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 xml:space="preserve">  - SAMPLE</w:t>
            </w:r>
          </w:p>
          <w:p w14:paraId="0ABDE2C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31FF2ED" w14:textId="77777777" w:rsidTr="00775EDC">
        <w:tc>
          <w:tcPr>
            <w:tcW w:w="1885" w:type="dxa"/>
            <w:tcBorders>
              <w:top w:val="single" w:sz="4" w:space="0" w:color="auto"/>
              <w:left w:val="single" w:sz="4" w:space="0" w:color="auto"/>
              <w:bottom w:val="single" w:sz="4" w:space="0" w:color="auto"/>
              <w:right w:val="single" w:sz="4" w:space="0" w:color="auto"/>
            </w:tcBorders>
          </w:tcPr>
          <w:p w14:paraId="315DAA25"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reportInterval</w:t>
            </w:r>
            <w:proofErr w:type="spellEnd"/>
          </w:p>
        </w:tc>
        <w:tc>
          <w:tcPr>
            <w:tcW w:w="2793" w:type="dxa"/>
            <w:tcBorders>
              <w:top w:val="single" w:sz="4" w:space="0" w:color="auto"/>
              <w:left w:val="single" w:sz="4" w:space="0" w:color="auto"/>
              <w:bottom w:val="single" w:sz="4" w:space="0" w:color="auto"/>
              <w:right w:val="single" w:sz="4" w:space="0" w:color="auto"/>
            </w:tcBorders>
          </w:tcPr>
          <w:p w14:paraId="7155242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integer</w:t>
            </w:r>
          </w:p>
          <w:p w14:paraId="6A580C4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is the reporting interval for the </w:t>
            </w:r>
            <w:proofErr w:type="gramStart"/>
            <w:r w:rsidRPr="00F34FA5">
              <w:rPr>
                <w:rFonts w:ascii="Arial" w:hAnsi="Arial" w:cs="Arial"/>
                <w:sz w:val="18"/>
                <w:szCs w:val="18"/>
              </w:rPr>
              <w:t>data,</w:t>
            </w:r>
            <w:proofErr w:type="gramEnd"/>
            <w:r w:rsidRPr="00F34FA5">
              <w:rPr>
                <w:rFonts w:ascii="Arial" w:hAnsi="Arial" w:cs="Arial"/>
                <w:sz w:val="18"/>
                <w:szCs w:val="18"/>
              </w:rPr>
              <w:t xml:space="preserve"> it is an unsigned integer representing the number of milliseconds between reports. If the </w:t>
            </w:r>
            <w:proofErr w:type="spellStart"/>
            <w:r w:rsidRPr="00F34FA5">
              <w:rPr>
                <w:rFonts w:ascii="Arial" w:hAnsi="Arial" w:cs="Arial"/>
                <w:sz w:val="18"/>
                <w:szCs w:val="18"/>
              </w:rPr>
              <w:t>reportInterval</w:t>
            </w:r>
            <w:proofErr w:type="spellEnd"/>
            <w:r w:rsidRPr="00F34FA5">
              <w:rPr>
                <w:rFonts w:ascii="Arial" w:hAnsi="Arial" w:cs="Arial"/>
                <w:sz w:val="18"/>
                <w:szCs w:val="18"/>
              </w:rPr>
              <w:t xml:space="preserve"> is lower than the service can provide the subscription shall return an error indicating such. If the value is set to zero (0) then the service will use its lowest supported value for the </w:t>
            </w:r>
            <w:proofErr w:type="spellStart"/>
            <w:r w:rsidRPr="00F34FA5">
              <w:rPr>
                <w:rFonts w:ascii="Arial" w:hAnsi="Arial" w:cs="Arial"/>
                <w:sz w:val="18"/>
                <w:szCs w:val="18"/>
              </w:rPr>
              <w:t>reportInterval</w:t>
            </w:r>
            <w:proofErr w:type="spellEnd"/>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EDB2C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95A17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x-support-qualifier:</w:t>
            </w:r>
            <w:r>
              <w:tab/>
              <w:t>M</w:t>
            </w:r>
          </w:p>
          <w:p w14:paraId="0905FE73" w14:textId="77777777" w:rsidR="00A27891" w:rsidRDefault="00A27891" w:rsidP="00A2789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72" w:author="Author"/>
              </w:rPr>
            </w:pPr>
            <w:ins w:id="773" w:author="Author">
              <w:r>
                <w:t>x-isAlwaysPresent:</w:t>
              </w:r>
              <w:r>
                <w:tab/>
                <w:t>False</w:t>
              </w:r>
            </w:ins>
          </w:p>
          <w:p w14:paraId="204402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x-isInvariant:</w:t>
            </w:r>
            <w:r>
              <w:tab/>
              <w:t>False</w:t>
            </w:r>
          </w:p>
          <w:p w14:paraId="6C3338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x-inventoryNotification:</w:t>
            </w:r>
            <w:r w:rsidRPr="00F137AA">
              <w:tab/>
            </w:r>
            <w:r>
              <w:t>False</w:t>
            </w:r>
          </w:p>
          <w:p w14:paraId="040ED7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w:t>
            </w:r>
            <w:r w:rsidRPr="00F137AA">
              <w:t>stateChangeNotification</w:t>
            </w:r>
            <w:r>
              <w:t>:</w:t>
            </w:r>
            <w:r w:rsidRPr="00F137AA">
              <w:tab/>
            </w:r>
            <w:r>
              <w:t>False</w:t>
            </w:r>
          </w:p>
          <w:p w14:paraId="48793F9E" w14:textId="2651C4AA" w:rsidR="00ED3BB7" w:rsidRDefault="00A27891"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ins w:id="774" w:author="Author">
              <w:r>
                <w:t>x-</w:t>
              </w:r>
              <w:del w:id="775" w:author="Author">
                <w:r w:rsidR="00BF6779" w:rsidDel="00203AB9">
                  <w:delText>ws</w:delText>
                </w:r>
              </w:del>
            </w:ins>
            <w:r w:rsidR="00ED3BB7">
              <w:t>n</w:t>
            </w:r>
            <w:r w:rsidR="00ED3BB7" w:rsidRPr="00F137AA">
              <w:t>ullable</w:t>
            </w:r>
            <w:r w:rsidR="00ED3BB7">
              <w:t>:</w:t>
            </w:r>
            <w:r w:rsidR="00ED3BB7" w:rsidRPr="00F137AA">
              <w:tab/>
            </w:r>
            <w:r w:rsidR="00ED3BB7">
              <w:t>True</w:t>
            </w:r>
          </w:p>
          <w:p w14:paraId="6E8A651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minimum:</w:t>
            </w:r>
            <w:r>
              <w:tab/>
              <w:t>0</w:t>
            </w:r>
          </w:p>
          <w:p w14:paraId="4E5420C1" w14:textId="1229EF2C"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default:</w:t>
            </w:r>
            <w:r>
              <w:tab/>
            </w:r>
            <w:ins w:id="776" w:author="Author">
              <w:r w:rsidR="002D2F7F">
                <w:t>30</w:t>
              </w:r>
            </w:ins>
            <w:r>
              <w:t>0</w:t>
            </w:r>
          </w:p>
          <w:p w14:paraId="0C797564" w14:textId="0A9BFD7B"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x-units:</w:t>
            </w:r>
            <w:r>
              <w:tab/>
            </w:r>
            <w:del w:id="777" w:author="Author">
              <w:r w:rsidDel="00770224">
                <w:delText>milli</w:delText>
              </w:r>
            </w:del>
            <w:r>
              <w:t>seconds</w:t>
            </w:r>
          </w:p>
          <w:p w14:paraId="2A9938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7EF7BAB" w14:textId="77777777" w:rsidTr="00775EDC">
        <w:tc>
          <w:tcPr>
            <w:tcW w:w="1885" w:type="dxa"/>
            <w:tcBorders>
              <w:top w:val="single" w:sz="4" w:space="0" w:color="auto"/>
              <w:left w:val="single" w:sz="4" w:space="0" w:color="auto"/>
              <w:bottom w:val="single" w:sz="4" w:space="0" w:color="auto"/>
              <w:right w:val="single" w:sz="4" w:space="0" w:color="auto"/>
            </w:tcBorders>
          </w:tcPr>
          <w:p w14:paraId="0BB76324"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supressRedundant</w:t>
            </w:r>
            <w:proofErr w:type="spellEnd"/>
          </w:p>
        </w:tc>
        <w:tc>
          <w:tcPr>
            <w:tcW w:w="2793" w:type="dxa"/>
            <w:tcBorders>
              <w:top w:val="single" w:sz="4" w:space="0" w:color="auto"/>
              <w:left w:val="single" w:sz="4" w:space="0" w:color="auto"/>
              <w:bottom w:val="single" w:sz="4" w:space="0" w:color="auto"/>
              <w:right w:val="single" w:sz="4" w:space="0" w:color="auto"/>
            </w:tcBorders>
          </w:tcPr>
          <w:p w14:paraId="156304E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boolean</w:t>
            </w:r>
            <w:proofErr w:type="spellEnd"/>
          </w:p>
          <w:p w14:paraId="12C05EA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This flag identifying if SAMPLE values that have not changed shall (False) or shall Not (True) be transmitted.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8FADCE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AF8FC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13D167A" w14:textId="77777777" w:rsidR="00CC53FE" w:rsidRDefault="00CC53FE" w:rsidP="00CC53F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78" w:author="Author"/>
              </w:rPr>
            </w:pPr>
            <w:ins w:id="779" w:author="Author">
              <w:r>
                <w:t>x-isAlwaysPresent:</w:t>
              </w:r>
              <w:r>
                <w:tab/>
                <w:t>False</w:t>
              </w:r>
            </w:ins>
          </w:p>
          <w:p w14:paraId="4CFEAD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14E46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2F32A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5C3FB62" w14:textId="05092E47" w:rsidR="00ED3BB7" w:rsidDel="00CC53F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780" w:author="Author"/>
              </w:rPr>
            </w:pPr>
            <w:del w:id="781" w:author="Author">
              <w:r w:rsidDel="00CC53FE">
                <w:delText>nullable:</w:delText>
              </w:r>
              <w:r w:rsidDel="00CC53FE">
                <w:tab/>
                <w:delText>True</w:delText>
              </w:r>
            </w:del>
          </w:p>
          <w:p w14:paraId="1A8F94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default:</w:t>
            </w:r>
            <w:r>
              <w:tab/>
              <w:t>False</w:t>
            </w:r>
          </w:p>
          <w:p w14:paraId="11345752"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00697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7CD9244E" w14:textId="77777777" w:rsidTr="00775EDC">
        <w:tc>
          <w:tcPr>
            <w:tcW w:w="1885" w:type="dxa"/>
            <w:tcBorders>
              <w:top w:val="single" w:sz="4" w:space="0" w:color="auto"/>
              <w:left w:val="single" w:sz="4" w:space="0" w:color="auto"/>
              <w:bottom w:val="single" w:sz="4" w:space="0" w:color="auto"/>
              <w:right w:val="single" w:sz="4" w:space="0" w:color="auto"/>
            </w:tcBorders>
          </w:tcPr>
          <w:p w14:paraId="79682B5B"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heartbeatInterval</w:t>
            </w:r>
            <w:proofErr w:type="spellEnd"/>
          </w:p>
        </w:tc>
        <w:tc>
          <w:tcPr>
            <w:tcW w:w="2793" w:type="dxa"/>
            <w:tcBorders>
              <w:top w:val="single" w:sz="4" w:space="0" w:color="auto"/>
              <w:left w:val="single" w:sz="4" w:space="0" w:color="auto"/>
              <w:bottom w:val="single" w:sz="4" w:space="0" w:color="auto"/>
              <w:right w:val="single" w:sz="4" w:space="0" w:color="auto"/>
            </w:tcBorders>
          </w:tcPr>
          <w:p w14:paraId="2C5432E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integer</w:t>
            </w:r>
          </w:p>
          <w:p w14:paraId="353190A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When the </w:t>
            </w:r>
            <w:proofErr w:type="spellStart"/>
            <w:r w:rsidRPr="00F34FA5">
              <w:rPr>
                <w:rFonts w:ascii="Arial" w:hAnsi="Arial" w:cs="Arial"/>
                <w:sz w:val="18"/>
                <w:szCs w:val="18"/>
              </w:rPr>
              <w:t>suppressRedundant</w:t>
            </w:r>
            <w:proofErr w:type="spellEnd"/>
            <w:r w:rsidRPr="00F34FA5">
              <w:rPr>
                <w:rFonts w:ascii="Arial" w:hAnsi="Arial" w:cs="Arial"/>
                <w:sz w:val="18"/>
                <w:szCs w:val="18"/>
              </w:rPr>
              <w:t xml:space="preserve"> is set to (True), if </w:t>
            </w:r>
            <w:proofErr w:type="spellStart"/>
            <w:r w:rsidRPr="00F34FA5">
              <w:rPr>
                <w:rFonts w:ascii="Arial" w:hAnsi="Arial" w:cs="Arial"/>
                <w:sz w:val="18"/>
                <w:szCs w:val="18"/>
              </w:rPr>
              <w:t>heartbeatInterval</w:t>
            </w:r>
            <w:proofErr w:type="spellEnd"/>
            <w:r w:rsidRPr="00F34FA5">
              <w:rPr>
                <w:rFonts w:ascii="Arial" w:hAnsi="Arial" w:cs="Arial"/>
                <w:sz w:val="18"/>
                <w:szCs w:val="18"/>
              </w:rPr>
              <w:t xml:space="preserve"> is a </w:t>
            </w:r>
            <w:r w:rsidRPr="00F34FA5">
              <w:rPr>
                <w:rFonts w:ascii="Arial" w:hAnsi="Arial" w:cs="Arial"/>
                <w:sz w:val="18"/>
                <w:szCs w:val="18"/>
              </w:rPr>
              <w:lastRenderedPageBreak/>
              <w:t xml:space="preserve">non-zero value then a duplicate value will be sent at least once per </w:t>
            </w:r>
            <w:proofErr w:type="spellStart"/>
            <w:r w:rsidRPr="00F34FA5">
              <w:rPr>
                <w:rFonts w:ascii="Arial" w:hAnsi="Arial" w:cs="Arial"/>
                <w:sz w:val="18"/>
                <w:szCs w:val="18"/>
              </w:rPr>
              <w:t>heatbeatInterval</w:t>
            </w:r>
            <w:proofErr w:type="spellEnd"/>
            <w:r w:rsidRPr="00F34FA5">
              <w:rPr>
                <w:rFonts w:ascii="Arial" w:hAnsi="Arial" w:cs="Arial"/>
                <w:sz w:val="18"/>
                <w:szCs w:val="18"/>
              </w:rPr>
              <w:t xml:space="preserve">. The value shall be zero (0) or a value greater than or equal to the </w:t>
            </w:r>
            <w:proofErr w:type="spellStart"/>
            <w:r w:rsidRPr="00F34FA5">
              <w:rPr>
                <w:rFonts w:ascii="Arial" w:hAnsi="Arial" w:cs="Arial"/>
                <w:sz w:val="18"/>
                <w:szCs w:val="18"/>
              </w:rPr>
              <w:t>reportInterval</w:t>
            </w:r>
            <w:proofErr w:type="spellEnd"/>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987FEA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14079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x-support-qualifier:</w:t>
            </w:r>
            <w:r>
              <w:tab/>
              <w:t>M</w:t>
            </w:r>
          </w:p>
          <w:p w14:paraId="2625F488" w14:textId="77777777" w:rsidR="00CC53FE" w:rsidRDefault="00CC53FE" w:rsidP="00CC53F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82" w:author="Author"/>
              </w:rPr>
            </w:pPr>
            <w:ins w:id="783" w:author="Author">
              <w:r>
                <w:t>x-isAlwaysPresent:</w:t>
              </w:r>
              <w:r>
                <w:tab/>
                <w:t>False</w:t>
              </w:r>
            </w:ins>
          </w:p>
          <w:p w14:paraId="2173862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x-isInvariant:</w:t>
            </w:r>
            <w:r>
              <w:tab/>
              <w:t>False</w:t>
            </w:r>
          </w:p>
          <w:p w14:paraId="67EE9B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x-inventoryNotification:</w:t>
            </w:r>
            <w:r w:rsidRPr="00F137AA">
              <w:tab/>
            </w:r>
            <w:r>
              <w:t>False</w:t>
            </w:r>
          </w:p>
          <w:p w14:paraId="47E1A27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w:t>
            </w:r>
            <w:r w:rsidRPr="00F137AA">
              <w:t>stateChangeNotification</w:t>
            </w:r>
            <w:r>
              <w:t>:</w:t>
            </w:r>
            <w:r w:rsidRPr="00F137AA">
              <w:tab/>
            </w:r>
            <w:r>
              <w:t>False</w:t>
            </w:r>
          </w:p>
          <w:p w14:paraId="36218D16" w14:textId="08C8EC6C" w:rsidR="00ED3BB7" w:rsidDel="00CC53F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rPr>
                <w:del w:id="784" w:author="Author"/>
              </w:rPr>
            </w:pPr>
            <w:del w:id="785" w:author="Author">
              <w:r w:rsidDel="00CC53FE">
                <w:lastRenderedPageBreak/>
                <w:delText>n</w:delText>
              </w:r>
              <w:r w:rsidRPr="00F137AA" w:rsidDel="00CC53FE">
                <w:delText>ullable</w:delText>
              </w:r>
              <w:r w:rsidDel="00CC53FE">
                <w:delText>:</w:delText>
              </w:r>
              <w:r w:rsidRPr="00F137AA" w:rsidDel="00CC53FE">
                <w:tab/>
              </w:r>
              <w:r w:rsidDel="00CC53FE">
                <w:delText>True</w:delText>
              </w:r>
            </w:del>
          </w:p>
          <w:p w14:paraId="402E5C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minimum:</w:t>
            </w:r>
            <w:r>
              <w:tab/>
              <w:t>0</w:t>
            </w:r>
          </w:p>
          <w:p w14:paraId="4D9167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default:</w:t>
            </w:r>
            <w:r>
              <w:tab/>
              <w:t>0</w:t>
            </w:r>
          </w:p>
          <w:p w14:paraId="5E445F0C" w14:textId="7BC4D8B2"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581" w:hanging="2517"/>
            </w:pPr>
            <w:r>
              <w:t>x-units:</w:t>
            </w:r>
            <w:r>
              <w:tab/>
            </w:r>
            <w:del w:id="786" w:author="Author">
              <w:r w:rsidDel="008D5084">
                <w:delText>milli</w:delText>
              </w:r>
            </w:del>
            <w:r>
              <w:t>seconds</w:t>
            </w:r>
          </w:p>
          <w:p w14:paraId="7FFF36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3152C3A4" w14:textId="77777777" w:rsidR="00ED3BB7" w:rsidRDefault="00ED3BB7" w:rsidP="00ED3BB7">
      <w:pPr>
        <w:widowControl w:val="0"/>
      </w:pPr>
    </w:p>
    <w:p w14:paraId="4F28356E" w14:textId="77777777" w:rsidR="00ED3BB7" w:rsidRDefault="00ED3BB7" w:rsidP="00ED3BB7">
      <w:pPr>
        <w:pStyle w:val="Heading6"/>
      </w:pPr>
      <w:r>
        <w:t>4.2.1.4.22.3</w:t>
      </w:r>
      <w:r>
        <w:tab/>
        <w:t>Attribute constraints</w:t>
      </w:r>
    </w:p>
    <w:p w14:paraId="5496A868" w14:textId="77777777" w:rsidR="00ED3BB7" w:rsidRPr="00FE7385" w:rsidRDefault="00ED3BB7" w:rsidP="00ED3BB7">
      <w:pPr>
        <w:rPr>
          <w:i/>
        </w:rPr>
      </w:pPr>
      <w:r w:rsidRPr="004667B5">
        <w:t>None</w:t>
      </w:r>
      <w:r w:rsidRPr="00FE7385">
        <w:rPr>
          <w:i/>
        </w:rPr>
        <w:t>.</w:t>
      </w:r>
    </w:p>
    <w:p w14:paraId="32C789C1" w14:textId="77777777" w:rsidR="00ED3BB7" w:rsidRDefault="00ED3BB7" w:rsidP="00ED3BB7">
      <w:pPr>
        <w:pStyle w:val="Heading6"/>
      </w:pPr>
      <w:r>
        <w:t>4.2.1.4.22.4</w:t>
      </w:r>
      <w:r>
        <w:tab/>
      </w:r>
      <w:r>
        <w:tab/>
        <w:t>State diagram</w:t>
      </w:r>
    </w:p>
    <w:p w14:paraId="2BFC8123" w14:textId="77777777" w:rsidR="00ED3BB7" w:rsidRPr="00FE7385" w:rsidRDefault="00ED3BB7" w:rsidP="00ED3BB7">
      <w:pPr>
        <w:rPr>
          <w:i/>
        </w:rPr>
      </w:pPr>
      <w:r w:rsidRPr="004667B5">
        <w:t>None</w:t>
      </w:r>
      <w:r w:rsidRPr="00FE7385">
        <w:rPr>
          <w:i/>
        </w:rPr>
        <w:t>.</w:t>
      </w:r>
    </w:p>
    <w:p w14:paraId="10F2F542" w14:textId="77777777" w:rsidR="00ED3BB7" w:rsidRDefault="00ED3BB7" w:rsidP="00ED3BB7">
      <w:pPr>
        <w:pStyle w:val="Heading5"/>
      </w:pPr>
      <w:r>
        <w:t>4.2.1.4.23</w:t>
      </w:r>
      <w:r>
        <w:tab/>
      </w:r>
      <w:proofErr w:type="spellStart"/>
      <w:r>
        <w:t>PerformanceSubscriptionCriteria</w:t>
      </w:r>
      <w:proofErr w:type="spellEnd"/>
      <w:r>
        <w:t xml:space="preserve"> &lt;&lt;datatype&gt;&gt;</w:t>
      </w:r>
    </w:p>
    <w:p w14:paraId="53B79AC6" w14:textId="77777777" w:rsidR="00ED3BB7" w:rsidRDefault="00ED3BB7" w:rsidP="00ED3BB7">
      <w:pPr>
        <w:pStyle w:val="Heading6"/>
      </w:pPr>
      <w:r>
        <w:t>4.2.1.4.23.1</w:t>
      </w:r>
      <w:r>
        <w:tab/>
        <w:t>Definition</w:t>
      </w:r>
    </w:p>
    <w:p w14:paraId="45B987CE" w14:textId="77777777" w:rsidR="00ED3BB7" w:rsidRDefault="00ED3BB7" w:rsidP="00ED3BB7">
      <w:r>
        <w:t xml:space="preserve">The </w:t>
      </w:r>
      <w:proofErr w:type="spellStart"/>
      <w:r>
        <w:t>PerformanceSubscriptionCriteria</w:t>
      </w:r>
      <w:proofErr w:type="spellEnd"/>
      <w:r>
        <w:t xml:space="preserve"> represents the information required to establish which measurements for which resource shall be included in a </w:t>
      </w:r>
      <w:proofErr w:type="spellStart"/>
      <w:r>
        <w:t>PerformanceMeasurementReport</w:t>
      </w:r>
      <w:proofErr w:type="spellEnd"/>
      <w:r>
        <w:rPr>
          <w:szCs w:val="18"/>
        </w:rPr>
        <w:t>.</w:t>
      </w:r>
    </w:p>
    <w:p w14:paraId="799BB68F" w14:textId="77777777" w:rsidR="00ED3BB7" w:rsidRDefault="00ED3BB7" w:rsidP="00ED3BB7">
      <w:r>
        <w:t xml:space="preserve">The information representing the attributes of the </w:t>
      </w:r>
      <w:proofErr w:type="spellStart"/>
      <w:r>
        <w:t>PerformanceSubscriptionCriteria</w:t>
      </w:r>
      <w:proofErr w:type="spellEnd"/>
      <w:r>
        <w:t xml:space="preserve"> follows the provisions indicated in table 4.2.1.4.23.2-1.</w:t>
      </w:r>
    </w:p>
    <w:p w14:paraId="65B78C26" w14:textId="77777777" w:rsidR="00ED3BB7" w:rsidRPr="00EA0DC7" w:rsidRDefault="00ED3BB7" w:rsidP="00ED3BB7">
      <w:pPr>
        <w:pStyle w:val="Heading6"/>
      </w:pPr>
      <w:r>
        <w:t>4.2.1.4.23.2</w:t>
      </w:r>
      <w:r>
        <w:tab/>
        <w:t>Attributes</w:t>
      </w:r>
    </w:p>
    <w:p w14:paraId="4D8885EA" w14:textId="77777777" w:rsidR="00ED3BB7" w:rsidRPr="00517C78" w:rsidRDefault="00ED3BB7" w:rsidP="00ED3BB7">
      <w:pPr>
        <w:pStyle w:val="TH"/>
      </w:pPr>
      <w:bookmarkStart w:id="787" w:name="_Toc161722136"/>
      <w:bookmarkStart w:id="788" w:name="_Toc193779772"/>
      <w:bookmarkStart w:id="789" w:name="_Toc202768223"/>
      <w:r>
        <w:t>Table 4.2.1.4.23</w:t>
      </w:r>
      <w:r w:rsidRPr="00525C21">
        <w:t>.2</w:t>
      </w:r>
      <w:r>
        <w:t>-</w:t>
      </w:r>
      <w:r w:rsidRPr="00525C21">
        <w:t xml:space="preserve">1 Attributes Properties for </w:t>
      </w:r>
      <w:proofErr w:type="spellStart"/>
      <w:r w:rsidRPr="00525C21">
        <w:t>PerformanceSubscriptionCriteria</w:t>
      </w:r>
      <w:bookmarkEnd w:id="787"/>
      <w:bookmarkEnd w:id="788"/>
      <w:bookmarkEnd w:id="789"/>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0358307C"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0986425F"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7EACDA40"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483DBBBE"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08C45A4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948AAF5"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jobCriteria</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3D375C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81AB5C1" w14:textId="77777777" w:rsidR="00ED3BB7" w:rsidRDefault="00ED3BB7" w:rsidP="00775EDC">
            <w:pPr>
              <w:widowControl w:val="0"/>
              <w:rPr>
                <w:ins w:id="790" w:author="Author"/>
                <w:rFonts w:ascii="Arial" w:hAnsi="Arial" w:cs="Arial"/>
                <w:sz w:val="18"/>
                <w:szCs w:val="18"/>
              </w:rPr>
            </w:pPr>
            <w:r w:rsidRPr="00F34FA5">
              <w:rPr>
                <w:rFonts w:ascii="Arial" w:hAnsi="Arial" w:cs="Arial"/>
                <w:b/>
                <w:bCs/>
                <w:sz w:val="18"/>
                <w:szCs w:val="18"/>
              </w:rPr>
              <w:t xml:space="preserve">Description: </w:t>
            </w:r>
            <w:del w:id="791" w:author="Author">
              <w:r w:rsidRPr="00F34FA5" w:rsidDel="00C029B3">
                <w:rPr>
                  <w:rFonts w:ascii="Arial" w:hAnsi="Arial" w:cs="Arial"/>
                  <w:sz w:val="18"/>
                  <w:szCs w:val="18"/>
                </w:rPr>
                <w:delText xml:space="preserve">Key/Value </w:delText>
              </w:r>
            </w:del>
            <w:ins w:id="792" w:author="Author">
              <w:r w:rsidR="00C029B3">
                <w:rPr>
                  <w:rFonts w:ascii="Arial" w:hAnsi="Arial" w:cs="Arial"/>
                  <w:sz w:val="18"/>
                  <w:szCs w:val="18"/>
                </w:rPr>
                <w:t xml:space="preserve">The </w:t>
              </w:r>
            </w:ins>
            <w:r w:rsidRPr="00F34FA5">
              <w:rPr>
                <w:rFonts w:ascii="Arial" w:hAnsi="Arial" w:cs="Arial"/>
                <w:sz w:val="18"/>
                <w:szCs w:val="18"/>
              </w:rPr>
              <w:t xml:space="preserve">list of </w:t>
            </w:r>
            <w:del w:id="793" w:author="Author">
              <w:r w:rsidRPr="00F34FA5" w:rsidDel="00264D22">
                <w:rPr>
                  <w:rFonts w:ascii="Arial" w:hAnsi="Arial" w:cs="Arial"/>
                  <w:sz w:val="18"/>
                  <w:szCs w:val="18"/>
                </w:rPr>
                <w:delText xml:space="preserve">criteria </w:delText>
              </w:r>
            </w:del>
            <w:proofErr w:type="spellStart"/>
            <w:ins w:id="794" w:author="Author">
              <w:r w:rsidR="00264D22">
                <w:rPr>
                  <w:rFonts w:ascii="Arial" w:hAnsi="Arial" w:cs="Arial"/>
                  <w:sz w:val="18"/>
                  <w:szCs w:val="18"/>
                </w:rPr>
                <w:t>performanceMeasurementJobId</w:t>
              </w:r>
              <w:proofErr w:type="spellEnd"/>
              <w:r w:rsidR="00264D22">
                <w:rPr>
                  <w:rFonts w:ascii="Arial" w:hAnsi="Arial" w:cs="Arial"/>
                  <w:sz w:val="18"/>
                  <w:szCs w:val="18"/>
                </w:rPr>
                <w:t xml:space="preserve"> of interest</w:t>
              </w:r>
            </w:ins>
            <w:del w:id="795" w:author="Author">
              <w:r w:rsidRPr="00F34FA5" w:rsidDel="00264D22">
                <w:rPr>
                  <w:rFonts w:ascii="Arial" w:hAnsi="Arial" w:cs="Arial"/>
                  <w:sz w:val="18"/>
                  <w:szCs w:val="18"/>
                </w:rPr>
                <w:delText>compared to Job data</w:delText>
              </w:r>
            </w:del>
            <w:r w:rsidRPr="00F34FA5">
              <w:rPr>
                <w:rFonts w:ascii="Arial" w:hAnsi="Arial" w:cs="Arial"/>
                <w:sz w:val="18"/>
                <w:szCs w:val="18"/>
              </w:rPr>
              <w:t>.</w:t>
            </w:r>
          </w:p>
          <w:p w14:paraId="02597DE1" w14:textId="5FE76904" w:rsidR="009F3AE1" w:rsidRPr="00F34FA5" w:rsidRDefault="009F3AE1" w:rsidP="00775EDC">
            <w:pPr>
              <w:widowControl w:val="0"/>
              <w:rPr>
                <w:rFonts w:ascii="Arial" w:hAnsi="Arial" w:cs="Arial"/>
                <w:sz w:val="18"/>
                <w:szCs w:val="18"/>
              </w:rPr>
            </w:pPr>
            <w:ins w:id="796" w:author="Author">
              <w:r>
                <w:rPr>
                  <w:rFonts w:ascii="Arial" w:hAnsi="Arial" w:cs="Arial"/>
                  <w:sz w:val="18"/>
                  <w:szCs w:val="18"/>
                </w:rPr>
                <w:t>See note.</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E3ED1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AF8985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692E5DA4" w14:textId="77777777" w:rsidR="00CC53FE" w:rsidRDefault="00CC53FE" w:rsidP="00CC53F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797" w:author="Author"/>
              </w:rPr>
            </w:pPr>
            <w:ins w:id="798" w:author="Author">
              <w:r>
                <w:t>x-isAlwaysPresent:</w:t>
              </w:r>
              <w:r>
                <w:tab/>
                <w:t>False</w:t>
              </w:r>
            </w:ins>
          </w:p>
          <w:p w14:paraId="7DF7F9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2D3E89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533463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x-stateChangeNotification:False</w:t>
            </w:r>
          </w:p>
          <w:p w14:paraId="1BE6756A" w14:textId="7FCBD77E" w:rsidR="00ED3BB7" w:rsidDel="00CC53F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799" w:author="Author"/>
              </w:rPr>
            </w:pPr>
            <w:del w:id="800" w:author="Author">
              <w:r w:rsidDel="00CC53FE">
                <w:delText>nullable:</w:delText>
              </w:r>
              <w:r w:rsidDel="00CC53FE">
                <w:tab/>
                <w:delText>True</w:delText>
              </w:r>
            </w:del>
          </w:p>
          <w:p w14:paraId="73331C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0ACECA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A2E9915" w14:textId="0359F174"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r>
            <w:del w:id="801" w:author="Author">
              <w:r w:rsidDel="009F3AE1">
                <w:delText>AttributeValuePair</w:delText>
              </w:r>
            </w:del>
            <w:ins w:id="802" w:author="Author">
              <w:r w:rsidR="009F3AE1">
                <w:t>string</w:t>
              </w:r>
            </w:ins>
          </w:p>
          <w:p w14:paraId="28B37CB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016C1CDC" w14:textId="77777777" w:rsidTr="00775EDC">
        <w:tc>
          <w:tcPr>
            <w:tcW w:w="1885" w:type="dxa"/>
            <w:tcBorders>
              <w:top w:val="single" w:sz="4" w:space="0" w:color="auto"/>
              <w:left w:val="single" w:sz="4" w:space="0" w:color="auto"/>
              <w:bottom w:val="single" w:sz="4" w:space="0" w:color="auto"/>
              <w:right w:val="single" w:sz="4" w:space="0" w:color="auto"/>
            </w:tcBorders>
          </w:tcPr>
          <w:p w14:paraId="6FC797C0"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resourceTypeCriteria</w:t>
            </w:r>
            <w:proofErr w:type="spellEnd"/>
          </w:p>
        </w:tc>
        <w:tc>
          <w:tcPr>
            <w:tcW w:w="2793" w:type="dxa"/>
            <w:tcBorders>
              <w:top w:val="single" w:sz="4" w:space="0" w:color="auto"/>
              <w:left w:val="single" w:sz="4" w:space="0" w:color="auto"/>
              <w:bottom w:val="single" w:sz="4" w:space="0" w:color="auto"/>
              <w:right w:val="single" w:sz="4" w:space="0" w:color="auto"/>
            </w:tcBorders>
          </w:tcPr>
          <w:p w14:paraId="571591A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8764041" w14:textId="72F71F4B" w:rsidR="00855B93" w:rsidRDefault="00ED3BB7" w:rsidP="00855B93">
            <w:pPr>
              <w:widowControl w:val="0"/>
              <w:rPr>
                <w:ins w:id="803" w:author="Autho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Key/Value list of criteria compared to Resource Type data.</w:t>
            </w:r>
            <w:ins w:id="804" w:author="Author">
              <w:r w:rsidR="00855B93">
                <w:rPr>
                  <w:rFonts w:ascii="Arial" w:hAnsi="Arial" w:cs="Arial"/>
                  <w:sz w:val="18"/>
                  <w:szCs w:val="18"/>
                </w:rPr>
                <w:t xml:space="preserve"> The </w:t>
              </w:r>
              <w:r w:rsidR="00855B93" w:rsidRPr="00603107">
                <w:rPr>
                  <w:rFonts w:ascii="Arial" w:hAnsi="Arial" w:cs="Arial"/>
                  <w:sz w:val="18"/>
                  <w:szCs w:val="18"/>
                </w:rPr>
                <w:t xml:space="preserve">Key shall correspond to </w:t>
              </w:r>
              <w:r w:rsidR="00855B93">
                <w:rPr>
                  <w:rFonts w:ascii="Arial" w:hAnsi="Arial" w:cs="Arial"/>
                  <w:sz w:val="18"/>
                  <w:szCs w:val="18"/>
                </w:rPr>
                <w:t xml:space="preserve">the </w:t>
              </w:r>
              <w:r w:rsidR="00855B93" w:rsidRPr="00603107">
                <w:rPr>
                  <w:rFonts w:ascii="Arial" w:hAnsi="Arial" w:cs="Arial"/>
                  <w:sz w:val="18"/>
                  <w:szCs w:val="18"/>
                </w:rPr>
                <w:t xml:space="preserve">specified attribute names of the </w:t>
              </w:r>
              <w:proofErr w:type="spellStart"/>
              <w:r w:rsidR="00855B93" w:rsidRPr="00603107">
                <w:rPr>
                  <w:rFonts w:ascii="Arial" w:hAnsi="Arial" w:cs="Arial"/>
                  <w:sz w:val="18"/>
                  <w:szCs w:val="18"/>
                </w:rPr>
                <w:t>ResourceType</w:t>
              </w:r>
              <w:proofErr w:type="spellEnd"/>
              <w:r w:rsidR="00855B93" w:rsidRPr="00603107">
                <w:rPr>
                  <w:rFonts w:ascii="Arial" w:hAnsi="Arial" w:cs="Arial"/>
                  <w:sz w:val="18"/>
                  <w:szCs w:val="18"/>
                </w:rPr>
                <w:t xml:space="preserve"> (see </w:t>
              </w:r>
              <w:r w:rsidR="00855B93" w:rsidRPr="00964F32">
                <w:rPr>
                  <w:rFonts w:ascii="Arial" w:hAnsi="Arial" w:cs="Arial"/>
                  <w:sz w:val="18"/>
                  <w:szCs w:val="18"/>
                </w:rPr>
                <w:t>clause 4.2.1.4.2.2</w:t>
              </w:r>
              <w:r w:rsidR="00855B93" w:rsidRPr="00603107">
                <w:rPr>
                  <w:rFonts w:ascii="Arial" w:hAnsi="Arial" w:cs="Arial"/>
                  <w:sz w:val="18"/>
                  <w:szCs w:val="18"/>
                </w:rPr>
                <w:t>), and the Value shall indicate the value of that attribute</w:t>
              </w:r>
              <w:r w:rsidR="00855B93">
                <w:rPr>
                  <w:rFonts w:ascii="Arial" w:hAnsi="Arial" w:cs="Arial"/>
                  <w:sz w:val="18"/>
                  <w:szCs w:val="18"/>
                </w:rPr>
                <w:t>.</w:t>
              </w:r>
            </w:ins>
          </w:p>
          <w:p w14:paraId="71821CC4" w14:textId="6B8BF306" w:rsidR="00ED3BB7" w:rsidRPr="00F34FA5" w:rsidRDefault="00855B93" w:rsidP="00855B93">
            <w:pPr>
              <w:widowControl w:val="0"/>
              <w:rPr>
                <w:rFonts w:ascii="Arial" w:hAnsi="Arial" w:cs="Arial"/>
                <w:b/>
                <w:bCs/>
                <w:sz w:val="18"/>
                <w:szCs w:val="18"/>
              </w:rPr>
            </w:pPr>
            <w:ins w:id="805" w:author="Author">
              <w:r>
                <w:rPr>
                  <w:rFonts w:ascii="Arial" w:hAnsi="Arial" w:cs="Arial"/>
                  <w:sz w:val="18"/>
                  <w:szCs w:val="18"/>
                </w:rPr>
                <w:t>See note.</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7968EA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5EA81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FD44DF8" w14:textId="77777777" w:rsidR="00A26B4E" w:rsidRDefault="00A26B4E" w:rsidP="00A26B4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06" w:author="Author"/>
              </w:rPr>
            </w:pPr>
            <w:ins w:id="807" w:author="Author">
              <w:r>
                <w:t>x-isAlwaysPresent:</w:t>
              </w:r>
              <w:r>
                <w:tab/>
                <w:t>False</w:t>
              </w:r>
            </w:ins>
          </w:p>
          <w:p w14:paraId="206552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A1D81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8EFC3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13A5000" w14:textId="2B23D2AF" w:rsidR="00ED3BB7" w:rsidDel="00A26B4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08" w:author="Author"/>
              </w:rPr>
            </w:pPr>
            <w:del w:id="809" w:author="Author">
              <w:r w:rsidDel="00A26B4E">
                <w:delText>nullable:</w:delText>
              </w:r>
              <w:r w:rsidDel="00A26B4E">
                <w:tab/>
                <w:delText>True</w:delText>
              </w:r>
            </w:del>
          </w:p>
          <w:p w14:paraId="651BF1D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C1A411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63FE3B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2C101E6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E6107F8" w14:textId="77777777" w:rsidTr="00775EDC">
        <w:tc>
          <w:tcPr>
            <w:tcW w:w="1885" w:type="dxa"/>
            <w:tcBorders>
              <w:top w:val="single" w:sz="4" w:space="0" w:color="auto"/>
              <w:left w:val="single" w:sz="4" w:space="0" w:color="auto"/>
              <w:bottom w:val="single" w:sz="4" w:space="0" w:color="auto"/>
              <w:right w:val="single" w:sz="4" w:space="0" w:color="auto"/>
            </w:tcBorders>
          </w:tcPr>
          <w:p w14:paraId="2B9BCE8F"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resourceCriteria</w:t>
            </w:r>
            <w:proofErr w:type="spellEnd"/>
          </w:p>
        </w:tc>
        <w:tc>
          <w:tcPr>
            <w:tcW w:w="2793" w:type="dxa"/>
            <w:tcBorders>
              <w:top w:val="single" w:sz="4" w:space="0" w:color="auto"/>
              <w:left w:val="single" w:sz="4" w:space="0" w:color="auto"/>
              <w:bottom w:val="single" w:sz="4" w:space="0" w:color="auto"/>
              <w:right w:val="single" w:sz="4" w:space="0" w:color="auto"/>
            </w:tcBorders>
          </w:tcPr>
          <w:p w14:paraId="135004F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0853386" w14:textId="547C4E70" w:rsidR="00EA210A" w:rsidRDefault="00ED3BB7" w:rsidP="00EA210A">
            <w:pPr>
              <w:widowControl w:val="0"/>
              <w:rPr>
                <w:ins w:id="810" w:author="Autho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Key/Value list of criteria compared to Resource data.</w:t>
            </w:r>
            <w:ins w:id="811" w:author="Author">
              <w:r w:rsidR="00EA210A">
                <w:rPr>
                  <w:rFonts w:ascii="Arial" w:hAnsi="Arial" w:cs="Arial"/>
                  <w:sz w:val="18"/>
                  <w:szCs w:val="18"/>
                </w:rPr>
                <w:t xml:space="preserve"> The </w:t>
              </w:r>
              <w:r w:rsidR="00EA210A" w:rsidRPr="00603107">
                <w:rPr>
                  <w:rFonts w:ascii="Arial" w:hAnsi="Arial" w:cs="Arial"/>
                  <w:sz w:val="18"/>
                  <w:szCs w:val="18"/>
                </w:rPr>
                <w:t xml:space="preserve">Key shall correspond to </w:t>
              </w:r>
              <w:r w:rsidR="00EA210A">
                <w:rPr>
                  <w:rFonts w:ascii="Arial" w:hAnsi="Arial" w:cs="Arial"/>
                  <w:sz w:val="18"/>
                  <w:szCs w:val="18"/>
                </w:rPr>
                <w:t xml:space="preserve">the </w:t>
              </w:r>
              <w:r w:rsidR="00EA210A" w:rsidRPr="00603107">
                <w:rPr>
                  <w:rFonts w:ascii="Arial" w:hAnsi="Arial" w:cs="Arial"/>
                  <w:sz w:val="18"/>
                  <w:szCs w:val="18"/>
                </w:rPr>
                <w:t xml:space="preserve">specified attribute names of the Resource (see </w:t>
              </w:r>
              <w:r w:rsidR="00EA210A" w:rsidRPr="00964F32">
                <w:rPr>
                  <w:rFonts w:ascii="Arial" w:hAnsi="Arial" w:cs="Arial"/>
                  <w:sz w:val="18"/>
                  <w:szCs w:val="18"/>
                </w:rPr>
                <w:t>clause 4.2.1.4.</w:t>
              </w:r>
              <w:r w:rsidR="00EA210A">
                <w:rPr>
                  <w:rFonts w:ascii="Arial" w:hAnsi="Arial" w:cs="Arial"/>
                  <w:sz w:val="18"/>
                  <w:szCs w:val="18"/>
                </w:rPr>
                <w:t>4</w:t>
              </w:r>
              <w:r w:rsidR="00EA210A" w:rsidRPr="00964F32">
                <w:rPr>
                  <w:rFonts w:ascii="Arial" w:hAnsi="Arial" w:cs="Arial"/>
                  <w:sz w:val="18"/>
                  <w:szCs w:val="18"/>
                </w:rPr>
                <w:t>.2</w:t>
              </w:r>
              <w:r w:rsidR="00EA210A" w:rsidRPr="00603107">
                <w:rPr>
                  <w:rFonts w:ascii="Arial" w:hAnsi="Arial" w:cs="Arial"/>
                  <w:sz w:val="18"/>
                  <w:szCs w:val="18"/>
                </w:rPr>
                <w:t xml:space="preserve">), and the Value shall indicate the value of that </w:t>
              </w:r>
              <w:r w:rsidR="00EA210A" w:rsidRPr="00603107">
                <w:rPr>
                  <w:rFonts w:ascii="Arial" w:hAnsi="Arial" w:cs="Arial"/>
                  <w:sz w:val="18"/>
                  <w:szCs w:val="18"/>
                </w:rPr>
                <w:lastRenderedPageBreak/>
                <w:t>attribute</w:t>
              </w:r>
              <w:r w:rsidR="00EA210A">
                <w:rPr>
                  <w:rFonts w:ascii="Arial" w:hAnsi="Arial" w:cs="Arial"/>
                  <w:sz w:val="18"/>
                  <w:szCs w:val="18"/>
                </w:rPr>
                <w:t>.</w:t>
              </w:r>
            </w:ins>
          </w:p>
          <w:p w14:paraId="7FDC365C" w14:textId="01166DBB" w:rsidR="00ED3BB7" w:rsidRPr="00F34FA5" w:rsidRDefault="00EA210A" w:rsidP="00EA210A">
            <w:pPr>
              <w:widowControl w:val="0"/>
              <w:rPr>
                <w:rFonts w:ascii="Arial" w:hAnsi="Arial" w:cs="Arial"/>
                <w:b/>
                <w:bCs/>
                <w:sz w:val="18"/>
                <w:szCs w:val="18"/>
              </w:rPr>
            </w:pPr>
            <w:ins w:id="812" w:author="Author">
              <w:r>
                <w:rPr>
                  <w:rFonts w:ascii="Arial" w:hAnsi="Arial" w:cs="Arial"/>
                  <w:sz w:val="18"/>
                  <w:szCs w:val="18"/>
                </w:rPr>
                <w:t>See note.</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E1E64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6DC9C83" w14:textId="6D7A358C" w:rsidR="00A26B4E" w:rsidRDefault="00A26B4E" w:rsidP="00A26B4E">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13" w:author="Author"/>
              </w:rPr>
            </w:pPr>
            <w:ins w:id="814" w:author="Author">
              <w:r>
                <w:t>x-isAlwaysPresent:</w:t>
              </w:r>
              <w:r>
                <w:tab/>
                <w:t>False</w:t>
              </w:r>
            </w:ins>
          </w:p>
          <w:p w14:paraId="2F0E6BAF" w14:textId="786D1A8A"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745F6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20FB71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FEEE4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AB102D3" w14:textId="03271657" w:rsidR="00ED3BB7" w:rsidDel="00A26B4E"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15" w:author="Author"/>
              </w:rPr>
            </w:pPr>
            <w:del w:id="816" w:author="Author">
              <w:r w:rsidDel="00A26B4E">
                <w:delText>nullable:</w:delText>
              </w:r>
              <w:r w:rsidDel="00A26B4E">
                <w:tab/>
                <w:delText>True</w:delText>
              </w:r>
            </w:del>
          </w:p>
          <w:p w14:paraId="63C622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432798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1251D1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w:t>
            </w:r>
            <w:r>
              <w:lastRenderedPageBreak/>
              <w:t>luePair</w:t>
            </w:r>
          </w:p>
          <w:p w14:paraId="67D9ECDF" w14:textId="77777777" w:rsidR="00ED3BB7" w:rsidRDefault="00ED3BB7" w:rsidP="00775EDC">
            <w:pPr>
              <w:pStyle w:val="PL"/>
            </w:pPr>
          </w:p>
        </w:tc>
      </w:tr>
      <w:tr w:rsidR="00ED3BB7" w14:paraId="31C43BAD" w14:textId="77777777" w:rsidTr="00775EDC">
        <w:tc>
          <w:tcPr>
            <w:tcW w:w="1885" w:type="dxa"/>
            <w:tcBorders>
              <w:top w:val="single" w:sz="4" w:space="0" w:color="auto"/>
              <w:left w:val="single" w:sz="4" w:space="0" w:color="auto"/>
              <w:bottom w:val="single" w:sz="4" w:space="0" w:color="auto"/>
              <w:right w:val="single" w:sz="4" w:space="0" w:color="auto"/>
            </w:tcBorders>
          </w:tcPr>
          <w:p w14:paraId="5B7B9094"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lastRenderedPageBreak/>
              <w:t>measurementCriteria</w:t>
            </w:r>
            <w:proofErr w:type="spellEnd"/>
          </w:p>
        </w:tc>
        <w:tc>
          <w:tcPr>
            <w:tcW w:w="2793" w:type="dxa"/>
            <w:tcBorders>
              <w:top w:val="single" w:sz="4" w:space="0" w:color="auto"/>
              <w:left w:val="single" w:sz="4" w:space="0" w:color="auto"/>
              <w:bottom w:val="single" w:sz="4" w:space="0" w:color="auto"/>
              <w:right w:val="single" w:sz="4" w:space="0" w:color="auto"/>
            </w:tcBorders>
          </w:tcPr>
          <w:p w14:paraId="2E6675A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434A5874" w14:textId="77777777" w:rsidR="00ED3BB7" w:rsidRDefault="00ED3BB7" w:rsidP="00775EDC">
            <w:pPr>
              <w:widowControl w:val="0"/>
              <w:rPr>
                <w:ins w:id="817" w:author="Author"/>
                <w:rFonts w:ascii="Arial" w:hAnsi="Arial" w:cs="Arial"/>
                <w:sz w:val="18"/>
                <w:szCs w:val="18"/>
              </w:rPr>
            </w:pPr>
            <w:r w:rsidRPr="00F34FA5">
              <w:rPr>
                <w:rFonts w:ascii="Arial" w:hAnsi="Arial" w:cs="Arial"/>
                <w:b/>
                <w:bCs/>
                <w:sz w:val="18"/>
                <w:szCs w:val="18"/>
              </w:rPr>
              <w:t xml:space="preserve">Description: </w:t>
            </w:r>
            <w:del w:id="818" w:author="Author">
              <w:r w:rsidRPr="00F34FA5" w:rsidDel="00EA210A">
                <w:rPr>
                  <w:rFonts w:ascii="Arial" w:hAnsi="Arial" w:cs="Arial"/>
                  <w:sz w:val="18"/>
                  <w:szCs w:val="18"/>
                </w:rPr>
                <w:delText>Key/Value</w:delText>
              </w:r>
            </w:del>
            <w:ins w:id="819" w:author="Author">
              <w:r w:rsidR="00EA210A">
                <w:rPr>
                  <w:rFonts w:ascii="Arial" w:hAnsi="Arial" w:cs="Arial"/>
                  <w:sz w:val="18"/>
                  <w:szCs w:val="18"/>
                </w:rPr>
                <w:t>The</w:t>
              </w:r>
            </w:ins>
            <w:r w:rsidRPr="00F34FA5">
              <w:rPr>
                <w:rFonts w:ascii="Arial" w:hAnsi="Arial" w:cs="Arial"/>
                <w:sz w:val="18"/>
                <w:szCs w:val="18"/>
              </w:rPr>
              <w:t xml:space="preserve"> list of </w:t>
            </w:r>
            <w:proofErr w:type="spellStart"/>
            <w:ins w:id="820" w:author="Author">
              <w:r w:rsidR="00A86532" w:rsidRPr="000B6C2F">
                <w:rPr>
                  <w:rFonts w:ascii="Arial" w:hAnsi="Arial" w:cs="Arial"/>
                  <w:sz w:val="18"/>
                  <w:szCs w:val="18"/>
                </w:rPr>
                <w:t>performanceMeasureDefinitionId</w:t>
              </w:r>
              <w:proofErr w:type="spellEnd"/>
              <w:r w:rsidR="00A86532">
                <w:rPr>
                  <w:rFonts w:ascii="Arial" w:hAnsi="Arial" w:cs="Arial"/>
                  <w:sz w:val="18"/>
                  <w:szCs w:val="18"/>
                </w:rPr>
                <w:t xml:space="preserve"> [2]</w:t>
              </w:r>
              <w:r w:rsidR="00A86532" w:rsidRPr="00F34FA5" w:rsidDel="000B6C2F">
                <w:rPr>
                  <w:rFonts w:ascii="Arial" w:hAnsi="Arial" w:cs="Arial"/>
                  <w:sz w:val="18"/>
                  <w:szCs w:val="18"/>
                </w:rPr>
                <w:t xml:space="preserve"> </w:t>
              </w:r>
              <w:r w:rsidR="00A86532">
                <w:rPr>
                  <w:rFonts w:ascii="Arial" w:hAnsi="Arial" w:cs="Arial"/>
                  <w:sz w:val="18"/>
                  <w:szCs w:val="18"/>
                </w:rPr>
                <w:t>of interest</w:t>
              </w:r>
            </w:ins>
            <w:del w:id="821" w:author="Author">
              <w:r w:rsidRPr="00F34FA5" w:rsidDel="00A86532">
                <w:rPr>
                  <w:rFonts w:ascii="Arial" w:hAnsi="Arial" w:cs="Arial"/>
                  <w:sz w:val="18"/>
                  <w:szCs w:val="18"/>
                </w:rPr>
                <w:delText>criteria compared to Measurement Definition data</w:delText>
              </w:r>
            </w:del>
            <w:r w:rsidRPr="00F34FA5">
              <w:rPr>
                <w:rFonts w:ascii="Arial" w:hAnsi="Arial" w:cs="Arial"/>
                <w:sz w:val="18"/>
                <w:szCs w:val="18"/>
              </w:rPr>
              <w:t>.</w:t>
            </w:r>
          </w:p>
          <w:p w14:paraId="2BBC531F" w14:textId="6A525EEB" w:rsidR="007D0234" w:rsidRPr="00F34FA5" w:rsidRDefault="007D0234" w:rsidP="00775EDC">
            <w:pPr>
              <w:widowControl w:val="0"/>
              <w:rPr>
                <w:rFonts w:ascii="Arial" w:hAnsi="Arial" w:cs="Arial"/>
                <w:b/>
                <w:bCs/>
                <w:sz w:val="18"/>
                <w:szCs w:val="18"/>
              </w:rPr>
            </w:pPr>
            <w:ins w:id="822" w:author="Author">
              <w:r>
                <w:rPr>
                  <w:rFonts w:ascii="Arial" w:hAnsi="Arial" w:cs="Arial"/>
                  <w:sz w:val="18"/>
                  <w:szCs w:val="18"/>
                </w:rPr>
                <w:t>See note.</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2CDA2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5E8AAF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x-support-qualifier:</w:t>
            </w:r>
            <w:r>
              <w:tab/>
              <w:t>M</w:t>
            </w:r>
          </w:p>
          <w:p w14:paraId="13BD6EB3" w14:textId="77777777" w:rsidR="001126D9" w:rsidRDefault="001126D9" w:rsidP="001126D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23" w:author="Author"/>
              </w:rPr>
            </w:pPr>
            <w:ins w:id="824" w:author="Author">
              <w:r>
                <w:t>x-isAlwaysPresent:</w:t>
              </w:r>
              <w:r>
                <w:tab/>
                <w:t>False</w:t>
              </w:r>
            </w:ins>
          </w:p>
          <w:p w14:paraId="59F28C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x-isInvariant:</w:t>
            </w:r>
            <w:r>
              <w:tab/>
              <w:t>False</w:t>
            </w:r>
          </w:p>
          <w:p w14:paraId="48FC90D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x-inventoryNotification:</w:t>
            </w:r>
            <w:r>
              <w:tab/>
              <w:t>False</w:t>
            </w:r>
          </w:p>
          <w:p w14:paraId="1C4DEE3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x-stateChangeNotification:False</w:t>
            </w:r>
          </w:p>
          <w:p w14:paraId="74B8607C" w14:textId="208AA1F0" w:rsidR="00ED3BB7" w:rsidDel="001126D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rPr>
                <w:del w:id="825" w:author="Author"/>
              </w:rPr>
            </w:pPr>
            <w:del w:id="826" w:author="Author">
              <w:r w:rsidDel="001126D9">
                <w:delText>nullable:</w:delText>
              </w:r>
              <w:r w:rsidDel="001126D9">
                <w:tab/>
                <w:delText>True</w:delText>
              </w:r>
            </w:del>
          </w:p>
          <w:p w14:paraId="605A71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08B5B0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D5365E6" w14:textId="15A5FEB3"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r>
            <w:del w:id="827" w:author="Author">
              <w:r w:rsidDel="007D0234">
                <w:delText>AttributeValuePair</w:delText>
              </w:r>
            </w:del>
            <w:ins w:id="828" w:author="Author">
              <w:r w:rsidR="007D0234">
                <w:t>string</w:t>
              </w:r>
            </w:ins>
          </w:p>
          <w:p w14:paraId="437904CB"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14B9AA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FE09CF" w14:paraId="007A4D35" w14:textId="77777777" w:rsidTr="009A6538">
        <w:trPr>
          <w:ins w:id="829" w:author="Author"/>
        </w:trPr>
        <w:tc>
          <w:tcPr>
            <w:tcW w:w="8550" w:type="dxa"/>
            <w:gridSpan w:val="3"/>
            <w:tcBorders>
              <w:top w:val="single" w:sz="4" w:space="0" w:color="auto"/>
              <w:left w:val="single" w:sz="4" w:space="0" w:color="auto"/>
              <w:bottom w:val="single" w:sz="4" w:space="0" w:color="auto"/>
              <w:right w:val="single" w:sz="4" w:space="0" w:color="auto"/>
            </w:tcBorders>
          </w:tcPr>
          <w:p w14:paraId="1E41AB03" w14:textId="77777777" w:rsidR="00FE09CF" w:rsidRDefault="00FE09CF" w:rsidP="00FE09C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30" w:author="Author"/>
                <w:rFonts w:ascii="Arial" w:hAnsi="Arial" w:cs="Arial"/>
                <w:sz w:val="18"/>
                <w:szCs w:val="18"/>
                <w:lang w:val="en-US"/>
              </w:rPr>
            </w:pPr>
            <w:ins w:id="831" w:author="Author">
              <w:r w:rsidRPr="00CE338E">
                <w:rPr>
                  <w:rFonts w:ascii="Arial" w:hAnsi="Arial" w:cs="Arial"/>
                  <w:sz w:val="18"/>
                  <w:szCs w:val="18"/>
                </w:rPr>
                <w:t>NOTE:</w:t>
              </w:r>
              <w:r w:rsidRPr="00F27551">
                <w:rPr>
                  <w:rFonts w:ascii="Times New Roman" w:hAnsi="Times New Roman" w:cstheme="minorBidi"/>
                  <w:noProof w:val="0"/>
                  <w:sz w:val="24"/>
                  <w:szCs w:val="24"/>
                  <w:lang w:val="en-US" w:eastAsia="ja-JP"/>
                  <w14:ligatures w14:val="standardContextual"/>
                </w:rPr>
                <w:t xml:space="preserve"> </w:t>
              </w:r>
              <w:r w:rsidRPr="00F27551">
                <w:rPr>
                  <w:rFonts w:ascii="Arial" w:hAnsi="Arial" w:cs="Arial"/>
                  <w:sz w:val="18"/>
                  <w:szCs w:val="18"/>
                  <w:lang w:val="en-US"/>
                </w:rPr>
                <w:t>At least one of the attributes shall be included. If more than one is included, the criteria selection</w:t>
              </w:r>
            </w:ins>
          </w:p>
          <w:p w14:paraId="37A2ED67" w14:textId="584A5CA4" w:rsidR="00FE09CF" w:rsidRDefault="00FE09CF" w:rsidP="00FE09C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32" w:author="Author"/>
              </w:rPr>
            </w:pPr>
            <w:ins w:id="833" w:author="Author">
              <w:r>
                <w:rPr>
                  <w:rFonts w:ascii="Arial" w:hAnsi="Arial" w:cs="Arial"/>
                  <w:sz w:val="18"/>
                  <w:szCs w:val="18"/>
                  <w:lang w:val="en-US"/>
                </w:rPr>
                <w:t xml:space="preserve">            </w:t>
              </w:r>
              <w:r w:rsidRPr="00F27551">
                <w:rPr>
                  <w:rFonts w:ascii="Arial" w:hAnsi="Arial" w:cs="Arial"/>
                  <w:sz w:val="18"/>
                  <w:szCs w:val="18"/>
                  <w:lang w:val="en-US"/>
                </w:rPr>
                <w:t>operates as an “inclusion” (i.e., AND-operator)</w:t>
              </w:r>
              <w:r>
                <w:rPr>
                  <w:rFonts w:ascii="Arial" w:hAnsi="Arial" w:cs="Arial"/>
                  <w:sz w:val="18"/>
                  <w:szCs w:val="18"/>
                  <w:lang w:val="en-US"/>
                </w:rPr>
                <w:t>.</w:t>
              </w:r>
            </w:ins>
          </w:p>
        </w:tc>
      </w:tr>
    </w:tbl>
    <w:p w14:paraId="50323610" w14:textId="77777777" w:rsidR="00ED3BB7" w:rsidRDefault="00ED3BB7" w:rsidP="00ED3BB7"/>
    <w:p w14:paraId="3150D1F7" w14:textId="77777777" w:rsidR="00ED3BB7" w:rsidRDefault="00ED3BB7" w:rsidP="00ED3BB7">
      <w:pPr>
        <w:pStyle w:val="Heading6"/>
      </w:pPr>
      <w:r>
        <w:t>4.2.1.4.23.3</w:t>
      </w:r>
      <w:r>
        <w:tab/>
        <w:t xml:space="preserve">Attribute </w:t>
      </w:r>
      <w:r w:rsidRPr="009C4CAC">
        <w:t>constraints</w:t>
      </w:r>
    </w:p>
    <w:p w14:paraId="0493B585" w14:textId="77777777" w:rsidR="00ED3BB7" w:rsidRPr="00FE7385" w:rsidRDefault="00ED3BB7" w:rsidP="00ED3BB7">
      <w:pPr>
        <w:rPr>
          <w:i/>
        </w:rPr>
      </w:pPr>
      <w:r w:rsidRPr="004667B5">
        <w:t>None</w:t>
      </w:r>
      <w:r w:rsidRPr="00FE7385">
        <w:rPr>
          <w:i/>
        </w:rPr>
        <w:t>.</w:t>
      </w:r>
    </w:p>
    <w:p w14:paraId="31A7590D" w14:textId="77777777" w:rsidR="00ED3BB7" w:rsidRDefault="00ED3BB7" w:rsidP="00ED3BB7">
      <w:pPr>
        <w:pStyle w:val="Heading6"/>
      </w:pPr>
      <w:r>
        <w:t>4.2.1.4.23.4</w:t>
      </w:r>
      <w:r>
        <w:tab/>
      </w:r>
      <w:r>
        <w:tab/>
        <w:t>State diagram</w:t>
      </w:r>
    </w:p>
    <w:p w14:paraId="7C10283A" w14:textId="77777777" w:rsidR="00ED3BB7" w:rsidRDefault="00ED3BB7" w:rsidP="00ED3BB7">
      <w:pPr>
        <w:rPr>
          <w:i/>
        </w:rPr>
      </w:pPr>
      <w:r w:rsidRPr="004667B5">
        <w:t>None</w:t>
      </w:r>
      <w:r w:rsidRPr="00FE7385">
        <w:rPr>
          <w:i/>
        </w:rPr>
        <w:t>.</w:t>
      </w:r>
    </w:p>
    <w:p w14:paraId="12E4377A" w14:textId="77777777" w:rsidR="00ED3BB7" w:rsidRDefault="00ED3BB7" w:rsidP="00ED3BB7">
      <w:pPr>
        <w:pStyle w:val="Heading5"/>
      </w:pPr>
      <w:r>
        <w:t>4.2.1.4.24</w:t>
      </w:r>
      <w:r>
        <w:tab/>
      </w:r>
      <w:proofErr w:type="spellStart"/>
      <w:r w:rsidRPr="0027407E">
        <w:t>PerformanceMeasurementReport</w:t>
      </w:r>
      <w:proofErr w:type="spellEnd"/>
      <w:r>
        <w:t xml:space="preserve"> &lt;&lt;notification&gt;&gt;</w:t>
      </w:r>
    </w:p>
    <w:p w14:paraId="58310747" w14:textId="77777777" w:rsidR="00ED3BB7" w:rsidRDefault="00ED3BB7" w:rsidP="00ED3BB7">
      <w:pPr>
        <w:pStyle w:val="Heading6"/>
      </w:pPr>
      <w:r>
        <w:t>4.2.1.4.24.1</w:t>
      </w:r>
      <w:r>
        <w:tab/>
        <w:t>Definition</w:t>
      </w:r>
    </w:p>
    <w:p w14:paraId="6BF12554" w14:textId="77777777" w:rsidR="00ED3BB7" w:rsidRDefault="00ED3BB7" w:rsidP="00ED3BB7">
      <w:pPr>
        <w:rPr>
          <w:szCs w:val="18"/>
        </w:rPr>
      </w:pPr>
      <w:r>
        <w:t xml:space="preserve">The </w:t>
      </w:r>
      <w:proofErr w:type="spellStart"/>
      <w:r>
        <w:t>PerformanceMeasurementReport</w:t>
      </w:r>
      <w:proofErr w:type="spellEnd"/>
      <w:r>
        <w:t xml:space="preserve"> notification represents the information required to define the scope of the </w:t>
      </w:r>
      <w:proofErr w:type="spellStart"/>
      <w:r>
        <w:t>JobReports</w:t>
      </w:r>
      <w:proofErr w:type="spellEnd"/>
      <w:r>
        <w:t xml:space="preserve"> being sent in the notification</w:t>
      </w:r>
      <w:r>
        <w:rPr>
          <w:szCs w:val="18"/>
        </w:rPr>
        <w:t>.</w:t>
      </w:r>
    </w:p>
    <w:p w14:paraId="1D31EEFE" w14:textId="77777777" w:rsidR="00ED3BB7" w:rsidRPr="009542A4" w:rsidRDefault="00ED3BB7" w:rsidP="00ED3BB7">
      <w:pPr>
        <w:pStyle w:val="TH"/>
      </w:pPr>
      <w:bookmarkStart w:id="834" w:name="_Toc161722137"/>
      <w:bookmarkStart w:id="835" w:name="_Toc193779773"/>
      <w:bookmarkStart w:id="836" w:name="_Toc202768224"/>
      <w:r>
        <w:t>Table 4.2.1.4.24.1</w:t>
      </w:r>
      <w:r w:rsidRPr="004B1E51">
        <w:t xml:space="preserve">-1 </w:t>
      </w:r>
      <w:proofErr w:type="spellStart"/>
      <w:r w:rsidRPr="00C41E95">
        <w:t>PerformanceMeasurementReport</w:t>
      </w:r>
      <w:proofErr w:type="spellEnd"/>
      <w:r w:rsidRPr="004B1E51">
        <w:t xml:space="preserve"> Requirements</w:t>
      </w:r>
      <w:bookmarkEnd w:id="834"/>
      <w:bookmarkEnd w:id="835"/>
      <w:bookmarkEnd w:id="836"/>
    </w:p>
    <w:tbl>
      <w:tblPr>
        <w:tblW w:w="385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tblCellMar>
        <w:tblLook w:val="04A0" w:firstRow="1" w:lastRow="0" w:firstColumn="1" w:lastColumn="0" w:noHBand="0" w:noVBand="1"/>
      </w:tblPr>
      <w:tblGrid>
        <w:gridCol w:w="2865"/>
        <w:gridCol w:w="2292"/>
        <w:gridCol w:w="2693"/>
      </w:tblGrid>
      <w:tr w:rsidR="00ED3BB7" w14:paraId="223E545A" w14:textId="77777777" w:rsidTr="00775EDC">
        <w:trPr>
          <w:cantSplit/>
          <w:jc w:val="center"/>
        </w:trPr>
        <w:tc>
          <w:tcPr>
            <w:tcW w:w="1825" w:type="pct"/>
            <w:tcBorders>
              <w:top w:val="single" w:sz="4" w:space="0" w:color="auto"/>
              <w:left w:val="single" w:sz="4" w:space="0" w:color="auto"/>
              <w:bottom w:val="single" w:sz="6" w:space="0" w:color="auto"/>
              <w:right w:val="single" w:sz="6" w:space="0" w:color="auto"/>
            </w:tcBorders>
            <w:shd w:val="clear" w:color="auto" w:fill="CCCCCC"/>
            <w:vAlign w:val="bottom"/>
            <w:hideMark/>
          </w:tcPr>
          <w:p w14:paraId="1FAA5A45" w14:textId="77777777" w:rsidR="00ED3BB7" w:rsidRDefault="00ED3BB7" w:rsidP="00775EDC">
            <w:pPr>
              <w:pStyle w:val="TAH"/>
            </w:pPr>
            <w:r>
              <w:t>Referenced Specification</w:t>
            </w:r>
          </w:p>
        </w:tc>
        <w:tc>
          <w:tcPr>
            <w:tcW w:w="1460" w:type="pct"/>
            <w:tcBorders>
              <w:top w:val="single" w:sz="4" w:space="0" w:color="auto"/>
              <w:left w:val="single" w:sz="6" w:space="0" w:color="auto"/>
              <w:bottom w:val="single" w:sz="6" w:space="0" w:color="auto"/>
              <w:right w:val="single" w:sz="6" w:space="0" w:color="auto"/>
            </w:tcBorders>
            <w:shd w:val="clear" w:color="auto" w:fill="CCCCCC"/>
            <w:vAlign w:val="bottom"/>
            <w:hideMark/>
          </w:tcPr>
          <w:p w14:paraId="6555D44B" w14:textId="77777777" w:rsidR="00ED3BB7" w:rsidRDefault="00ED3BB7" w:rsidP="00775EDC">
            <w:pPr>
              <w:pStyle w:val="TAH"/>
            </w:pPr>
            <w:r>
              <w:t>Requirement</w:t>
            </w:r>
          </w:p>
        </w:tc>
        <w:tc>
          <w:tcPr>
            <w:tcW w:w="1715" w:type="pct"/>
            <w:tcBorders>
              <w:top w:val="single" w:sz="4" w:space="0" w:color="auto"/>
              <w:left w:val="single" w:sz="6" w:space="0" w:color="auto"/>
              <w:bottom w:val="single" w:sz="6" w:space="0" w:color="auto"/>
              <w:right w:val="single" w:sz="4" w:space="0" w:color="auto"/>
            </w:tcBorders>
            <w:shd w:val="clear" w:color="auto" w:fill="CCCCCC"/>
            <w:vAlign w:val="bottom"/>
            <w:hideMark/>
          </w:tcPr>
          <w:p w14:paraId="28BE292C" w14:textId="77777777" w:rsidR="00ED3BB7" w:rsidRDefault="00ED3BB7" w:rsidP="00775EDC">
            <w:pPr>
              <w:pStyle w:val="TAH"/>
            </w:pPr>
            <w:r>
              <w:t>Comment</w:t>
            </w:r>
          </w:p>
        </w:tc>
      </w:tr>
      <w:tr w:rsidR="00ED3BB7" w14:paraId="5B4C52DB" w14:textId="77777777" w:rsidTr="00775EDC">
        <w:trPr>
          <w:cantSplit/>
          <w:jc w:val="center"/>
        </w:trPr>
        <w:tc>
          <w:tcPr>
            <w:tcW w:w="1825" w:type="pct"/>
            <w:tcBorders>
              <w:top w:val="single" w:sz="6" w:space="0" w:color="auto"/>
              <w:left w:val="single" w:sz="4" w:space="0" w:color="auto"/>
              <w:bottom w:val="single" w:sz="6" w:space="0" w:color="auto"/>
              <w:right w:val="single" w:sz="6" w:space="0" w:color="auto"/>
            </w:tcBorders>
            <w:hideMark/>
          </w:tcPr>
          <w:p w14:paraId="4C36D297" w14:textId="77777777" w:rsidR="00ED3BB7" w:rsidRDefault="00ED3BB7" w:rsidP="00775EDC">
            <w:pPr>
              <w:pStyle w:val="TAL"/>
              <w:rPr>
                <w:rFonts w:cs="Arial"/>
              </w:rPr>
            </w:pPr>
            <w:r>
              <w:rPr>
                <w:rStyle w:val="ui-provider"/>
              </w:rPr>
              <w:t>O-RAN.WG6.ORCH-USE-CASES</w:t>
            </w:r>
            <w:r>
              <w:rPr>
                <w:rFonts w:cs="Arial"/>
              </w:rPr>
              <w:t xml:space="preserve"> [3]</w:t>
            </w:r>
          </w:p>
        </w:tc>
        <w:tc>
          <w:tcPr>
            <w:tcW w:w="1460" w:type="pct"/>
            <w:tcBorders>
              <w:top w:val="single" w:sz="6" w:space="0" w:color="auto"/>
              <w:left w:val="single" w:sz="6" w:space="0" w:color="auto"/>
              <w:bottom w:val="single" w:sz="6" w:space="0" w:color="auto"/>
              <w:right w:val="single" w:sz="6" w:space="0" w:color="auto"/>
            </w:tcBorders>
            <w:hideMark/>
          </w:tcPr>
          <w:p w14:paraId="6E39D926" w14:textId="77777777" w:rsidR="00ED3BB7" w:rsidRDefault="00ED3BB7" w:rsidP="00775EDC">
            <w:pPr>
              <w:pStyle w:val="TAL"/>
              <w:jc w:val="center"/>
            </w:pPr>
            <w:r>
              <w:rPr>
                <w:rStyle w:val="ui-provider"/>
              </w:rPr>
              <w:t xml:space="preserve"> REQ-ORC-O2-39</w:t>
            </w:r>
          </w:p>
        </w:tc>
        <w:tc>
          <w:tcPr>
            <w:tcW w:w="1715" w:type="pct"/>
            <w:tcBorders>
              <w:top w:val="single" w:sz="6" w:space="0" w:color="auto"/>
              <w:left w:val="single" w:sz="6" w:space="0" w:color="auto"/>
              <w:bottom w:val="single" w:sz="6" w:space="0" w:color="auto"/>
              <w:right w:val="single" w:sz="4" w:space="0" w:color="auto"/>
            </w:tcBorders>
            <w:hideMark/>
          </w:tcPr>
          <w:p w14:paraId="3C4C6F08" w14:textId="77777777" w:rsidR="00ED3BB7" w:rsidRDefault="00ED3BB7" w:rsidP="00775EDC">
            <w:pPr>
              <w:pStyle w:val="TAL"/>
              <w:jc w:val="center"/>
              <w:rPr>
                <w:i/>
                <w:iCs/>
              </w:rPr>
            </w:pPr>
            <w:r>
              <w:rPr>
                <w:i/>
                <w:iCs/>
              </w:rPr>
              <w:t>Optional clarification</w:t>
            </w:r>
          </w:p>
        </w:tc>
      </w:tr>
    </w:tbl>
    <w:p w14:paraId="1A138A4E" w14:textId="77777777" w:rsidR="00ED3BB7" w:rsidRDefault="00ED3BB7" w:rsidP="00ED3BB7"/>
    <w:p w14:paraId="7AAD97A4" w14:textId="77777777" w:rsidR="00ED3BB7" w:rsidRDefault="00ED3BB7" w:rsidP="00ED3BB7">
      <w:r>
        <w:t xml:space="preserve">The information representing the attributes of the </w:t>
      </w:r>
      <w:proofErr w:type="spellStart"/>
      <w:r>
        <w:t>PerformanceMeasurementReport</w:t>
      </w:r>
      <w:proofErr w:type="spellEnd"/>
      <w:r>
        <w:t xml:space="preserve"> follows the provisions indicated in table 4.2.1.4.24.2-1.</w:t>
      </w:r>
    </w:p>
    <w:p w14:paraId="709F6F74" w14:textId="77777777" w:rsidR="00ED3BB7" w:rsidRPr="00EA0DC7" w:rsidRDefault="00ED3BB7" w:rsidP="00ED3BB7">
      <w:pPr>
        <w:pStyle w:val="Heading6"/>
      </w:pPr>
      <w:r>
        <w:t>4.2.1.4.24.2</w:t>
      </w:r>
      <w:r>
        <w:tab/>
        <w:t>Attributes</w:t>
      </w:r>
    </w:p>
    <w:p w14:paraId="2F839F2A" w14:textId="77777777" w:rsidR="00ED3BB7" w:rsidRPr="00517C78" w:rsidRDefault="00ED3BB7" w:rsidP="00ED3BB7">
      <w:pPr>
        <w:pStyle w:val="TH"/>
      </w:pPr>
      <w:bookmarkStart w:id="837" w:name="_Toc161722138"/>
      <w:bookmarkStart w:id="838" w:name="_Toc193779774"/>
      <w:bookmarkStart w:id="839" w:name="_Toc202768225"/>
      <w:r>
        <w:t>Table 4.2.1.4.24</w:t>
      </w:r>
      <w:r w:rsidRPr="00C41E95">
        <w:t>.2</w:t>
      </w:r>
      <w:r>
        <w:t>-</w:t>
      </w:r>
      <w:r w:rsidRPr="00C41E95">
        <w:t xml:space="preserve">1 Attributes Properties for </w:t>
      </w:r>
      <w:proofErr w:type="spellStart"/>
      <w:r w:rsidRPr="00C41E95">
        <w:t>PerformanceMeasurementReport</w:t>
      </w:r>
      <w:bookmarkEnd w:id="837"/>
      <w:bookmarkEnd w:id="838"/>
      <w:bookmarkEnd w:id="839"/>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59250E85"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677DE8FE"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64605733"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EFE3430"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57997978" w14:textId="77777777" w:rsidTr="00775EDC">
        <w:tc>
          <w:tcPr>
            <w:tcW w:w="1885" w:type="dxa"/>
            <w:tcBorders>
              <w:top w:val="single" w:sz="4" w:space="0" w:color="auto"/>
              <w:left w:val="single" w:sz="4" w:space="0" w:color="auto"/>
              <w:bottom w:val="single" w:sz="4" w:space="0" w:color="auto"/>
              <w:right w:val="single" w:sz="4" w:space="0" w:color="auto"/>
            </w:tcBorders>
          </w:tcPr>
          <w:p w14:paraId="7DAAF288"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globalCloudId</w:t>
            </w:r>
            <w:proofErr w:type="spellEnd"/>
          </w:p>
        </w:tc>
        <w:tc>
          <w:tcPr>
            <w:tcW w:w="2793" w:type="dxa"/>
            <w:tcBorders>
              <w:top w:val="single" w:sz="4" w:space="0" w:color="auto"/>
              <w:left w:val="single" w:sz="4" w:space="0" w:color="auto"/>
              <w:bottom w:val="single" w:sz="4" w:space="0" w:color="auto"/>
              <w:right w:val="single" w:sz="4" w:space="0" w:color="auto"/>
            </w:tcBorders>
          </w:tcPr>
          <w:p w14:paraId="2227530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9A904B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Identifier of the O-Cloud instance assigned by the SMO. This identifier is globally unique across O-Cloud instances known to the SMO. This value was provided by the SMO at cloud genesis and is stored in the O-Cloud IMS Inventory.</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425C94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8A76D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A20B6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41912E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0F6FF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EB7E4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FD5295E" w14:textId="0B4FB1FF" w:rsidR="00ED3BB7" w:rsidDel="001126D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40" w:author="Author"/>
              </w:rPr>
            </w:pPr>
            <w:del w:id="841" w:author="Author">
              <w:r w:rsidDel="001126D9">
                <w:delText>nullable:</w:delText>
              </w:r>
              <w:r w:rsidDel="001126D9">
                <w:tab/>
                <w:delText>False</w:delText>
              </w:r>
            </w:del>
          </w:p>
          <w:p w14:paraId="6FA0BE8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4B966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ACFA508" w14:textId="77777777" w:rsidTr="00775EDC">
        <w:tc>
          <w:tcPr>
            <w:tcW w:w="1885" w:type="dxa"/>
            <w:tcBorders>
              <w:top w:val="single" w:sz="4" w:space="0" w:color="auto"/>
              <w:left w:val="single" w:sz="4" w:space="0" w:color="auto"/>
              <w:bottom w:val="single" w:sz="4" w:space="0" w:color="auto"/>
              <w:right w:val="single" w:sz="4" w:space="0" w:color="auto"/>
            </w:tcBorders>
          </w:tcPr>
          <w:p w14:paraId="35D5CF74"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notificationTime</w:t>
            </w:r>
            <w:proofErr w:type="spellEnd"/>
          </w:p>
        </w:tc>
        <w:tc>
          <w:tcPr>
            <w:tcW w:w="2793" w:type="dxa"/>
            <w:tcBorders>
              <w:top w:val="single" w:sz="4" w:space="0" w:color="auto"/>
              <w:left w:val="single" w:sz="4" w:space="0" w:color="auto"/>
              <w:bottom w:val="single" w:sz="4" w:space="0" w:color="auto"/>
              <w:right w:val="single" w:sz="4" w:space="0" w:color="auto"/>
            </w:tcBorders>
          </w:tcPr>
          <w:p w14:paraId="66846D5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16327B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The date and time that the notification was sent.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3F6E5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1C99A0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E276FF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9FF13A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49A194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6D2AFA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BA999F1" w14:textId="686FD857" w:rsidR="00ED3BB7" w:rsidDel="00DF1A3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42" w:author="Author"/>
              </w:rPr>
            </w:pPr>
            <w:del w:id="843" w:author="Author">
              <w:r w:rsidDel="00DF1A33">
                <w:lastRenderedPageBreak/>
                <w:delText>nullable:</w:delText>
              </w:r>
              <w:r w:rsidDel="00DF1A33">
                <w:tab/>
                <w:delText>False</w:delText>
              </w:r>
            </w:del>
          </w:p>
          <w:p w14:paraId="6483B18D" w14:textId="77777777" w:rsidR="00ED3BB7" w:rsidRDefault="00ED3BB7" w:rsidP="00DF1A3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16"/>
            </w:pPr>
            <w:r>
              <w:t>format:</w:t>
            </w:r>
            <w:r>
              <w:tab/>
              <w:t>date-time</w:t>
            </w:r>
          </w:p>
          <w:p w14:paraId="2B3F69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9D5012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AFAE804"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lastRenderedPageBreak/>
              <w:t>performanceSubscriptionId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6A3BF9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2F8D68C"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performance subscription instance within the IMS. This value is assigned by the IMS when the job is created.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F4B8D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08157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D0B57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73A531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3930B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B2830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FCD0111" w14:textId="31AD03EF" w:rsidR="00ED3BB7" w:rsidDel="00DF1A3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44" w:author="Author"/>
              </w:rPr>
            </w:pPr>
            <w:del w:id="845" w:author="Author">
              <w:r w:rsidDel="00DF1A33">
                <w:delText>nullable:</w:delText>
              </w:r>
              <w:r w:rsidDel="00DF1A33">
                <w:tab/>
                <w:delText>False</w:delText>
              </w:r>
            </w:del>
          </w:p>
          <w:p w14:paraId="26AED7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1C8A1F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B3F0B50" w14:textId="77777777" w:rsidTr="00775EDC">
        <w:tc>
          <w:tcPr>
            <w:tcW w:w="1885" w:type="dxa"/>
            <w:tcBorders>
              <w:top w:val="single" w:sz="4" w:space="0" w:color="auto"/>
              <w:left w:val="single" w:sz="4" w:space="0" w:color="auto"/>
              <w:bottom w:val="single" w:sz="4" w:space="0" w:color="auto"/>
              <w:right w:val="single" w:sz="4" w:space="0" w:color="auto"/>
            </w:tcBorders>
          </w:tcPr>
          <w:p w14:paraId="7B99CBB8"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consumerPerformanceSubscriptionId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5629459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8603D9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optionally provided by the consumer for its purpose of managing performance data. This value could be the same across multiple instances of IMS subscription instances.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F270A5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47C39E1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7227EE7" w14:textId="77777777" w:rsidR="00A178B6" w:rsidRDefault="00A178B6" w:rsidP="00A178B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46" w:author="Author"/>
              </w:rPr>
            </w:pPr>
            <w:ins w:id="847" w:author="Author">
              <w:r>
                <w:t>x-isAlwaysPresent:</w:t>
              </w:r>
              <w:r>
                <w:tab/>
                <w:t>False</w:t>
              </w:r>
            </w:ins>
          </w:p>
          <w:p w14:paraId="3693C7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E5A0E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FF9DE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FDC8B8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AE0FFD2" w14:textId="4B18F9E3" w:rsidR="00ED3BB7" w:rsidDel="00A178B6" w:rsidRDefault="00ED3BB7" w:rsidP="00A178B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48" w:author="Author"/>
              </w:rPr>
            </w:pPr>
            <w:del w:id="849" w:author="Author">
              <w:r w:rsidDel="00A178B6">
                <w:delText>nullable:</w:delText>
              </w:r>
              <w:r w:rsidDel="00A178B6">
                <w:tab/>
                <w:delText>True</w:delText>
              </w:r>
            </w:del>
          </w:p>
          <w:p w14:paraId="24C31666"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850"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53DD6ADD" w14:textId="77777777" w:rsidTr="00775EDC">
        <w:tc>
          <w:tcPr>
            <w:tcW w:w="1885" w:type="dxa"/>
            <w:tcBorders>
              <w:top w:val="single" w:sz="4" w:space="0" w:color="auto"/>
              <w:left w:val="single" w:sz="4" w:space="0" w:color="auto"/>
              <w:bottom w:val="single" w:sz="4" w:space="0" w:color="auto"/>
              <w:right w:val="single" w:sz="4" w:space="0" w:color="auto"/>
            </w:tcBorders>
          </w:tcPr>
          <w:p w14:paraId="6CA1E81B"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jobReports</w:t>
            </w:r>
            <w:proofErr w:type="spellEnd"/>
          </w:p>
        </w:tc>
        <w:tc>
          <w:tcPr>
            <w:tcW w:w="2793" w:type="dxa"/>
            <w:tcBorders>
              <w:top w:val="single" w:sz="4" w:space="0" w:color="auto"/>
              <w:left w:val="single" w:sz="4" w:space="0" w:color="auto"/>
              <w:bottom w:val="single" w:sz="4" w:space="0" w:color="auto"/>
              <w:right w:val="single" w:sz="4" w:space="0" w:color="auto"/>
            </w:tcBorders>
          </w:tcPr>
          <w:p w14:paraId="1A52515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3064D7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performance reports by </w:t>
            </w:r>
            <w:proofErr w:type="spellStart"/>
            <w:r w:rsidRPr="00F34FA5">
              <w:rPr>
                <w:rFonts w:ascii="Arial" w:hAnsi="Arial" w:cs="Arial"/>
                <w:sz w:val="18"/>
                <w:szCs w:val="18"/>
              </w:rPr>
              <w:t>jobId</w:t>
            </w:r>
            <w:proofErr w:type="spellEnd"/>
            <w:r w:rsidRPr="00F34FA5">
              <w:rPr>
                <w:rFonts w:ascii="Arial" w:hAnsi="Arial" w:cs="Arial"/>
                <w:sz w:val="18"/>
                <w:szCs w:val="18"/>
              </w:rPr>
              <w:t>. A single subscription can subscribe to measurements collected by multiple jobs.</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3D7B6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56F5A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BE621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readOnly:</w:t>
            </w:r>
            <w:r>
              <w:tab/>
              <w:t>True</w:t>
            </w:r>
          </w:p>
          <w:p w14:paraId="668F5E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529E9E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3FE6D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2BE7E83" w14:textId="3C418161" w:rsidR="00ED3BB7" w:rsidDel="00E451D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51" w:author="Author"/>
              </w:rPr>
            </w:pPr>
            <w:del w:id="852" w:author="Author">
              <w:r w:rsidDel="00E451D7">
                <w:delText>n</w:delText>
              </w:r>
              <w:r w:rsidRPr="00F137AA" w:rsidDel="00E451D7">
                <w:delText>ullable</w:delText>
              </w:r>
              <w:r w:rsidDel="00E451D7">
                <w:delText>:</w:delText>
              </w:r>
              <w:r w:rsidRPr="00F137AA" w:rsidDel="00E451D7">
                <w:tab/>
              </w:r>
              <w:r w:rsidDel="00E451D7">
                <w:delText>False</w:delText>
              </w:r>
            </w:del>
          </w:p>
          <w:p w14:paraId="410846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591E15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787DEA5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195016D"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JobReport</w:t>
            </w:r>
          </w:p>
          <w:p w14:paraId="1C646E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bl>
    <w:p w14:paraId="70599133" w14:textId="77777777" w:rsidR="00ED3BB7" w:rsidRDefault="00ED3BB7" w:rsidP="00ED3BB7">
      <w:pPr>
        <w:widowControl w:val="0"/>
      </w:pPr>
    </w:p>
    <w:p w14:paraId="37244777" w14:textId="77777777" w:rsidR="00ED3BB7" w:rsidRDefault="00ED3BB7" w:rsidP="00ED3BB7">
      <w:pPr>
        <w:pStyle w:val="Heading6"/>
      </w:pPr>
      <w:r>
        <w:t>4.2.1.4.24.3</w:t>
      </w:r>
      <w:r>
        <w:tab/>
        <w:t>Attribute constraints</w:t>
      </w:r>
    </w:p>
    <w:p w14:paraId="05D6767A" w14:textId="77777777" w:rsidR="00ED3BB7" w:rsidRPr="00FE7385" w:rsidRDefault="00ED3BB7" w:rsidP="00ED3BB7">
      <w:pPr>
        <w:rPr>
          <w:i/>
        </w:rPr>
      </w:pPr>
      <w:r w:rsidRPr="004667B5">
        <w:t>None</w:t>
      </w:r>
      <w:r w:rsidRPr="00FE7385">
        <w:rPr>
          <w:i/>
        </w:rPr>
        <w:t>.</w:t>
      </w:r>
    </w:p>
    <w:p w14:paraId="0F8BDC6C" w14:textId="77777777" w:rsidR="00ED3BB7" w:rsidRDefault="00ED3BB7" w:rsidP="00ED3BB7">
      <w:pPr>
        <w:pStyle w:val="Heading6"/>
      </w:pPr>
      <w:r>
        <w:t>4.2.1.4.24.4</w:t>
      </w:r>
      <w:r>
        <w:tab/>
      </w:r>
      <w:r>
        <w:tab/>
        <w:t>State diagram</w:t>
      </w:r>
    </w:p>
    <w:p w14:paraId="0393D442" w14:textId="77777777" w:rsidR="00ED3BB7" w:rsidRPr="00FE7385" w:rsidRDefault="00ED3BB7" w:rsidP="00ED3BB7">
      <w:pPr>
        <w:rPr>
          <w:i/>
        </w:rPr>
      </w:pPr>
      <w:r w:rsidRPr="004667B5">
        <w:t>None</w:t>
      </w:r>
      <w:r w:rsidRPr="00FE7385">
        <w:rPr>
          <w:i/>
        </w:rPr>
        <w:t>.</w:t>
      </w:r>
    </w:p>
    <w:p w14:paraId="5942A438" w14:textId="77777777" w:rsidR="00ED3BB7" w:rsidRDefault="00ED3BB7" w:rsidP="00ED3BB7">
      <w:pPr>
        <w:pStyle w:val="Heading5"/>
      </w:pPr>
      <w:r>
        <w:t>4.2.1.4.25</w:t>
      </w:r>
      <w:r>
        <w:tab/>
      </w:r>
      <w:proofErr w:type="spellStart"/>
      <w:r>
        <w:t>JobReport</w:t>
      </w:r>
      <w:proofErr w:type="spellEnd"/>
      <w:r>
        <w:t xml:space="preserve"> &lt;&lt;datatype&gt;&gt;</w:t>
      </w:r>
    </w:p>
    <w:p w14:paraId="6CA2D3AE" w14:textId="77777777" w:rsidR="00ED3BB7" w:rsidRDefault="00ED3BB7" w:rsidP="00ED3BB7">
      <w:pPr>
        <w:pStyle w:val="Heading6"/>
      </w:pPr>
      <w:r>
        <w:t>4.2.1.4.25.1</w:t>
      </w:r>
      <w:r>
        <w:tab/>
        <w:t>Definition</w:t>
      </w:r>
    </w:p>
    <w:p w14:paraId="3D9FA429" w14:textId="77777777" w:rsidR="00ED3BB7" w:rsidRDefault="00ED3BB7" w:rsidP="00ED3BB7">
      <w:r w:rsidRPr="00C71046">
        <w:t xml:space="preserve">The </w:t>
      </w:r>
      <w:proofErr w:type="spellStart"/>
      <w:r>
        <w:t>JobReport</w:t>
      </w:r>
      <w:proofErr w:type="spellEnd"/>
      <w:r>
        <w:t xml:space="preserve"> provides the </w:t>
      </w:r>
      <w:r w:rsidRPr="00C71046">
        <w:t xml:space="preserve">list of performance reports generated </w:t>
      </w:r>
      <w:proofErr w:type="gramStart"/>
      <w:r w:rsidRPr="00C71046">
        <w:t>from</w:t>
      </w:r>
      <w:proofErr w:type="gramEnd"/>
      <w:r w:rsidRPr="00C71046">
        <w:t xml:space="preserve"> corresponding </w:t>
      </w:r>
      <w:proofErr w:type="spellStart"/>
      <w:r w:rsidRPr="00C71046">
        <w:t>PerformanceM</w:t>
      </w:r>
      <w:r>
        <w:t>easurement</w:t>
      </w:r>
      <w:r w:rsidRPr="00C71046">
        <w:t>Jobs</w:t>
      </w:r>
      <w:proofErr w:type="spellEnd"/>
      <w:r w:rsidRPr="00C71046">
        <w:t xml:space="preserve">. A single subscription can be used to subscribe to measurements collected by multiple </w:t>
      </w:r>
      <w:proofErr w:type="spellStart"/>
      <w:r w:rsidRPr="00C71046">
        <w:t>PerformanceManagementJobs</w:t>
      </w:r>
      <w:proofErr w:type="spellEnd"/>
      <w:r>
        <w:t>.</w:t>
      </w:r>
      <w:r w:rsidRPr="002A7B27">
        <w:t xml:space="preserve"> </w:t>
      </w:r>
      <w:r>
        <w:t xml:space="preserve">The data from the </w:t>
      </w:r>
      <w:proofErr w:type="spellStart"/>
      <w:r>
        <w:t>PerformanceMeasurementJobs</w:t>
      </w:r>
      <w:proofErr w:type="spellEnd"/>
      <w:r>
        <w:t xml:space="preserve"> are aggregated into a single report per </w:t>
      </w:r>
      <w:proofErr w:type="spellStart"/>
      <w:r>
        <w:t>PerformanceSubscription</w:t>
      </w:r>
      <w:proofErr w:type="spellEnd"/>
      <w:r>
        <w:t>.</w:t>
      </w:r>
    </w:p>
    <w:p w14:paraId="30698CBE" w14:textId="77777777" w:rsidR="00ED3BB7" w:rsidRDefault="00ED3BB7" w:rsidP="00ED3BB7">
      <w:r>
        <w:t xml:space="preserve">The information representing the attributes of the </w:t>
      </w:r>
      <w:proofErr w:type="spellStart"/>
      <w:r>
        <w:t>JobReport</w:t>
      </w:r>
      <w:proofErr w:type="spellEnd"/>
      <w:r>
        <w:t xml:space="preserve"> follows the provisions indicated in table 4.2.1.4.25.2-1.</w:t>
      </w:r>
    </w:p>
    <w:p w14:paraId="5C491250" w14:textId="77777777" w:rsidR="00ED3BB7" w:rsidRPr="00EA0DC7" w:rsidRDefault="00ED3BB7" w:rsidP="00ED3BB7">
      <w:pPr>
        <w:pStyle w:val="Heading6"/>
      </w:pPr>
      <w:r>
        <w:t>4.2.1.4.25.2</w:t>
      </w:r>
      <w:r>
        <w:tab/>
        <w:t>Attributes</w:t>
      </w:r>
    </w:p>
    <w:p w14:paraId="7A50773A" w14:textId="77777777" w:rsidR="00ED3BB7" w:rsidRPr="00517C78" w:rsidRDefault="00ED3BB7" w:rsidP="00ED3BB7">
      <w:pPr>
        <w:pStyle w:val="TH"/>
      </w:pPr>
      <w:bookmarkStart w:id="853" w:name="_Toc161722139"/>
      <w:bookmarkStart w:id="854" w:name="_Toc193779775"/>
      <w:bookmarkStart w:id="855" w:name="_Toc202768226"/>
      <w:r>
        <w:t>Table 4.2.1.4.25</w:t>
      </w:r>
      <w:r w:rsidRPr="0003447B">
        <w:t>.2</w:t>
      </w:r>
      <w:r>
        <w:t>-</w:t>
      </w:r>
      <w:r w:rsidRPr="0003447B">
        <w:t xml:space="preserve">1 Attributes Properties for </w:t>
      </w:r>
      <w:proofErr w:type="spellStart"/>
      <w:r w:rsidRPr="0003447B">
        <w:t>JobReport</w:t>
      </w:r>
      <w:bookmarkEnd w:id="853"/>
      <w:bookmarkEnd w:id="854"/>
      <w:bookmarkEnd w:id="855"/>
      <w:proofErr w:type="spellEnd"/>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4407"/>
      </w:tblGrid>
      <w:tr w:rsidR="00ED3BB7" w14:paraId="428DF01F"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7BFAE90C" w14:textId="77777777" w:rsidR="00ED3BB7" w:rsidRPr="00A84A55" w:rsidRDefault="00ED3BB7" w:rsidP="00775EDC">
            <w:pPr>
              <w:widowControl w:val="0"/>
              <w:spacing w:after="0" w:line="254" w:lineRule="auto"/>
              <w:jc w:val="center"/>
              <w:rPr>
                <w:rFonts w:ascii="Arial" w:hAnsi="Arial" w:cs="Arial"/>
                <w:b/>
                <w:sz w:val="18"/>
                <w:szCs w:val="18"/>
              </w:rPr>
            </w:pPr>
            <w:r w:rsidRPr="00A84A55">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63CB70A9" w14:textId="77777777" w:rsidR="00ED3BB7" w:rsidRPr="0082202C" w:rsidRDefault="00ED3BB7" w:rsidP="00775EDC">
            <w:pPr>
              <w:widowControl w:val="0"/>
              <w:spacing w:after="0" w:line="254" w:lineRule="auto"/>
              <w:jc w:val="center"/>
              <w:rPr>
                <w:rFonts w:ascii="Arial" w:hAnsi="Arial" w:cs="Arial"/>
                <w:b/>
                <w:sz w:val="18"/>
                <w:szCs w:val="18"/>
              </w:rPr>
            </w:pPr>
            <w:r w:rsidRPr="0082202C">
              <w:rPr>
                <w:rFonts w:ascii="Arial" w:hAnsi="Arial" w:cs="Arial"/>
                <w:b/>
                <w:sz w:val="18"/>
                <w:szCs w:val="18"/>
              </w:rPr>
              <w:t>Data Type/Description</w:t>
            </w:r>
          </w:p>
        </w:tc>
        <w:tc>
          <w:tcPr>
            <w:tcW w:w="4407" w:type="dxa"/>
            <w:tcBorders>
              <w:top w:val="single" w:sz="4" w:space="0" w:color="auto"/>
              <w:left w:val="single" w:sz="4" w:space="0" w:color="auto"/>
              <w:bottom w:val="single" w:sz="4" w:space="0" w:color="auto"/>
              <w:right w:val="single" w:sz="4" w:space="0" w:color="auto"/>
            </w:tcBorders>
            <w:shd w:val="clear" w:color="auto" w:fill="C0C0C0"/>
            <w:hideMark/>
          </w:tcPr>
          <w:p w14:paraId="0EADF49D"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0C46BC47"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A419ADE"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performanceJobId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1DF2D0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9CF8BD0"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UUID of the </w:t>
            </w:r>
            <w:proofErr w:type="spellStart"/>
            <w:r w:rsidRPr="00F34FA5">
              <w:rPr>
                <w:rFonts w:ascii="Arial" w:hAnsi="Arial" w:cs="Arial"/>
                <w:sz w:val="18"/>
                <w:szCs w:val="18"/>
              </w:rPr>
              <w:t>PerformanceMeasurementJob</w:t>
            </w:r>
            <w:proofErr w:type="spellEnd"/>
            <w:r w:rsidRPr="00F34FA5">
              <w:rPr>
                <w:rFonts w:ascii="Arial" w:hAnsi="Arial" w:cs="Arial"/>
                <w:sz w:val="18"/>
                <w:szCs w:val="18"/>
              </w:rPr>
              <w:t xml:space="preserve"> from which collected measurements are reported.</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A3360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00493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A9397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B2477F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011A99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473C6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8957362" w14:textId="4CF94F4C" w:rsidR="00ED3BB7" w:rsidDel="00243FF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56" w:author="Author"/>
              </w:rPr>
            </w:pPr>
            <w:del w:id="857" w:author="Author">
              <w:r w:rsidDel="00243FF9">
                <w:delText>nullable:</w:delText>
              </w:r>
              <w:r w:rsidDel="00243FF9">
                <w:tab/>
                <w:delText>False</w:delText>
              </w:r>
            </w:del>
          </w:p>
          <w:p w14:paraId="387839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773D78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7E42B9A" w14:textId="77777777" w:rsidTr="00775EDC">
        <w:tc>
          <w:tcPr>
            <w:tcW w:w="1885" w:type="dxa"/>
            <w:tcBorders>
              <w:top w:val="single" w:sz="4" w:space="0" w:color="auto"/>
              <w:left w:val="single" w:sz="4" w:space="0" w:color="auto"/>
              <w:bottom w:val="single" w:sz="4" w:space="0" w:color="auto"/>
              <w:right w:val="single" w:sz="4" w:space="0" w:color="auto"/>
            </w:tcBorders>
          </w:tcPr>
          <w:p w14:paraId="10B1976F"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consumerJobId</w:t>
            </w:r>
            <w:proofErr w:type="spellEnd"/>
          </w:p>
        </w:tc>
        <w:tc>
          <w:tcPr>
            <w:tcW w:w="2793" w:type="dxa"/>
            <w:tcBorders>
              <w:top w:val="single" w:sz="4" w:space="0" w:color="auto"/>
              <w:left w:val="single" w:sz="4" w:space="0" w:color="auto"/>
              <w:bottom w:val="single" w:sz="4" w:space="0" w:color="auto"/>
              <w:right w:val="single" w:sz="4" w:space="0" w:color="auto"/>
            </w:tcBorders>
          </w:tcPr>
          <w:p w14:paraId="080B342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0DD545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provided </w:t>
            </w:r>
            <w:r w:rsidRPr="00F34FA5">
              <w:rPr>
                <w:rFonts w:ascii="Arial" w:hAnsi="Arial" w:cs="Arial"/>
                <w:sz w:val="18"/>
                <w:szCs w:val="18"/>
              </w:rPr>
              <w:lastRenderedPageBreak/>
              <w:t>by the consumer for its purpose of managing performance jobs. This value could be the same across multiple instances of IMS performance job instances.</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5F8D3E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5E670B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47F7C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9DE71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x-isInvariant:</w:t>
            </w:r>
            <w:r>
              <w:tab/>
              <w:t>False</w:t>
            </w:r>
          </w:p>
          <w:p w14:paraId="65B823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42BD6E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0E091FF" w14:textId="4AD6B8AF" w:rsidR="00ED3BB7" w:rsidDel="00243FF9" w:rsidRDefault="00ED3BB7" w:rsidP="00243FF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58" w:author="Author"/>
              </w:rPr>
            </w:pPr>
            <w:del w:id="859" w:author="Author">
              <w:r w:rsidDel="00243FF9">
                <w:delText>nullable:</w:delText>
              </w:r>
              <w:r w:rsidDel="00243FF9">
                <w:tab/>
                <w:delText>False</w:delText>
              </w:r>
            </w:del>
          </w:p>
          <w:p w14:paraId="424DA5F3"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860"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6E6A5EEA" w14:textId="77777777" w:rsidTr="00775EDC">
        <w:tc>
          <w:tcPr>
            <w:tcW w:w="1885" w:type="dxa"/>
            <w:tcBorders>
              <w:top w:val="single" w:sz="4" w:space="0" w:color="auto"/>
              <w:left w:val="single" w:sz="4" w:space="0" w:color="auto"/>
              <w:bottom w:val="single" w:sz="4" w:space="0" w:color="auto"/>
              <w:right w:val="single" w:sz="4" w:space="0" w:color="auto"/>
            </w:tcBorders>
          </w:tcPr>
          <w:p w14:paraId="47698D75" w14:textId="77777777" w:rsidR="00ED3BB7" w:rsidRPr="00A84A55"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lastRenderedPageBreak/>
              <w:t>measuredResources</w:t>
            </w:r>
            <w:proofErr w:type="spellEnd"/>
          </w:p>
        </w:tc>
        <w:tc>
          <w:tcPr>
            <w:tcW w:w="2793" w:type="dxa"/>
            <w:tcBorders>
              <w:top w:val="single" w:sz="4" w:space="0" w:color="auto"/>
              <w:left w:val="single" w:sz="4" w:space="0" w:color="auto"/>
              <w:bottom w:val="single" w:sz="4" w:space="0" w:color="auto"/>
              <w:right w:val="single" w:sz="4" w:space="0" w:color="auto"/>
            </w:tcBorders>
          </w:tcPr>
          <w:p w14:paraId="3764AB8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C1534B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w:t>
            </w:r>
            <w:proofErr w:type="gramStart"/>
            <w:r w:rsidRPr="00F34FA5">
              <w:rPr>
                <w:rFonts w:ascii="Arial" w:hAnsi="Arial" w:cs="Arial"/>
                <w:sz w:val="18"/>
                <w:szCs w:val="18"/>
              </w:rPr>
              <w:t>collected measurements</w:t>
            </w:r>
            <w:proofErr w:type="gramEnd"/>
            <w:r w:rsidRPr="00F34FA5">
              <w:rPr>
                <w:rFonts w:ascii="Arial" w:hAnsi="Arial" w:cs="Arial"/>
                <w:sz w:val="18"/>
                <w:szCs w:val="18"/>
              </w:rPr>
              <w:t xml:space="preserve"> for each Resource within the scope of the subscription to be included in this </w:t>
            </w:r>
            <w:proofErr w:type="spellStart"/>
            <w:r w:rsidRPr="00F34FA5">
              <w:rPr>
                <w:rFonts w:ascii="Arial" w:hAnsi="Arial" w:cs="Arial"/>
                <w:sz w:val="18"/>
                <w:szCs w:val="18"/>
              </w:rPr>
              <w:t>PerformanceMeasurementReport</w:t>
            </w:r>
            <w:proofErr w:type="spellEnd"/>
            <w:r w:rsidRPr="00F34FA5">
              <w:rPr>
                <w:rFonts w:ascii="Arial" w:hAnsi="Arial" w:cs="Arial"/>
                <w:sz w:val="18"/>
                <w:szCs w:val="18"/>
              </w:rPr>
              <w:t>.</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493D5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66CB0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x-support-qualifier:</w:t>
            </w:r>
            <w:r>
              <w:tab/>
              <w:t>M</w:t>
            </w:r>
          </w:p>
          <w:p w14:paraId="42AD413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readOnly:</w:t>
            </w:r>
            <w:r>
              <w:tab/>
              <w:t>True</w:t>
            </w:r>
          </w:p>
          <w:p w14:paraId="0BACD9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x-isInvariant:</w:t>
            </w:r>
            <w:r>
              <w:tab/>
              <w:t>False</w:t>
            </w:r>
          </w:p>
          <w:p w14:paraId="011AB5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x-inventoryNotification:</w:t>
            </w:r>
            <w:r>
              <w:tab/>
              <w:t>False</w:t>
            </w:r>
          </w:p>
          <w:p w14:paraId="78A164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x-stateChangeNotification:</w:t>
            </w:r>
            <w:r>
              <w:tab/>
              <w:t>False</w:t>
            </w:r>
          </w:p>
          <w:p w14:paraId="62A8EB4D" w14:textId="3B3161C8" w:rsidR="00ED3BB7" w:rsidDel="00243FF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rPr>
                <w:del w:id="861" w:author="Author"/>
              </w:rPr>
            </w:pPr>
            <w:del w:id="862" w:author="Author">
              <w:r w:rsidDel="00243FF9">
                <w:delText>n</w:delText>
              </w:r>
              <w:r w:rsidRPr="00F137AA" w:rsidDel="00243FF9">
                <w:delText>ullable</w:delText>
              </w:r>
              <w:r w:rsidDel="00243FF9">
                <w:delText>:</w:delText>
              </w:r>
              <w:r w:rsidRPr="00F137AA" w:rsidDel="00243FF9">
                <w:tab/>
              </w:r>
              <w:r w:rsidDel="00243FF9">
                <w:delText>False</w:delText>
              </w:r>
            </w:del>
          </w:p>
          <w:p w14:paraId="0557D83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minItems:</w:t>
            </w:r>
            <w:r>
              <w:tab/>
              <w:t>1</w:t>
            </w:r>
          </w:p>
          <w:p w14:paraId="160F924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items:</w:t>
            </w:r>
            <w:r>
              <w:tab/>
              <w:t>ResourceReport</w:t>
            </w:r>
          </w:p>
        </w:tc>
      </w:tr>
    </w:tbl>
    <w:p w14:paraId="01C823A8" w14:textId="77777777" w:rsidR="00ED3BB7" w:rsidRDefault="00ED3BB7" w:rsidP="00ED3BB7">
      <w:pPr>
        <w:widowControl w:val="0"/>
      </w:pPr>
    </w:p>
    <w:p w14:paraId="760CA631" w14:textId="77777777" w:rsidR="00ED3BB7" w:rsidRDefault="00ED3BB7" w:rsidP="00ED3BB7">
      <w:pPr>
        <w:pStyle w:val="Heading6"/>
      </w:pPr>
      <w:r>
        <w:t>4.2.1.4.25.3</w:t>
      </w:r>
      <w:r>
        <w:tab/>
        <w:t>Attribute constraints</w:t>
      </w:r>
    </w:p>
    <w:p w14:paraId="5E508E8D" w14:textId="77777777" w:rsidR="00ED3BB7" w:rsidRPr="00FE7385" w:rsidRDefault="00ED3BB7" w:rsidP="00ED3BB7">
      <w:pPr>
        <w:rPr>
          <w:i/>
        </w:rPr>
      </w:pPr>
      <w:r w:rsidRPr="004667B5">
        <w:t>None</w:t>
      </w:r>
      <w:r w:rsidRPr="00FE7385">
        <w:rPr>
          <w:i/>
        </w:rPr>
        <w:t>.</w:t>
      </w:r>
    </w:p>
    <w:p w14:paraId="5379A597" w14:textId="77777777" w:rsidR="00ED3BB7" w:rsidRDefault="00ED3BB7" w:rsidP="00ED3BB7">
      <w:pPr>
        <w:pStyle w:val="Heading6"/>
      </w:pPr>
      <w:r>
        <w:t>4.2.1.4.25.4</w:t>
      </w:r>
      <w:r>
        <w:tab/>
      </w:r>
      <w:r>
        <w:tab/>
        <w:t>State diagram</w:t>
      </w:r>
    </w:p>
    <w:p w14:paraId="7CD2810C" w14:textId="77777777" w:rsidR="00ED3BB7" w:rsidRPr="00FE7385" w:rsidRDefault="00ED3BB7" w:rsidP="00ED3BB7">
      <w:pPr>
        <w:rPr>
          <w:i/>
        </w:rPr>
      </w:pPr>
      <w:r w:rsidRPr="004667B5">
        <w:t>None</w:t>
      </w:r>
      <w:r w:rsidRPr="00FE7385">
        <w:rPr>
          <w:i/>
        </w:rPr>
        <w:t>.</w:t>
      </w:r>
    </w:p>
    <w:p w14:paraId="32AD987B" w14:textId="77777777" w:rsidR="00ED3BB7" w:rsidRDefault="00ED3BB7" w:rsidP="00ED3BB7">
      <w:pPr>
        <w:pStyle w:val="Heading5"/>
      </w:pPr>
      <w:r>
        <w:t>4.2.1.4.26</w:t>
      </w:r>
      <w:r>
        <w:tab/>
      </w:r>
      <w:proofErr w:type="spellStart"/>
      <w:r>
        <w:t>ResourceReport</w:t>
      </w:r>
      <w:proofErr w:type="spellEnd"/>
      <w:r>
        <w:t xml:space="preserve"> &lt;&lt;datatype&gt;&gt;</w:t>
      </w:r>
    </w:p>
    <w:p w14:paraId="48BF688C" w14:textId="77777777" w:rsidR="00ED3BB7" w:rsidRDefault="00ED3BB7" w:rsidP="00ED3BB7">
      <w:pPr>
        <w:pStyle w:val="Heading6"/>
      </w:pPr>
      <w:r>
        <w:t>4.2.1.4.26.1</w:t>
      </w:r>
      <w:r>
        <w:tab/>
        <w:t>Definition</w:t>
      </w:r>
    </w:p>
    <w:p w14:paraId="721A8FBC" w14:textId="77777777" w:rsidR="00ED3BB7" w:rsidRDefault="00ED3BB7" w:rsidP="00ED3BB7">
      <w:r>
        <w:t xml:space="preserve">The </w:t>
      </w:r>
      <w:proofErr w:type="spellStart"/>
      <w:r>
        <w:t>ResourceReport</w:t>
      </w:r>
      <w:proofErr w:type="spellEnd"/>
      <w:r>
        <w:t xml:space="preserve"> </w:t>
      </w:r>
      <w:proofErr w:type="spellStart"/>
      <w:r>
        <w:t>dataType</w:t>
      </w:r>
      <w:proofErr w:type="spellEnd"/>
      <w:r>
        <w:t xml:space="preserve"> represents the information required to identify the resource for which a set of measurements are being reported in the notification</w:t>
      </w:r>
      <w:r>
        <w:rPr>
          <w:szCs w:val="18"/>
        </w:rPr>
        <w:t>.</w:t>
      </w:r>
    </w:p>
    <w:p w14:paraId="00090714" w14:textId="77777777" w:rsidR="00ED3BB7" w:rsidRDefault="00ED3BB7" w:rsidP="00ED3BB7">
      <w:r>
        <w:t xml:space="preserve">The information representing the attributes of the </w:t>
      </w:r>
      <w:proofErr w:type="spellStart"/>
      <w:r>
        <w:t>ResourceReport</w:t>
      </w:r>
      <w:proofErr w:type="spellEnd"/>
      <w:r>
        <w:t xml:space="preserve"> follows the provisions indicated in table 4.2.1.4.26.2-1.</w:t>
      </w:r>
    </w:p>
    <w:p w14:paraId="75612D67" w14:textId="77777777" w:rsidR="00ED3BB7" w:rsidRPr="00EA0DC7" w:rsidRDefault="00ED3BB7" w:rsidP="00ED3BB7">
      <w:pPr>
        <w:pStyle w:val="Heading6"/>
      </w:pPr>
      <w:r>
        <w:t>4.2.1.4.26.2</w:t>
      </w:r>
      <w:r>
        <w:tab/>
        <w:t>Attributes</w:t>
      </w:r>
    </w:p>
    <w:p w14:paraId="2C17CFE4" w14:textId="77777777" w:rsidR="00ED3BB7" w:rsidRPr="00517C78" w:rsidRDefault="00ED3BB7" w:rsidP="00ED3BB7">
      <w:pPr>
        <w:pStyle w:val="TH"/>
      </w:pPr>
      <w:bookmarkStart w:id="863" w:name="_Toc161722140"/>
      <w:bookmarkStart w:id="864" w:name="_Toc193779776"/>
      <w:bookmarkStart w:id="865" w:name="_Toc202768227"/>
      <w:r>
        <w:t>Table 4.2.1.4.26</w:t>
      </w:r>
      <w:r w:rsidRPr="00120063">
        <w:t>.2</w:t>
      </w:r>
      <w:r>
        <w:t>-</w:t>
      </w:r>
      <w:r w:rsidRPr="00120063">
        <w:t xml:space="preserve">1 Attributes Properties for </w:t>
      </w:r>
      <w:proofErr w:type="spellStart"/>
      <w:r w:rsidRPr="00120063">
        <w:t>ResourceReport</w:t>
      </w:r>
      <w:bookmarkEnd w:id="863"/>
      <w:bookmarkEnd w:id="864"/>
      <w:bookmarkEnd w:id="865"/>
      <w:proofErr w:type="spellEnd"/>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4407"/>
      </w:tblGrid>
      <w:tr w:rsidR="00ED3BB7" w14:paraId="5EA2519B"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288F2EAD" w14:textId="77777777" w:rsidR="00ED3BB7" w:rsidRPr="0082202C" w:rsidRDefault="00ED3BB7" w:rsidP="00775EDC">
            <w:pPr>
              <w:widowControl w:val="0"/>
              <w:spacing w:after="0" w:line="254" w:lineRule="auto"/>
              <w:jc w:val="center"/>
              <w:rPr>
                <w:rFonts w:ascii="Arial" w:hAnsi="Arial" w:cs="Arial"/>
                <w:b/>
                <w:sz w:val="18"/>
                <w:szCs w:val="18"/>
              </w:rPr>
            </w:pPr>
            <w:r w:rsidRPr="0082202C">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17FE7C51" w14:textId="77777777" w:rsidR="00ED3BB7" w:rsidRPr="0082202C" w:rsidRDefault="00ED3BB7" w:rsidP="00775EDC">
            <w:pPr>
              <w:widowControl w:val="0"/>
              <w:spacing w:after="0" w:line="254" w:lineRule="auto"/>
              <w:jc w:val="center"/>
              <w:rPr>
                <w:rFonts w:ascii="Arial" w:hAnsi="Arial" w:cs="Arial"/>
                <w:b/>
                <w:sz w:val="18"/>
                <w:szCs w:val="18"/>
              </w:rPr>
            </w:pPr>
            <w:r w:rsidRPr="0082202C">
              <w:rPr>
                <w:rFonts w:ascii="Arial" w:hAnsi="Arial" w:cs="Arial"/>
                <w:b/>
                <w:sz w:val="18"/>
                <w:szCs w:val="18"/>
              </w:rPr>
              <w:t>Data Type/Description</w:t>
            </w:r>
          </w:p>
        </w:tc>
        <w:tc>
          <w:tcPr>
            <w:tcW w:w="4407" w:type="dxa"/>
            <w:tcBorders>
              <w:top w:val="single" w:sz="4" w:space="0" w:color="auto"/>
              <w:left w:val="single" w:sz="4" w:space="0" w:color="auto"/>
              <w:bottom w:val="single" w:sz="4" w:space="0" w:color="auto"/>
              <w:right w:val="single" w:sz="4" w:space="0" w:color="auto"/>
            </w:tcBorders>
            <w:shd w:val="clear" w:color="auto" w:fill="C0C0C0"/>
            <w:hideMark/>
          </w:tcPr>
          <w:p w14:paraId="18F3DE42"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78B80E32"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4219A07" w14:textId="77777777" w:rsidR="00ED3BB7" w:rsidRPr="0082202C"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resourceId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681EB58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D275568"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UUID of the Resource as specified in Infrastructure Inventory.</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90474A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AFC57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DAB32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BAEB8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8E481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154C5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C372C5D" w14:textId="209132A0" w:rsidR="00ED3BB7" w:rsidDel="00243FF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66" w:author="Author"/>
              </w:rPr>
            </w:pPr>
            <w:del w:id="867" w:author="Author">
              <w:r w:rsidDel="00243FF9">
                <w:delText>nullable:</w:delText>
              </w:r>
              <w:r w:rsidDel="00243FF9">
                <w:tab/>
                <w:delText>False</w:delText>
              </w:r>
            </w:del>
          </w:p>
          <w:p w14:paraId="2BADC26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407C2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71B3F35" w14:textId="77777777" w:rsidTr="00775EDC">
        <w:tc>
          <w:tcPr>
            <w:tcW w:w="1885" w:type="dxa"/>
            <w:tcBorders>
              <w:top w:val="single" w:sz="4" w:space="0" w:color="auto"/>
              <w:left w:val="single" w:sz="4" w:space="0" w:color="auto"/>
              <w:bottom w:val="single" w:sz="4" w:space="0" w:color="auto"/>
              <w:right w:val="single" w:sz="4" w:space="0" w:color="auto"/>
            </w:tcBorders>
          </w:tcPr>
          <w:p w14:paraId="48059F02"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measurementValues</w:t>
            </w:r>
            <w:proofErr w:type="spellEnd"/>
          </w:p>
        </w:tc>
        <w:tc>
          <w:tcPr>
            <w:tcW w:w="2793" w:type="dxa"/>
            <w:tcBorders>
              <w:top w:val="single" w:sz="4" w:space="0" w:color="auto"/>
              <w:left w:val="single" w:sz="4" w:space="0" w:color="auto"/>
              <w:bottom w:val="single" w:sz="4" w:space="0" w:color="auto"/>
              <w:right w:val="single" w:sz="4" w:space="0" w:color="auto"/>
            </w:tcBorders>
          </w:tcPr>
          <w:p w14:paraId="1AB1D98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3F30D06" w14:textId="77777777" w:rsidR="00ED3BB7" w:rsidRPr="00F34FA5" w:rsidRDefault="00ED3BB7" w:rsidP="00775EDC">
            <w:pPr>
              <w:spacing w:after="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collected measurements for the Resource within the subscription included in this </w:t>
            </w:r>
            <w:proofErr w:type="spellStart"/>
            <w:r w:rsidRPr="00F34FA5">
              <w:rPr>
                <w:rFonts w:ascii="Arial" w:hAnsi="Arial" w:cs="Arial"/>
                <w:sz w:val="18"/>
                <w:szCs w:val="18"/>
              </w:rPr>
              <w:t>PerformanceMeasurementReport</w:t>
            </w:r>
            <w:proofErr w:type="spellEnd"/>
            <w:r w:rsidRPr="00F34FA5">
              <w:rPr>
                <w:rFonts w:ascii="Arial" w:hAnsi="Arial" w:cs="Arial"/>
                <w:sz w:val="18"/>
                <w:szCs w:val="18"/>
              </w:rPr>
              <w:t>.</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E4778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6D808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8B94C1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7A9BE4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5F506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40187C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9C1E7E2" w14:textId="40AAC4BD" w:rsidR="00ED3BB7" w:rsidDel="00243FF9"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68" w:author="Author"/>
              </w:rPr>
            </w:pPr>
            <w:del w:id="869" w:author="Author">
              <w:r w:rsidDel="00243FF9">
                <w:delText>nullable:</w:delText>
              </w:r>
              <w:r w:rsidDel="00243FF9">
                <w:tab/>
                <w:delText>False</w:delText>
              </w:r>
            </w:del>
          </w:p>
          <w:p w14:paraId="5EE98AB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407C52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7C88CE69"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MeasurementValue</w:t>
            </w:r>
          </w:p>
          <w:p w14:paraId="276380D1"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F5190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bl>
    <w:p w14:paraId="1B54B9C9" w14:textId="77777777" w:rsidR="00ED3BB7" w:rsidRDefault="00ED3BB7" w:rsidP="00ED3BB7"/>
    <w:p w14:paraId="1C680C38" w14:textId="77777777" w:rsidR="00ED3BB7" w:rsidRDefault="00ED3BB7" w:rsidP="00ED3BB7">
      <w:pPr>
        <w:pStyle w:val="Heading6"/>
      </w:pPr>
      <w:r>
        <w:t>4.2.1.4.26.3</w:t>
      </w:r>
      <w:r>
        <w:tab/>
        <w:t>Attribute constraints</w:t>
      </w:r>
    </w:p>
    <w:p w14:paraId="5EA97CA9" w14:textId="77777777" w:rsidR="00ED3BB7" w:rsidRPr="00FE7385" w:rsidRDefault="00ED3BB7" w:rsidP="00ED3BB7">
      <w:pPr>
        <w:rPr>
          <w:i/>
        </w:rPr>
      </w:pPr>
      <w:r w:rsidRPr="004667B5">
        <w:t>None</w:t>
      </w:r>
      <w:r w:rsidRPr="00FE7385">
        <w:rPr>
          <w:i/>
        </w:rPr>
        <w:t>.</w:t>
      </w:r>
    </w:p>
    <w:p w14:paraId="272041B4" w14:textId="77777777" w:rsidR="00ED3BB7" w:rsidRDefault="00ED3BB7" w:rsidP="00ED3BB7">
      <w:pPr>
        <w:pStyle w:val="Heading6"/>
      </w:pPr>
      <w:r>
        <w:lastRenderedPageBreak/>
        <w:t>4.2.1.4.26.4</w:t>
      </w:r>
      <w:r>
        <w:tab/>
      </w:r>
      <w:r>
        <w:tab/>
        <w:t>State diagram</w:t>
      </w:r>
    </w:p>
    <w:p w14:paraId="1B8555DC" w14:textId="77777777" w:rsidR="00ED3BB7" w:rsidRPr="00FE7385" w:rsidRDefault="00ED3BB7" w:rsidP="00ED3BB7">
      <w:pPr>
        <w:rPr>
          <w:i/>
        </w:rPr>
      </w:pPr>
      <w:r w:rsidRPr="004667B5">
        <w:t>None</w:t>
      </w:r>
      <w:r w:rsidRPr="00FE7385">
        <w:rPr>
          <w:i/>
        </w:rPr>
        <w:t>.</w:t>
      </w:r>
    </w:p>
    <w:p w14:paraId="653B86A0" w14:textId="77777777" w:rsidR="00ED3BB7" w:rsidRDefault="00ED3BB7" w:rsidP="00ED3BB7">
      <w:pPr>
        <w:pStyle w:val="Heading5"/>
      </w:pPr>
      <w:r>
        <w:t>4.2.1.4.27</w:t>
      </w:r>
      <w:r>
        <w:tab/>
      </w:r>
      <w:proofErr w:type="spellStart"/>
      <w:r>
        <w:t>MeasurementValue</w:t>
      </w:r>
      <w:proofErr w:type="spellEnd"/>
      <w:r>
        <w:t xml:space="preserve"> &lt;&lt;datatype&gt;&gt;</w:t>
      </w:r>
    </w:p>
    <w:p w14:paraId="37A8A0AF" w14:textId="77777777" w:rsidR="00ED3BB7" w:rsidRDefault="00ED3BB7" w:rsidP="00ED3BB7">
      <w:pPr>
        <w:pStyle w:val="Heading6"/>
      </w:pPr>
      <w:r>
        <w:t>4.2.1.4.27.1</w:t>
      </w:r>
      <w:r>
        <w:tab/>
        <w:t>Definition</w:t>
      </w:r>
    </w:p>
    <w:p w14:paraId="5B293D61" w14:textId="77777777" w:rsidR="00ED3BB7" w:rsidRDefault="00ED3BB7" w:rsidP="00ED3BB7">
      <w:r>
        <w:t xml:space="preserve">The </w:t>
      </w:r>
      <w:proofErr w:type="spellStart"/>
      <w:r>
        <w:t>MeasurementValue</w:t>
      </w:r>
      <w:proofErr w:type="spellEnd"/>
      <w:r>
        <w:t xml:space="preserve"> </w:t>
      </w:r>
      <w:proofErr w:type="spellStart"/>
      <w:r>
        <w:t>dataType</w:t>
      </w:r>
      <w:proofErr w:type="spellEnd"/>
      <w:r>
        <w:t xml:space="preserve"> represents the information about a collected measurement and its value to be included in a notification.</w:t>
      </w:r>
    </w:p>
    <w:p w14:paraId="582489FA" w14:textId="77777777" w:rsidR="00ED3BB7" w:rsidRDefault="00ED3BB7" w:rsidP="00ED3BB7">
      <w:r>
        <w:t xml:space="preserve">The information representing the attributes of the </w:t>
      </w:r>
      <w:proofErr w:type="spellStart"/>
      <w:r>
        <w:t>MeasurementValue</w:t>
      </w:r>
      <w:proofErr w:type="spellEnd"/>
      <w:r>
        <w:t xml:space="preserve"> follows the provisions indicated in table 4.2.1.4.27.2-1.</w:t>
      </w:r>
    </w:p>
    <w:p w14:paraId="0CCE3090" w14:textId="77777777" w:rsidR="00ED3BB7" w:rsidRPr="00EA0DC7" w:rsidRDefault="00ED3BB7" w:rsidP="00ED3BB7">
      <w:pPr>
        <w:pStyle w:val="Heading6"/>
      </w:pPr>
      <w:r>
        <w:t>4.2.1.4.27.2</w:t>
      </w:r>
      <w:r>
        <w:tab/>
        <w:t>Attributes</w:t>
      </w:r>
    </w:p>
    <w:p w14:paraId="5D29B7A3" w14:textId="77777777" w:rsidR="00ED3BB7" w:rsidRPr="00517C78" w:rsidRDefault="00ED3BB7" w:rsidP="00ED3BB7">
      <w:pPr>
        <w:pStyle w:val="TH"/>
      </w:pPr>
      <w:bookmarkStart w:id="870" w:name="_Toc161722141"/>
      <w:bookmarkStart w:id="871" w:name="_Toc193779777"/>
      <w:bookmarkStart w:id="872" w:name="_Toc202768228"/>
      <w:r>
        <w:t>Table 4.2.1.4.27</w:t>
      </w:r>
      <w:r w:rsidRPr="001C2368">
        <w:t>.2</w:t>
      </w:r>
      <w:r>
        <w:t>-</w:t>
      </w:r>
      <w:r w:rsidRPr="001C2368">
        <w:t xml:space="preserve">1 Attributes Properties for </w:t>
      </w:r>
      <w:proofErr w:type="spellStart"/>
      <w:r w:rsidRPr="001C2368">
        <w:t>MeasurementValue</w:t>
      </w:r>
      <w:bookmarkEnd w:id="870"/>
      <w:bookmarkEnd w:id="871"/>
      <w:bookmarkEnd w:id="872"/>
      <w:proofErr w:type="spellEnd"/>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4407"/>
      </w:tblGrid>
      <w:tr w:rsidR="00ED3BB7" w14:paraId="3953F206"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2476D251" w14:textId="77777777" w:rsidR="00ED3BB7" w:rsidRPr="00C92534" w:rsidRDefault="00ED3BB7" w:rsidP="00775EDC">
            <w:pPr>
              <w:widowControl w:val="0"/>
              <w:spacing w:after="0" w:line="254" w:lineRule="auto"/>
              <w:jc w:val="center"/>
              <w:rPr>
                <w:rFonts w:ascii="Arial" w:hAnsi="Arial" w:cs="Arial"/>
                <w:b/>
                <w:sz w:val="18"/>
                <w:szCs w:val="18"/>
              </w:rPr>
            </w:pPr>
            <w:r w:rsidRPr="00C92534">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7D6F28B1" w14:textId="77777777" w:rsidR="00ED3BB7" w:rsidRPr="00C92534" w:rsidRDefault="00ED3BB7" w:rsidP="00775EDC">
            <w:pPr>
              <w:widowControl w:val="0"/>
              <w:spacing w:after="0" w:line="254" w:lineRule="auto"/>
              <w:jc w:val="center"/>
              <w:rPr>
                <w:rFonts w:ascii="Arial" w:hAnsi="Arial" w:cs="Arial"/>
                <w:b/>
                <w:sz w:val="18"/>
                <w:szCs w:val="18"/>
              </w:rPr>
            </w:pPr>
            <w:r w:rsidRPr="00C92534">
              <w:rPr>
                <w:rFonts w:ascii="Arial" w:hAnsi="Arial" w:cs="Arial"/>
                <w:b/>
                <w:sz w:val="18"/>
                <w:szCs w:val="18"/>
              </w:rPr>
              <w:t>Data Type/Description</w:t>
            </w:r>
          </w:p>
        </w:tc>
        <w:tc>
          <w:tcPr>
            <w:tcW w:w="4407" w:type="dxa"/>
            <w:tcBorders>
              <w:top w:val="single" w:sz="4" w:space="0" w:color="auto"/>
              <w:left w:val="single" w:sz="4" w:space="0" w:color="auto"/>
              <w:bottom w:val="single" w:sz="4" w:space="0" w:color="auto"/>
              <w:right w:val="single" w:sz="4" w:space="0" w:color="auto"/>
            </w:tcBorders>
            <w:shd w:val="clear" w:color="auto" w:fill="C0C0C0"/>
            <w:hideMark/>
          </w:tcPr>
          <w:p w14:paraId="2C790224"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76FAC58D"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478ACF0"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performanceMeasurementId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48F6E7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D8CDD8A"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Based on encoding this value can be either a string consisting of the </w:t>
            </w:r>
            <w:proofErr w:type="spellStart"/>
            <w:r w:rsidRPr="00F34FA5">
              <w:rPr>
                <w:rFonts w:ascii="Arial" w:hAnsi="Arial" w:cs="Arial"/>
                <w:sz w:val="18"/>
                <w:szCs w:val="18"/>
              </w:rPr>
              <w:t>performanceMeasureName</w:t>
            </w:r>
            <w:proofErr w:type="spellEnd"/>
            <w:r w:rsidRPr="00F34FA5">
              <w:rPr>
                <w:rFonts w:ascii="Arial" w:hAnsi="Arial" w:cs="Arial"/>
                <w:sz w:val="18"/>
                <w:szCs w:val="18"/>
              </w:rPr>
              <w:t xml:space="preserve"> of the </w:t>
            </w:r>
            <w:proofErr w:type="spellStart"/>
            <w:r w:rsidRPr="00F34FA5">
              <w:rPr>
                <w:rFonts w:ascii="Arial" w:hAnsi="Arial" w:cs="Arial"/>
                <w:sz w:val="18"/>
                <w:szCs w:val="18"/>
              </w:rPr>
              <w:t>MeasurementDefinition</w:t>
            </w:r>
            <w:proofErr w:type="spellEnd"/>
            <w:r w:rsidRPr="00F34FA5">
              <w:rPr>
                <w:rFonts w:ascii="Arial" w:hAnsi="Arial" w:cs="Arial"/>
                <w:sz w:val="18"/>
                <w:szCs w:val="18"/>
              </w:rPr>
              <w:t xml:space="preserve"> in the Performance Dictionary for the Resource Type or an unsigned integer consisting of the </w:t>
            </w:r>
            <w:proofErr w:type="spellStart"/>
            <w:r w:rsidRPr="00F34FA5">
              <w:rPr>
                <w:rFonts w:ascii="Arial" w:hAnsi="Arial" w:cs="Arial"/>
                <w:sz w:val="18"/>
                <w:szCs w:val="18"/>
              </w:rPr>
              <w:t>performanceMeasurementId</w:t>
            </w:r>
            <w:proofErr w:type="spellEnd"/>
            <w:r w:rsidRPr="00F34FA5">
              <w:rPr>
                <w:rFonts w:ascii="Arial" w:hAnsi="Arial" w:cs="Arial"/>
                <w:sz w:val="18"/>
                <w:szCs w:val="18"/>
              </w:rPr>
              <w:t xml:space="preserve"> of the </w:t>
            </w:r>
            <w:proofErr w:type="spellStart"/>
            <w:r w:rsidRPr="00F34FA5">
              <w:rPr>
                <w:rFonts w:ascii="Arial" w:hAnsi="Arial" w:cs="Arial"/>
                <w:sz w:val="18"/>
                <w:szCs w:val="18"/>
              </w:rPr>
              <w:t>MeasurementDefinition</w:t>
            </w:r>
            <w:proofErr w:type="spellEnd"/>
            <w:r w:rsidRPr="00F34FA5">
              <w:rPr>
                <w:rFonts w:ascii="Arial" w:hAnsi="Arial" w:cs="Arial"/>
                <w:sz w:val="18"/>
                <w:szCs w:val="18"/>
              </w:rPr>
              <w:t>.</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01BAD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0DFEF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9E739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687B8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FC0B67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F24F5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7FD76AC" w14:textId="72B29034" w:rsidR="00ED3BB7" w:rsidDel="0064735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73" w:author="Author"/>
              </w:rPr>
            </w:pPr>
            <w:del w:id="874" w:author="Author">
              <w:r w:rsidDel="00647350">
                <w:delText>nullable:</w:delText>
              </w:r>
              <w:r w:rsidDel="00647350">
                <w:tab/>
                <w:delText>False</w:delText>
              </w:r>
            </w:del>
          </w:p>
          <w:p w14:paraId="31BE922E" w14:textId="77777777" w:rsidR="00ED3BB7" w:rsidRDefault="00ED3BB7" w:rsidP="00647350">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2B56308" w14:textId="77777777" w:rsidTr="00775EDC">
        <w:tc>
          <w:tcPr>
            <w:tcW w:w="1885" w:type="dxa"/>
            <w:tcBorders>
              <w:top w:val="single" w:sz="4" w:space="0" w:color="auto"/>
              <w:left w:val="single" w:sz="4" w:space="0" w:color="auto"/>
              <w:bottom w:val="single" w:sz="4" w:space="0" w:color="auto"/>
              <w:right w:val="single" w:sz="4" w:space="0" w:color="auto"/>
            </w:tcBorders>
          </w:tcPr>
          <w:p w14:paraId="0D79A012"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measurementCollectionTime</w:t>
            </w:r>
            <w:proofErr w:type="spellEnd"/>
          </w:p>
        </w:tc>
        <w:tc>
          <w:tcPr>
            <w:tcW w:w="2793" w:type="dxa"/>
            <w:tcBorders>
              <w:top w:val="single" w:sz="4" w:space="0" w:color="auto"/>
              <w:left w:val="single" w:sz="4" w:space="0" w:color="auto"/>
              <w:bottom w:val="single" w:sz="4" w:space="0" w:color="auto"/>
              <w:right w:val="single" w:sz="4" w:space="0" w:color="auto"/>
            </w:tcBorders>
          </w:tcPr>
          <w:p w14:paraId="0DFE911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A1185F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If present, this is the value that is added to the </w:t>
            </w:r>
            <w:proofErr w:type="spellStart"/>
            <w:r w:rsidRPr="00F34FA5">
              <w:rPr>
                <w:rFonts w:ascii="Arial" w:hAnsi="Arial" w:cs="Arial"/>
                <w:sz w:val="18"/>
                <w:szCs w:val="18"/>
              </w:rPr>
              <w:t>PerformanceMeasurementStore</w:t>
            </w:r>
            <w:proofErr w:type="spellEnd"/>
            <w:r w:rsidRPr="00F34FA5">
              <w:rPr>
                <w:rFonts w:ascii="Arial" w:hAnsi="Arial" w:cs="Arial"/>
                <w:sz w:val="18"/>
                <w:szCs w:val="18"/>
              </w:rPr>
              <w:t xml:space="preserve">. When omitted then the </w:t>
            </w:r>
            <w:proofErr w:type="spellStart"/>
            <w:r w:rsidRPr="00F34FA5">
              <w:rPr>
                <w:rFonts w:ascii="Arial" w:hAnsi="Arial" w:cs="Arial"/>
                <w:sz w:val="18"/>
                <w:szCs w:val="18"/>
              </w:rPr>
              <w:t>notificationTime</w:t>
            </w:r>
            <w:proofErr w:type="spellEnd"/>
            <w:r w:rsidRPr="00F34FA5">
              <w:rPr>
                <w:rFonts w:ascii="Arial" w:hAnsi="Arial" w:cs="Arial"/>
                <w:sz w:val="18"/>
                <w:szCs w:val="18"/>
              </w:rPr>
              <w:t xml:space="preserve"> is assumed to the time the value was added to the </w:t>
            </w:r>
            <w:proofErr w:type="spellStart"/>
            <w:r w:rsidRPr="00F34FA5">
              <w:rPr>
                <w:rFonts w:ascii="Arial" w:hAnsi="Arial" w:cs="Arial"/>
                <w:sz w:val="18"/>
                <w:szCs w:val="18"/>
              </w:rPr>
              <w:t>PerformanceMeasurementStore</w:t>
            </w:r>
            <w:proofErr w:type="spellEnd"/>
            <w:r w:rsidRPr="00F34FA5">
              <w:rPr>
                <w:rFonts w:ascii="Arial" w:hAnsi="Arial" w:cs="Arial"/>
                <w:sz w:val="18"/>
                <w:szCs w:val="18"/>
              </w:rPr>
              <w:t xml:space="preserve"> as would be the case if the </w:t>
            </w:r>
            <w:proofErr w:type="spellStart"/>
            <w:r w:rsidRPr="00F34FA5">
              <w:rPr>
                <w:rFonts w:ascii="Arial" w:hAnsi="Arial" w:cs="Arial"/>
                <w:sz w:val="18"/>
                <w:szCs w:val="18"/>
              </w:rPr>
              <w:t>subscriptionMode</w:t>
            </w:r>
            <w:proofErr w:type="spellEnd"/>
            <w:r w:rsidRPr="00F34FA5">
              <w:rPr>
                <w:rFonts w:ascii="Arial" w:hAnsi="Arial" w:cs="Arial"/>
                <w:sz w:val="18"/>
                <w:szCs w:val="18"/>
              </w:rPr>
              <w:t xml:space="preserve"> equated to ON_CHANGE.</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D4DF1D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24357C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C8AB67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0860EC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1F0DC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04FB0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C20865C" w14:textId="450A69DC" w:rsidR="00ED3BB7" w:rsidDel="0064735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75" w:author="Author"/>
              </w:rPr>
            </w:pPr>
            <w:del w:id="876" w:author="Author">
              <w:r w:rsidDel="00647350">
                <w:delText>nullable:</w:delText>
              </w:r>
              <w:r w:rsidDel="00647350">
                <w:tab/>
                <w:delText>True</w:delText>
              </w:r>
            </w:del>
          </w:p>
          <w:p w14:paraId="76CF496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format:</w:t>
            </w:r>
            <w:r>
              <w:tab/>
              <w:t>date-time</w:t>
            </w:r>
          </w:p>
          <w:p w14:paraId="093F76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F6DC4E0" w14:textId="77777777" w:rsidTr="00775EDC">
        <w:tc>
          <w:tcPr>
            <w:tcW w:w="1885" w:type="dxa"/>
            <w:tcBorders>
              <w:top w:val="single" w:sz="4" w:space="0" w:color="auto"/>
              <w:left w:val="single" w:sz="4" w:space="0" w:color="auto"/>
              <w:bottom w:val="single" w:sz="4" w:space="0" w:color="auto"/>
              <w:right w:val="single" w:sz="4" w:space="0" w:color="auto"/>
            </w:tcBorders>
          </w:tcPr>
          <w:p w14:paraId="63A5247D"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measurementValue</w:t>
            </w:r>
            <w:proofErr w:type="spellEnd"/>
          </w:p>
        </w:tc>
        <w:tc>
          <w:tcPr>
            <w:tcW w:w="2793" w:type="dxa"/>
            <w:tcBorders>
              <w:top w:val="single" w:sz="4" w:space="0" w:color="auto"/>
              <w:left w:val="single" w:sz="4" w:space="0" w:color="auto"/>
              <w:bottom w:val="single" w:sz="4" w:space="0" w:color="auto"/>
              <w:right w:val="single" w:sz="4" w:space="0" w:color="auto"/>
            </w:tcBorders>
          </w:tcPr>
          <w:p w14:paraId="5175AF8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Any type</w:t>
            </w:r>
          </w:p>
          <w:p w14:paraId="2ADC430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This is the actual value of the measurement which varies in type from measurement to measurement.</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F056EF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E7DDA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D42E6F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AA299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AE67C6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73FD6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72656C8" w14:textId="166DBD37" w:rsidR="00ED3BB7" w:rsidDel="0064735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77" w:author="Author"/>
              </w:rPr>
            </w:pPr>
            <w:del w:id="878" w:author="Author">
              <w:r w:rsidDel="00647350">
                <w:delText>nullable:</w:delText>
              </w:r>
              <w:r w:rsidDel="00647350">
                <w:tab/>
                <w:delText>False</w:delText>
              </w:r>
            </w:del>
          </w:p>
          <w:p w14:paraId="14DC386F" w14:textId="77777777" w:rsidR="00ED3BB7" w:rsidRDefault="00ED3BB7" w:rsidP="00647350">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87C1AB9" w14:textId="77777777" w:rsidTr="00775EDC">
        <w:tc>
          <w:tcPr>
            <w:tcW w:w="1885" w:type="dxa"/>
            <w:tcBorders>
              <w:top w:val="single" w:sz="4" w:space="0" w:color="auto"/>
              <w:left w:val="single" w:sz="4" w:space="0" w:color="auto"/>
              <w:bottom w:val="single" w:sz="4" w:space="0" w:color="auto"/>
              <w:right w:val="single" w:sz="4" w:space="0" w:color="auto"/>
            </w:tcBorders>
          </w:tcPr>
          <w:p w14:paraId="1126BB51"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isSuspect</w:t>
            </w:r>
            <w:proofErr w:type="spellEnd"/>
          </w:p>
        </w:tc>
        <w:tc>
          <w:tcPr>
            <w:tcW w:w="2793" w:type="dxa"/>
            <w:tcBorders>
              <w:top w:val="single" w:sz="4" w:space="0" w:color="auto"/>
              <w:left w:val="single" w:sz="4" w:space="0" w:color="auto"/>
              <w:bottom w:val="single" w:sz="4" w:space="0" w:color="auto"/>
              <w:right w:val="single" w:sz="4" w:space="0" w:color="auto"/>
            </w:tcBorders>
          </w:tcPr>
          <w:p w14:paraId="15ECC22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boolean</w:t>
            </w:r>
            <w:proofErr w:type="spellEnd"/>
          </w:p>
          <w:p w14:paraId="36E1470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This flag is set to True if anomalous behavior was detected on the resource between this measurement value and a prior measurement value.</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B6FCB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AE6E6F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A0679F9" w14:textId="77777777" w:rsidR="00647350" w:rsidRDefault="00647350" w:rsidP="00647350">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79" w:author="Author"/>
              </w:rPr>
            </w:pPr>
            <w:ins w:id="880" w:author="Author">
              <w:r>
                <w:t>x-isAlwaysPresent:</w:t>
              </w:r>
              <w:r>
                <w:tab/>
                <w:t>False</w:t>
              </w:r>
            </w:ins>
          </w:p>
          <w:p w14:paraId="5737C0F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0F37E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84057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7778C9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059EF8D" w14:textId="07D53DF6" w:rsidR="00ED3BB7" w:rsidDel="0064735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81" w:author="Author"/>
              </w:rPr>
            </w:pPr>
            <w:del w:id="882" w:author="Author">
              <w:r w:rsidDel="00647350">
                <w:delText>nullable:</w:delText>
              </w:r>
              <w:r w:rsidDel="00647350">
                <w:tab/>
                <w:delText>True</w:delText>
              </w:r>
            </w:del>
          </w:p>
          <w:p w14:paraId="6547B48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default:</w:t>
            </w:r>
            <w:r>
              <w:tab/>
              <w:t>False</w:t>
            </w:r>
          </w:p>
          <w:p w14:paraId="0AE4D9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bl>
    <w:p w14:paraId="1C19ECC6" w14:textId="77777777" w:rsidR="00ED3BB7" w:rsidRDefault="00ED3BB7" w:rsidP="00ED3BB7"/>
    <w:p w14:paraId="299D18EF" w14:textId="77777777" w:rsidR="00ED3BB7" w:rsidRDefault="00ED3BB7" w:rsidP="00ED3BB7">
      <w:pPr>
        <w:pStyle w:val="Heading6"/>
      </w:pPr>
      <w:r>
        <w:t>4.2.1.4.27.3</w:t>
      </w:r>
      <w:r>
        <w:tab/>
        <w:t>Attribute constraints</w:t>
      </w:r>
    </w:p>
    <w:p w14:paraId="0AD25AB9" w14:textId="77777777" w:rsidR="00ED3BB7" w:rsidRPr="00FE7385" w:rsidRDefault="00ED3BB7" w:rsidP="00ED3BB7">
      <w:pPr>
        <w:rPr>
          <w:i/>
        </w:rPr>
      </w:pPr>
      <w:r w:rsidRPr="004667B5">
        <w:t>None</w:t>
      </w:r>
      <w:r w:rsidRPr="00FE7385">
        <w:rPr>
          <w:i/>
        </w:rPr>
        <w:t>.</w:t>
      </w:r>
    </w:p>
    <w:p w14:paraId="42EF3323" w14:textId="77777777" w:rsidR="00ED3BB7" w:rsidRDefault="00ED3BB7" w:rsidP="00ED3BB7">
      <w:pPr>
        <w:pStyle w:val="Heading6"/>
      </w:pPr>
      <w:r>
        <w:lastRenderedPageBreak/>
        <w:t>4.2.1.4.27.4</w:t>
      </w:r>
      <w:r>
        <w:tab/>
      </w:r>
      <w:r>
        <w:tab/>
        <w:t>State diagram</w:t>
      </w:r>
    </w:p>
    <w:p w14:paraId="6D89ADF0" w14:textId="77777777" w:rsidR="00ED3BB7" w:rsidRPr="00FE7385" w:rsidRDefault="00ED3BB7" w:rsidP="00ED3BB7">
      <w:pPr>
        <w:rPr>
          <w:i/>
        </w:rPr>
      </w:pPr>
      <w:r w:rsidRPr="004667B5">
        <w:t>None</w:t>
      </w:r>
      <w:r w:rsidRPr="00FE7385">
        <w:rPr>
          <w:i/>
        </w:rPr>
        <w:t>.</w:t>
      </w:r>
    </w:p>
    <w:p w14:paraId="55E2C36D" w14:textId="77777777" w:rsidR="00ED3BB7" w:rsidRDefault="00ED3BB7" w:rsidP="00ED3BB7">
      <w:pPr>
        <w:pStyle w:val="Heading5"/>
      </w:pPr>
      <w:r>
        <w:t>4.2.1.4.28</w:t>
      </w:r>
      <w:r>
        <w:tab/>
      </w:r>
      <w:proofErr w:type="spellStart"/>
      <w:r>
        <w:t>NotifyFileReady</w:t>
      </w:r>
      <w:proofErr w:type="spellEnd"/>
      <w:r>
        <w:t xml:space="preserve"> &lt;&lt;notification&gt;&gt;</w:t>
      </w:r>
    </w:p>
    <w:p w14:paraId="77701485" w14:textId="77777777" w:rsidR="00ED3BB7" w:rsidRDefault="00ED3BB7" w:rsidP="00ED3BB7">
      <w:pPr>
        <w:pStyle w:val="Heading6"/>
      </w:pPr>
      <w:r>
        <w:t>4.2.1.4.28.1</w:t>
      </w:r>
      <w:r>
        <w:tab/>
        <w:t>Definition</w:t>
      </w:r>
    </w:p>
    <w:p w14:paraId="21D0300C" w14:textId="77777777" w:rsidR="00ED3BB7" w:rsidRDefault="00ED3BB7" w:rsidP="00ED3BB7">
      <w:r>
        <w:t xml:space="preserve">The </w:t>
      </w:r>
      <w:proofErr w:type="spellStart"/>
      <w:r>
        <w:t>NotifyFileReady</w:t>
      </w:r>
      <w:proofErr w:type="spellEnd"/>
      <w:r>
        <w:t xml:space="preserve"> notification represents the information about one (1) or more files to be made available to a subscriber when the </w:t>
      </w:r>
      <w:proofErr w:type="spellStart"/>
      <w:r>
        <w:t>reportFormat</w:t>
      </w:r>
      <w:proofErr w:type="spellEnd"/>
      <w:r>
        <w:t xml:space="preserve"> of a </w:t>
      </w:r>
      <w:proofErr w:type="spellStart"/>
      <w:r>
        <w:t>PerformanceSubscription</w:t>
      </w:r>
      <w:proofErr w:type="spellEnd"/>
      <w:r>
        <w:t xml:space="preserve"> is FILE or a </w:t>
      </w:r>
      <w:proofErr w:type="spellStart"/>
      <w:proofErr w:type="gramStart"/>
      <w:r>
        <w:t>LogQuery</w:t>
      </w:r>
      <w:proofErr w:type="spellEnd"/>
      <w:r>
        <w:t xml:space="preserve">  when</w:t>
      </w:r>
      <w:proofErr w:type="gramEnd"/>
      <w:r>
        <w:t xml:space="preserve"> a callback is supplied. This notification only makes the consumer aware of the file and does not predicate delivery of the file (push or pull).</w:t>
      </w:r>
    </w:p>
    <w:p w14:paraId="4AD00E68" w14:textId="77777777" w:rsidR="00ED3BB7" w:rsidRDefault="00ED3BB7" w:rsidP="00ED3BB7">
      <w:r>
        <w:t xml:space="preserve">The information representing the attributes of the </w:t>
      </w:r>
      <w:proofErr w:type="spellStart"/>
      <w:r>
        <w:t>NotifyFileReady</w:t>
      </w:r>
      <w:proofErr w:type="spellEnd"/>
      <w:r>
        <w:t xml:space="preserve"> follows the provisions indicated in table 4.2.1.4.28.2-1.</w:t>
      </w:r>
    </w:p>
    <w:p w14:paraId="2AC581A7" w14:textId="77777777" w:rsidR="00ED3BB7" w:rsidRPr="00EA0DC7" w:rsidRDefault="00ED3BB7" w:rsidP="00ED3BB7">
      <w:pPr>
        <w:pStyle w:val="Heading6"/>
      </w:pPr>
      <w:r>
        <w:t>4.2.1.4.28.2</w:t>
      </w:r>
      <w:r>
        <w:tab/>
        <w:t>Attributes</w:t>
      </w:r>
    </w:p>
    <w:p w14:paraId="760B9D49" w14:textId="77777777" w:rsidR="00ED3BB7" w:rsidRPr="00517C78" w:rsidRDefault="00ED3BB7" w:rsidP="00ED3BB7">
      <w:pPr>
        <w:pStyle w:val="TH"/>
      </w:pPr>
      <w:bookmarkStart w:id="883" w:name="_Toc161722142"/>
      <w:bookmarkStart w:id="884" w:name="_Toc193779778"/>
      <w:bookmarkStart w:id="885" w:name="_Toc202768229"/>
      <w:r>
        <w:t>Table 4.2.1.4.28</w:t>
      </w:r>
      <w:r w:rsidRPr="00C0632E">
        <w:t>.2</w:t>
      </w:r>
      <w:r>
        <w:t>-</w:t>
      </w:r>
      <w:r w:rsidRPr="00C0632E">
        <w:t xml:space="preserve">1 Attributes Properties for </w:t>
      </w:r>
      <w:bookmarkEnd w:id="883"/>
      <w:proofErr w:type="spellStart"/>
      <w:r>
        <w:t>NotifyFileReady</w:t>
      </w:r>
      <w:bookmarkEnd w:id="884"/>
      <w:bookmarkEnd w:id="885"/>
      <w:proofErr w:type="spellEnd"/>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4407"/>
      </w:tblGrid>
      <w:tr w:rsidR="00ED3BB7" w14:paraId="383F932A"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69DED82" w14:textId="77777777" w:rsidR="00ED3BB7" w:rsidRPr="00C92534" w:rsidRDefault="00ED3BB7" w:rsidP="00775EDC">
            <w:pPr>
              <w:widowControl w:val="0"/>
              <w:spacing w:after="0" w:line="254" w:lineRule="auto"/>
              <w:jc w:val="center"/>
              <w:rPr>
                <w:rFonts w:ascii="Arial" w:hAnsi="Arial" w:cs="Arial"/>
                <w:b/>
                <w:sz w:val="18"/>
                <w:szCs w:val="18"/>
              </w:rPr>
            </w:pPr>
            <w:r w:rsidRPr="00C92534">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63AD74F5" w14:textId="77777777" w:rsidR="00ED3BB7" w:rsidRPr="00C92534" w:rsidRDefault="00ED3BB7" w:rsidP="00775EDC">
            <w:pPr>
              <w:widowControl w:val="0"/>
              <w:spacing w:after="0" w:line="254" w:lineRule="auto"/>
              <w:jc w:val="center"/>
              <w:rPr>
                <w:rFonts w:ascii="Arial" w:hAnsi="Arial" w:cs="Arial"/>
                <w:b/>
                <w:sz w:val="18"/>
                <w:szCs w:val="18"/>
              </w:rPr>
            </w:pPr>
            <w:r w:rsidRPr="00C92534">
              <w:rPr>
                <w:rFonts w:ascii="Arial" w:hAnsi="Arial" w:cs="Arial"/>
                <w:b/>
                <w:sz w:val="18"/>
                <w:szCs w:val="18"/>
              </w:rPr>
              <w:t>Data Type/Description</w:t>
            </w:r>
          </w:p>
        </w:tc>
        <w:tc>
          <w:tcPr>
            <w:tcW w:w="4407" w:type="dxa"/>
            <w:tcBorders>
              <w:top w:val="single" w:sz="4" w:space="0" w:color="auto"/>
              <w:left w:val="single" w:sz="4" w:space="0" w:color="auto"/>
              <w:bottom w:val="single" w:sz="4" w:space="0" w:color="auto"/>
              <w:right w:val="single" w:sz="4" w:space="0" w:color="auto"/>
            </w:tcBorders>
            <w:shd w:val="clear" w:color="auto" w:fill="C0C0C0"/>
            <w:hideMark/>
          </w:tcPr>
          <w:p w14:paraId="106CC7F4"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0A52961A"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79FD7C95"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globalCloudId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CA1678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70D623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O-Cloud instance assigned by the SMO. This identifier is globally unique across O-Cloud instances known to the SMO. This value was provided by the SMO at cloud genesis and is stored in the O-Cloud IMS Inventory.</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77D85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58A02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A933AB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D407E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E31D2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85CE82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F42EB65" w14:textId="674A33D9" w:rsidR="00ED3BB7" w:rsidDel="004B7D5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86" w:author="Author"/>
              </w:rPr>
            </w:pPr>
            <w:del w:id="887" w:author="Author">
              <w:r w:rsidDel="004B7D5D">
                <w:delText>nullable:</w:delText>
              </w:r>
              <w:r w:rsidDel="004B7D5D">
                <w:tab/>
                <w:delText>False</w:delText>
              </w:r>
            </w:del>
          </w:p>
          <w:p w14:paraId="054D69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5D9A9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9B69C84" w14:textId="77777777" w:rsidTr="00775EDC">
        <w:tc>
          <w:tcPr>
            <w:tcW w:w="1885" w:type="dxa"/>
            <w:tcBorders>
              <w:top w:val="single" w:sz="4" w:space="0" w:color="auto"/>
              <w:left w:val="single" w:sz="4" w:space="0" w:color="auto"/>
              <w:bottom w:val="single" w:sz="4" w:space="0" w:color="auto"/>
              <w:right w:val="single" w:sz="4" w:space="0" w:color="auto"/>
            </w:tcBorders>
          </w:tcPr>
          <w:p w14:paraId="1D552B61"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subscriptionId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676DEA1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EBAB45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When the notification is created due to a </w:t>
            </w:r>
            <w:proofErr w:type="spellStart"/>
            <w:r w:rsidRPr="00F34FA5">
              <w:rPr>
                <w:rFonts w:ascii="Arial" w:hAnsi="Arial" w:cs="Arial"/>
                <w:sz w:val="18"/>
                <w:szCs w:val="18"/>
              </w:rPr>
              <w:t>PerformanceSubscription</w:t>
            </w:r>
            <w:proofErr w:type="spellEnd"/>
            <w:r w:rsidRPr="00F34FA5">
              <w:rPr>
                <w:rFonts w:ascii="Arial" w:hAnsi="Arial" w:cs="Arial"/>
                <w:sz w:val="18"/>
                <w:szCs w:val="18"/>
              </w:rPr>
              <w:t xml:space="preserve"> this attribute will contain the identifier of the </w:t>
            </w:r>
            <w:proofErr w:type="spellStart"/>
            <w:r w:rsidRPr="00F34FA5">
              <w:rPr>
                <w:rFonts w:ascii="Arial" w:hAnsi="Arial" w:cs="Arial"/>
                <w:sz w:val="18"/>
                <w:szCs w:val="18"/>
              </w:rPr>
              <w:t>performanceSubscriptionId</w:t>
            </w:r>
            <w:proofErr w:type="spellEnd"/>
            <w:r w:rsidRPr="00F34FA5">
              <w:rPr>
                <w:rFonts w:ascii="Arial" w:hAnsi="Arial" w:cs="Arial"/>
                <w:sz w:val="18"/>
                <w:szCs w:val="18"/>
              </w:rPr>
              <w:t xml:space="preserve"> for this notification.</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BA495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40AA5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3C82D3B" w14:textId="77777777" w:rsidR="004B7D5D" w:rsidRDefault="004B7D5D" w:rsidP="004B7D5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88" w:author="Author"/>
              </w:rPr>
            </w:pPr>
            <w:ins w:id="889" w:author="Author">
              <w:r>
                <w:t>x-isAlwaysPresent:</w:t>
              </w:r>
              <w:r>
                <w:tab/>
                <w:t>False</w:t>
              </w:r>
            </w:ins>
          </w:p>
          <w:p w14:paraId="376FB6D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3C5595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5019AF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9A3350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535F69B" w14:textId="38B1A324" w:rsidR="00ED3BB7" w:rsidDel="004B7D5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90" w:author="Author"/>
              </w:rPr>
            </w:pPr>
            <w:del w:id="891" w:author="Author">
              <w:r w:rsidDel="004B7D5D">
                <w:delText>nullable:</w:delText>
              </w:r>
              <w:r w:rsidDel="004B7D5D">
                <w:tab/>
                <w:delText>True</w:delText>
              </w:r>
            </w:del>
          </w:p>
          <w:p w14:paraId="4242607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77B8C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AA80CEF" w14:textId="77777777" w:rsidTr="00775EDC">
        <w:tc>
          <w:tcPr>
            <w:tcW w:w="1885" w:type="dxa"/>
            <w:tcBorders>
              <w:top w:val="single" w:sz="4" w:space="0" w:color="auto"/>
              <w:left w:val="single" w:sz="4" w:space="0" w:color="auto"/>
              <w:bottom w:val="single" w:sz="4" w:space="0" w:color="auto"/>
              <w:right w:val="single" w:sz="4" w:space="0" w:color="auto"/>
            </w:tcBorders>
          </w:tcPr>
          <w:p w14:paraId="5D9F367D"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consumerSubscriptionId</w:t>
            </w:r>
            <w:proofErr w:type="spellEnd"/>
          </w:p>
        </w:tc>
        <w:tc>
          <w:tcPr>
            <w:tcW w:w="2793" w:type="dxa"/>
            <w:tcBorders>
              <w:top w:val="single" w:sz="4" w:space="0" w:color="auto"/>
              <w:left w:val="single" w:sz="4" w:space="0" w:color="auto"/>
              <w:bottom w:val="single" w:sz="4" w:space="0" w:color="auto"/>
              <w:right w:val="single" w:sz="4" w:space="0" w:color="auto"/>
            </w:tcBorders>
          </w:tcPr>
          <w:p w14:paraId="3FFA3EA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E41DC43"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When the notification is created due to a </w:t>
            </w:r>
            <w:proofErr w:type="spellStart"/>
            <w:r w:rsidRPr="00F34FA5">
              <w:rPr>
                <w:rFonts w:ascii="Arial" w:hAnsi="Arial" w:cs="Arial"/>
                <w:sz w:val="18"/>
                <w:szCs w:val="18"/>
              </w:rPr>
              <w:t>PerformanceSubscription</w:t>
            </w:r>
            <w:proofErr w:type="spellEnd"/>
            <w:r w:rsidRPr="00F34FA5">
              <w:rPr>
                <w:rFonts w:ascii="Arial" w:hAnsi="Arial" w:cs="Arial"/>
                <w:sz w:val="18"/>
                <w:szCs w:val="18"/>
              </w:rPr>
              <w:t xml:space="preserve"> this attribute will contain the identifier provided by the consumer for its purpose of managing performance data and may be included in the </w:t>
            </w:r>
            <w:proofErr w:type="spellStart"/>
            <w:r w:rsidRPr="00F34FA5">
              <w:rPr>
                <w:rFonts w:ascii="Arial" w:hAnsi="Arial" w:cs="Arial"/>
                <w:sz w:val="18"/>
                <w:szCs w:val="18"/>
              </w:rPr>
              <w:t>PerformanceSubscription</w:t>
            </w:r>
            <w:proofErr w:type="spellEnd"/>
            <w:r w:rsidRPr="00F34FA5">
              <w:rPr>
                <w:rFonts w:ascii="Arial" w:hAnsi="Arial" w:cs="Arial"/>
                <w:sz w:val="18"/>
                <w:szCs w:val="18"/>
              </w:rPr>
              <w:t>.</w:t>
            </w:r>
          </w:p>
          <w:p w14:paraId="3FABE981" w14:textId="77777777" w:rsidR="00ED3BB7" w:rsidRPr="00F34FA5" w:rsidRDefault="00ED3BB7" w:rsidP="00775EDC">
            <w:pPr>
              <w:widowControl w:val="0"/>
              <w:rPr>
                <w:rFonts w:ascii="Arial" w:hAnsi="Arial" w:cs="Arial"/>
                <w:b/>
                <w:bCs/>
                <w:sz w:val="18"/>
                <w:szCs w:val="18"/>
              </w:rPr>
            </w:pPr>
            <w:r w:rsidRPr="00F34FA5">
              <w:rPr>
                <w:rFonts w:ascii="Arial" w:hAnsi="Arial" w:cs="Arial"/>
                <w:sz w:val="18"/>
                <w:szCs w:val="18"/>
              </w:rPr>
              <w:t xml:space="preserve">If the notification is due to a </w:t>
            </w:r>
            <w:proofErr w:type="spellStart"/>
            <w:r w:rsidRPr="00F34FA5">
              <w:rPr>
                <w:rFonts w:ascii="Arial" w:hAnsi="Arial" w:cs="Arial"/>
                <w:sz w:val="18"/>
                <w:szCs w:val="18"/>
              </w:rPr>
              <w:t>logQuery</w:t>
            </w:r>
            <w:proofErr w:type="spellEnd"/>
            <w:r w:rsidRPr="00F34FA5">
              <w:rPr>
                <w:rFonts w:ascii="Arial" w:hAnsi="Arial" w:cs="Arial"/>
                <w:sz w:val="18"/>
                <w:szCs w:val="18"/>
              </w:rPr>
              <w:t xml:space="preserve"> request this attribute shall provide the </w:t>
            </w:r>
            <w:proofErr w:type="spellStart"/>
            <w:r w:rsidRPr="00F34FA5">
              <w:rPr>
                <w:rFonts w:ascii="Arial" w:hAnsi="Arial" w:cs="Arial"/>
                <w:sz w:val="18"/>
                <w:szCs w:val="18"/>
              </w:rPr>
              <w:t>consumerLogRequestId</w:t>
            </w:r>
            <w:proofErr w:type="spellEnd"/>
            <w:r w:rsidRPr="00F34FA5">
              <w:rPr>
                <w:rFonts w:ascii="Arial" w:hAnsi="Arial" w:cs="Arial"/>
                <w:sz w:val="18"/>
                <w:szCs w:val="18"/>
              </w:rPr>
              <w:t xml:space="preserve"> when provided on the request to allow the consumer to correlate it to the original request.</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129DAB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DB9A5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652F921" w14:textId="77777777" w:rsidR="004B7D5D" w:rsidRDefault="004B7D5D" w:rsidP="004B7D5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892" w:author="Author"/>
              </w:rPr>
            </w:pPr>
            <w:ins w:id="893" w:author="Author">
              <w:r>
                <w:t>x-isAlwaysPresent:</w:t>
              </w:r>
              <w:r>
                <w:tab/>
                <w:t>False</w:t>
              </w:r>
            </w:ins>
          </w:p>
          <w:p w14:paraId="561E8A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CC4714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739853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4B81D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65F934A" w14:textId="144111B4" w:rsidR="00ED3BB7" w:rsidDel="000739B8" w:rsidRDefault="00ED3BB7" w:rsidP="000739B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94" w:author="Author"/>
              </w:rPr>
            </w:pPr>
            <w:del w:id="895" w:author="Author">
              <w:r w:rsidDel="000739B8">
                <w:delText>nullable:</w:delText>
              </w:r>
              <w:r w:rsidDel="000739B8">
                <w:tab/>
                <w:delText>True</w:delText>
              </w:r>
            </w:del>
          </w:p>
          <w:p w14:paraId="3BA24118"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896"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017DE02D" w14:textId="77777777" w:rsidTr="00775EDC">
        <w:tc>
          <w:tcPr>
            <w:tcW w:w="1885" w:type="dxa"/>
            <w:tcBorders>
              <w:top w:val="single" w:sz="4" w:space="0" w:color="auto"/>
              <w:left w:val="single" w:sz="4" w:space="0" w:color="auto"/>
              <w:bottom w:val="single" w:sz="4" w:space="0" w:color="auto"/>
              <w:right w:val="single" w:sz="4" w:space="0" w:color="auto"/>
            </w:tcBorders>
          </w:tcPr>
          <w:p w14:paraId="7C051725"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eventTime</w:t>
            </w:r>
            <w:proofErr w:type="spellEnd"/>
          </w:p>
        </w:tc>
        <w:tc>
          <w:tcPr>
            <w:tcW w:w="2793" w:type="dxa"/>
            <w:tcBorders>
              <w:top w:val="single" w:sz="4" w:space="0" w:color="auto"/>
              <w:left w:val="single" w:sz="4" w:space="0" w:color="auto"/>
              <w:bottom w:val="single" w:sz="4" w:space="0" w:color="auto"/>
              <w:right w:val="single" w:sz="4" w:space="0" w:color="auto"/>
            </w:tcBorders>
          </w:tcPr>
          <w:p w14:paraId="6A55DCF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B0B4A7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date and time that the notification was issued.</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B33D94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F230E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EF3D8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BB353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98C5A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87A603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9C8D52C" w14:textId="063A4A24" w:rsidR="00ED3BB7" w:rsidDel="000739B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97" w:author="Author"/>
              </w:rPr>
            </w:pPr>
            <w:del w:id="898" w:author="Author">
              <w:r w:rsidDel="000739B8">
                <w:delText>nullable:</w:delText>
              </w:r>
              <w:r w:rsidDel="000739B8">
                <w:tab/>
                <w:delText>False</w:delText>
              </w:r>
            </w:del>
          </w:p>
          <w:p w14:paraId="08A6DA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format:</w:t>
            </w:r>
            <w:r>
              <w:tab/>
              <w:t>date-time</w:t>
            </w:r>
          </w:p>
          <w:p w14:paraId="041DAC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CB843AC" w14:textId="77777777" w:rsidTr="00775EDC">
        <w:tc>
          <w:tcPr>
            <w:tcW w:w="1885" w:type="dxa"/>
            <w:tcBorders>
              <w:top w:val="single" w:sz="4" w:space="0" w:color="auto"/>
              <w:left w:val="single" w:sz="4" w:space="0" w:color="auto"/>
              <w:bottom w:val="single" w:sz="4" w:space="0" w:color="auto"/>
              <w:right w:val="single" w:sz="4" w:space="0" w:color="auto"/>
            </w:tcBorders>
          </w:tcPr>
          <w:p w14:paraId="550DC6CF"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lastRenderedPageBreak/>
              <w:t>fileInfoList</w:t>
            </w:r>
            <w:proofErr w:type="spellEnd"/>
          </w:p>
        </w:tc>
        <w:tc>
          <w:tcPr>
            <w:tcW w:w="2793" w:type="dxa"/>
            <w:tcBorders>
              <w:top w:val="single" w:sz="4" w:space="0" w:color="auto"/>
              <w:left w:val="single" w:sz="4" w:space="0" w:color="auto"/>
              <w:bottom w:val="single" w:sz="4" w:space="0" w:color="auto"/>
              <w:right w:val="single" w:sz="4" w:space="0" w:color="auto"/>
            </w:tcBorders>
          </w:tcPr>
          <w:p w14:paraId="0C90D05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A95501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w:t>
            </w:r>
            <w:r>
              <w:rPr>
                <w:rFonts w:ascii="Arial" w:hAnsi="Arial" w:cs="Arial"/>
                <w:sz w:val="18"/>
                <w:szCs w:val="18"/>
              </w:rPr>
              <w:t xml:space="preserve">information about </w:t>
            </w:r>
            <w:r w:rsidRPr="00F34FA5">
              <w:rPr>
                <w:rFonts w:ascii="Arial" w:hAnsi="Arial" w:cs="Arial"/>
                <w:sz w:val="18"/>
                <w:szCs w:val="18"/>
              </w:rPr>
              <w:t>one or more files included in this notification.</w:t>
            </w:r>
          </w:p>
        </w:tc>
        <w:tc>
          <w:tcPr>
            <w:tcW w:w="4407"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2DEB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5A21E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78BAD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47D569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77031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62FA5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CEC0022" w14:textId="63487C5F" w:rsidR="00ED3BB7" w:rsidDel="000739B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899" w:author="Author"/>
              </w:rPr>
            </w:pPr>
            <w:del w:id="900" w:author="Author">
              <w:r w:rsidDel="000739B8">
                <w:delText>nullable:</w:delText>
              </w:r>
              <w:r w:rsidDel="000739B8">
                <w:tab/>
                <w:delText>False</w:delText>
              </w:r>
            </w:del>
          </w:p>
          <w:p w14:paraId="54CDBE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minItems:</w:t>
            </w:r>
            <w:r>
              <w:tab/>
              <w:t>1</w:t>
            </w:r>
          </w:p>
          <w:p w14:paraId="740ECC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uniqueItems:</w:t>
            </w:r>
            <w:r>
              <w:tab/>
              <w:t>True</w:t>
            </w:r>
          </w:p>
          <w:p w14:paraId="76D50FE5"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items:</w:t>
            </w:r>
            <w:r>
              <w:tab/>
              <w:t>FileInfo</w:t>
            </w:r>
          </w:p>
          <w:p w14:paraId="66CFC298"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4B692B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bl>
    <w:p w14:paraId="6408DE98" w14:textId="77777777" w:rsidR="00ED3BB7" w:rsidRDefault="00ED3BB7" w:rsidP="00ED3BB7"/>
    <w:p w14:paraId="43506780" w14:textId="77777777" w:rsidR="00ED3BB7" w:rsidRDefault="00ED3BB7" w:rsidP="00ED3BB7">
      <w:pPr>
        <w:pStyle w:val="Heading6"/>
      </w:pPr>
      <w:r>
        <w:t>4.2.1.4.28.3</w:t>
      </w:r>
      <w:r>
        <w:tab/>
        <w:t>Attribute constraints</w:t>
      </w:r>
    </w:p>
    <w:p w14:paraId="7E9F841F" w14:textId="77777777" w:rsidR="00ED3BB7" w:rsidRPr="00FE7385" w:rsidRDefault="00ED3BB7" w:rsidP="00ED3BB7">
      <w:pPr>
        <w:rPr>
          <w:i/>
        </w:rPr>
      </w:pPr>
      <w:r w:rsidRPr="004667B5">
        <w:t>None</w:t>
      </w:r>
      <w:r w:rsidRPr="00FE7385">
        <w:rPr>
          <w:i/>
        </w:rPr>
        <w:t>.</w:t>
      </w:r>
    </w:p>
    <w:p w14:paraId="489C854F" w14:textId="77777777" w:rsidR="00ED3BB7" w:rsidRDefault="00ED3BB7" w:rsidP="00ED3BB7">
      <w:pPr>
        <w:pStyle w:val="Heading6"/>
      </w:pPr>
      <w:r>
        <w:t>4.2.1.4.28.4</w:t>
      </w:r>
      <w:r>
        <w:tab/>
      </w:r>
      <w:r>
        <w:tab/>
        <w:t>State diagram</w:t>
      </w:r>
    </w:p>
    <w:p w14:paraId="37B2FED7" w14:textId="77777777" w:rsidR="00ED3BB7" w:rsidRPr="00FE7385" w:rsidRDefault="00ED3BB7" w:rsidP="00ED3BB7">
      <w:pPr>
        <w:rPr>
          <w:i/>
        </w:rPr>
      </w:pPr>
      <w:r w:rsidRPr="004667B5">
        <w:t>None</w:t>
      </w:r>
      <w:r w:rsidRPr="00FE7385">
        <w:rPr>
          <w:i/>
        </w:rPr>
        <w:t>.</w:t>
      </w:r>
    </w:p>
    <w:p w14:paraId="68E76175" w14:textId="77777777" w:rsidR="00ED3BB7" w:rsidRDefault="00ED3BB7" w:rsidP="00ED3BB7">
      <w:pPr>
        <w:pStyle w:val="Heading5"/>
      </w:pPr>
      <w:r>
        <w:t>4.2.1.4.29</w:t>
      </w:r>
      <w:r>
        <w:tab/>
      </w:r>
      <w:proofErr w:type="spellStart"/>
      <w:r>
        <w:t>FileInfo</w:t>
      </w:r>
      <w:proofErr w:type="spellEnd"/>
      <w:r>
        <w:t xml:space="preserve"> &lt;&lt;datatype&gt;&gt;</w:t>
      </w:r>
    </w:p>
    <w:p w14:paraId="0F92C02A" w14:textId="77777777" w:rsidR="00ED3BB7" w:rsidRDefault="00ED3BB7" w:rsidP="00ED3BB7">
      <w:pPr>
        <w:pStyle w:val="Heading6"/>
      </w:pPr>
      <w:r>
        <w:t>4.2.1.4.29.1</w:t>
      </w:r>
      <w:r>
        <w:tab/>
        <w:t>Definition</w:t>
      </w:r>
    </w:p>
    <w:p w14:paraId="0BE2CC00" w14:textId="6CF4F0AE" w:rsidR="00ED3BB7" w:rsidRDefault="00ED3BB7" w:rsidP="00ED3BB7">
      <w:r>
        <w:t xml:space="preserve">The </w:t>
      </w:r>
      <w:proofErr w:type="spellStart"/>
      <w:r>
        <w:t>FileInfo</w:t>
      </w:r>
      <w:proofErr w:type="spellEnd"/>
      <w:r>
        <w:t xml:space="preserve"> </w:t>
      </w:r>
      <w:proofErr w:type="spellStart"/>
      <w:r>
        <w:t>dataType</w:t>
      </w:r>
      <w:proofErr w:type="spellEnd"/>
      <w:r>
        <w:t xml:space="preserve"> represents information about one or more generated files collected by a </w:t>
      </w:r>
      <w:proofErr w:type="gramStart"/>
      <w:r>
        <w:t>producer</w:t>
      </w:r>
      <w:proofErr w:type="gramEnd"/>
      <w:r>
        <w:t xml:space="preserve"> and which are now available to a consumer.</w:t>
      </w:r>
    </w:p>
    <w:p w14:paraId="16B8CD15" w14:textId="77777777" w:rsidR="00ED3BB7" w:rsidRDefault="00ED3BB7" w:rsidP="00ED3BB7">
      <w:r>
        <w:t xml:space="preserve">The information representing the attributes of the </w:t>
      </w:r>
      <w:proofErr w:type="spellStart"/>
      <w:r>
        <w:t>FileInfo</w:t>
      </w:r>
      <w:proofErr w:type="spellEnd"/>
      <w:r>
        <w:t xml:space="preserve"> follows the provisions indicated in table 4.2.1.4.29.2-1.</w:t>
      </w:r>
    </w:p>
    <w:p w14:paraId="4AA05121" w14:textId="77777777" w:rsidR="00ED3BB7" w:rsidRPr="00EA0DC7" w:rsidRDefault="00ED3BB7" w:rsidP="00ED3BB7">
      <w:pPr>
        <w:pStyle w:val="Heading6"/>
      </w:pPr>
      <w:r>
        <w:t>4.2.1.4.29.2</w:t>
      </w:r>
      <w:r>
        <w:tab/>
        <w:t>Attributes</w:t>
      </w:r>
    </w:p>
    <w:p w14:paraId="0355492A" w14:textId="77777777" w:rsidR="00ED3BB7" w:rsidRPr="00517C78" w:rsidRDefault="00ED3BB7" w:rsidP="00ED3BB7">
      <w:pPr>
        <w:pStyle w:val="TH"/>
      </w:pPr>
      <w:bookmarkStart w:id="901" w:name="_Toc161722143"/>
      <w:bookmarkStart w:id="902" w:name="_Toc193779779"/>
      <w:bookmarkStart w:id="903" w:name="_Toc202768230"/>
      <w:r>
        <w:t>Table 4.2.1.4.29</w:t>
      </w:r>
      <w:r w:rsidRPr="00700BD0">
        <w:t>.2</w:t>
      </w:r>
      <w:r>
        <w:t>-</w:t>
      </w:r>
      <w:r w:rsidRPr="00700BD0">
        <w:t xml:space="preserve">1 Attributes Properties for </w:t>
      </w:r>
      <w:proofErr w:type="spellStart"/>
      <w:r w:rsidRPr="00700BD0">
        <w:t>FileInfo</w:t>
      </w:r>
      <w:bookmarkEnd w:id="901"/>
      <w:bookmarkEnd w:id="902"/>
      <w:bookmarkEnd w:id="903"/>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2FAEDE84"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79E4927E" w14:textId="77777777" w:rsidR="00ED3BB7" w:rsidRPr="00C92534" w:rsidRDefault="00ED3BB7" w:rsidP="00775EDC">
            <w:pPr>
              <w:widowControl w:val="0"/>
              <w:spacing w:after="0" w:line="254" w:lineRule="auto"/>
              <w:jc w:val="center"/>
              <w:rPr>
                <w:rFonts w:ascii="Arial" w:hAnsi="Arial" w:cs="Arial"/>
                <w:b/>
                <w:sz w:val="18"/>
                <w:szCs w:val="18"/>
              </w:rPr>
            </w:pPr>
            <w:r w:rsidRPr="00C92534">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50D4DB7E" w14:textId="77777777" w:rsidR="00ED3BB7" w:rsidRPr="00C92534" w:rsidRDefault="00ED3BB7" w:rsidP="00775EDC">
            <w:pPr>
              <w:widowControl w:val="0"/>
              <w:spacing w:after="0" w:line="254" w:lineRule="auto"/>
              <w:jc w:val="center"/>
              <w:rPr>
                <w:rFonts w:ascii="Arial" w:hAnsi="Arial" w:cs="Arial"/>
                <w:b/>
                <w:sz w:val="18"/>
                <w:szCs w:val="18"/>
              </w:rPr>
            </w:pPr>
            <w:r w:rsidRPr="00C92534">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10F55AF3" w14:textId="77777777" w:rsidR="00ED3BB7" w:rsidRDefault="00ED3BB7" w:rsidP="00775EDC">
            <w:pPr>
              <w:widowControl w:val="0"/>
              <w:spacing w:after="0" w:line="254" w:lineRule="auto"/>
              <w:jc w:val="center"/>
              <w:rPr>
                <w:rFonts w:ascii="Arial" w:hAnsi="Arial" w:cs="Arial"/>
                <w:b/>
                <w:sz w:val="18"/>
                <w:szCs w:val="18"/>
              </w:rPr>
            </w:pPr>
            <w:r>
              <w:rPr>
                <w:rFonts w:ascii="Arial" w:hAnsi="Arial" w:cs="Arial"/>
                <w:b/>
                <w:sz w:val="18"/>
                <w:szCs w:val="18"/>
              </w:rPr>
              <w:t>Properties</w:t>
            </w:r>
          </w:p>
        </w:tc>
      </w:tr>
      <w:tr w:rsidR="00ED3BB7" w14:paraId="58378389"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29B374E"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fileLocation</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7A5A4D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8B2CA51"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noProof/>
                <w:sz w:val="18"/>
                <w:szCs w:val="18"/>
              </w:rPr>
              <w:t>Location of the file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E084E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FA663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D356A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540294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97CF2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969FA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1BAF25C" w14:textId="3A2468B1" w:rsidR="00ED3BB7" w:rsidDel="000739B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04" w:author="Author"/>
              </w:rPr>
            </w:pPr>
            <w:del w:id="905" w:author="Author">
              <w:r w:rsidDel="000739B8">
                <w:delText>nullable:</w:delText>
              </w:r>
              <w:r w:rsidDel="000739B8">
                <w:tab/>
                <w:delText>False</w:delText>
              </w:r>
            </w:del>
          </w:p>
          <w:p w14:paraId="0BF09D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uri</w:t>
            </w:r>
          </w:p>
          <w:p w14:paraId="28DD98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1FA1DDF" w14:textId="77777777" w:rsidTr="00775EDC">
        <w:tc>
          <w:tcPr>
            <w:tcW w:w="1885" w:type="dxa"/>
            <w:tcBorders>
              <w:top w:val="single" w:sz="4" w:space="0" w:color="auto"/>
              <w:left w:val="single" w:sz="4" w:space="0" w:color="auto"/>
              <w:bottom w:val="single" w:sz="4" w:space="0" w:color="auto"/>
              <w:right w:val="single" w:sz="4" w:space="0" w:color="auto"/>
            </w:tcBorders>
          </w:tcPr>
          <w:p w14:paraId="64BDF250"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fileSize</w:t>
            </w:r>
            <w:proofErr w:type="spellEnd"/>
          </w:p>
        </w:tc>
        <w:tc>
          <w:tcPr>
            <w:tcW w:w="2793" w:type="dxa"/>
            <w:tcBorders>
              <w:top w:val="single" w:sz="4" w:space="0" w:color="auto"/>
              <w:left w:val="single" w:sz="4" w:space="0" w:color="auto"/>
              <w:bottom w:val="single" w:sz="4" w:space="0" w:color="auto"/>
              <w:right w:val="single" w:sz="4" w:space="0" w:color="auto"/>
            </w:tcBorders>
          </w:tcPr>
          <w:p w14:paraId="6605D53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integer</w:t>
            </w:r>
          </w:p>
          <w:p w14:paraId="08D12C8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Size of the file, unit is byte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BA6A5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32C5F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847B9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29C02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618F8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70B37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45B8AAD" w14:textId="624ECD28" w:rsidR="00ED3BB7" w:rsidDel="000739B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06" w:author="Author"/>
              </w:rPr>
            </w:pPr>
            <w:del w:id="907" w:author="Author">
              <w:r w:rsidDel="000739B8">
                <w:delText>nullable:</w:delText>
              </w:r>
              <w:r w:rsidDel="000739B8">
                <w:tab/>
                <w:delText>False</w:delText>
              </w:r>
            </w:del>
          </w:p>
          <w:p w14:paraId="36E3DC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int32</w:t>
            </w:r>
          </w:p>
          <w:p w14:paraId="5E8B0ED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minimum:</w:t>
            </w:r>
            <w:r>
              <w:tab/>
              <w:t>0</w:t>
            </w:r>
          </w:p>
          <w:p w14:paraId="17C458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x-units:</w:t>
            </w:r>
            <w:r>
              <w:tab/>
              <w:t>bytes</w:t>
            </w:r>
          </w:p>
          <w:p w14:paraId="6296E5C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422DC8A6" w14:textId="77777777" w:rsidTr="00775EDC">
        <w:tc>
          <w:tcPr>
            <w:tcW w:w="1885" w:type="dxa"/>
            <w:tcBorders>
              <w:top w:val="single" w:sz="4" w:space="0" w:color="auto"/>
              <w:left w:val="single" w:sz="4" w:space="0" w:color="auto"/>
              <w:bottom w:val="single" w:sz="4" w:space="0" w:color="auto"/>
              <w:right w:val="single" w:sz="4" w:space="0" w:color="auto"/>
            </w:tcBorders>
          </w:tcPr>
          <w:p w14:paraId="0358C34A" w14:textId="77777777" w:rsidR="00ED3BB7" w:rsidRPr="00C92534" w:rsidRDefault="00ED3BB7" w:rsidP="00775EDC">
            <w:pPr>
              <w:widowControl w:val="0"/>
              <w:spacing w:after="0" w:line="254" w:lineRule="auto"/>
              <w:rPr>
                <w:rFonts w:ascii="Arial" w:hAnsi="Arial" w:cs="Arial"/>
                <w:sz w:val="18"/>
                <w:szCs w:val="18"/>
              </w:rPr>
            </w:pPr>
            <w:proofErr w:type="spellStart"/>
            <w:r w:rsidRPr="00F34FA5">
              <w:rPr>
                <w:rFonts w:ascii="Arial" w:hAnsi="Arial" w:cs="Arial"/>
                <w:sz w:val="18"/>
                <w:szCs w:val="18"/>
                <w:lang w:eastAsia="ja-JP"/>
              </w:rPr>
              <w:t>fileReadyTime</w:t>
            </w:r>
            <w:proofErr w:type="spellEnd"/>
          </w:p>
        </w:tc>
        <w:tc>
          <w:tcPr>
            <w:tcW w:w="2793" w:type="dxa"/>
            <w:tcBorders>
              <w:top w:val="single" w:sz="4" w:space="0" w:color="auto"/>
              <w:left w:val="single" w:sz="4" w:space="0" w:color="auto"/>
              <w:bottom w:val="single" w:sz="4" w:space="0" w:color="auto"/>
              <w:right w:val="single" w:sz="4" w:space="0" w:color="auto"/>
            </w:tcBorders>
          </w:tcPr>
          <w:p w14:paraId="7F48A81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165CC7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noProof/>
                <w:sz w:val="18"/>
                <w:szCs w:val="18"/>
              </w:rPr>
              <w:t>Date and time when the file was last closed and made available by the producer. The file content will not be changed any more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961644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85074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197C6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6946C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71D18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233990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082A917" w14:textId="55748939" w:rsidR="00ED3BB7" w:rsidDel="000739B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08" w:author="Author"/>
              </w:rPr>
            </w:pPr>
            <w:del w:id="909" w:author="Author">
              <w:r w:rsidDel="000739B8">
                <w:delText>nullable:</w:delText>
              </w:r>
              <w:r w:rsidDel="000739B8">
                <w:tab/>
                <w:delText>False</w:delText>
              </w:r>
            </w:del>
          </w:p>
          <w:p w14:paraId="7F9DA1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format:</w:t>
            </w:r>
            <w:r>
              <w:tab/>
              <w:t>date-time</w:t>
            </w:r>
          </w:p>
          <w:p w14:paraId="5D452F20" w14:textId="77777777" w:rsidR="00ED3BB7" w:rsidRDefault="00ED3BB7" w:rsidP="00775EDC">
            <w:pPr>
              <w:pStyle w:val="PL"/>
            </w:pPr>
          </w:p>
        </w:tc>
      </w:tr>
      <w:tr w:rsidR="00ED3BB7" w14:paraId="30CF9488" w14:textId="77777777" w:rsidTr="00775EDC">
        <w:tc>
          <w:tcPr>
            <w:tcW w:w="1885" w:type="dxa"/>
            <w:tcBorders>
              <w:top w:val="single" w:sz="4" w:space="0" w:color="auto"/>
              <w:left w:val="single" w:sz="4" w:space="0" w:color="auto"/>
              <w:bottom w:val="single" w:sz="4" w:space="0" w:color="auto"/>
              <w:right w:val="single" w:sz="4" w:space="0" w:color="auto"/>
            </w:tcBorders>
          </w:tcPr>
          <w:p w14:paraId="717762F7"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fileExpirationTime</w:t>
            </w:r>
            <w:proofErr w:type="spellEnd"/>
          </w:p>
        </w:tc>
        <w:tc>
          <w:tcPr>
            <w:tcW w:w="2793" w:type="dxa"/>
            <w:tcBorders>
              <w:top w:val="single" w:sz="4" w:space="0" w:color="auto"/>
              <w:left w:val="single" w:sz="4" w:space="0" w:color="auto"/>
              <w:bottom w:val="single" w:sz="4" w:space="0" w:color="auto"/>
              <w:right w:val="single" w:sz="4" w:space="0" w:color="auto"/>
            </w:tcBorders>
          </w:tcPr>
          <w:p w14:paraId="0C1C95B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FA779C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noProof/>
                <w:sz w:val="18"/>
                <w:szCs w:val="18"/>
              </w:rPr>
              <w:t>Date and time after which the file may be deleted</w:t>
            </w:r>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6F8606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197FCD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ECC2D6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9F7C6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19756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5DE55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D87AEE5" w14:textId="649DF399" w:rsidR="00ED3BB7" w:rsidDel="000739B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10" w:author="Author"/>
              </w:rPr>
            </w:pPr>
            <w:del w:id="911" w:author="Author">
              <w:r w:rsidDel="000739B8">
                <w:delText>nullable:</w:delText>
              </w:r>
              <w:r w:rsidDel="000739B8">
                <w:tab/>
                <w:delText>False</w:delText>
              </w:r>
            </w:del>
          </w:p>
          <w:p w14:paraId="394D6F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r>
              <w:t>format:</w:t>
            </w:r>
            <w:r>
              <w:tab/>
              <w:t>date-time</w:t>
            </w:r>
          </w:p>
          <w:p w14:paraId="6AB6B8D9"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EDE4A2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0A10E8E0" w14:textId="77777777" w:rsidTr="00775EDC">
        <w:tc>
          <w:tcPr>
            <w:tcW w:w="1885" w:type="dxa"/>
            <w:tcBorders>
              <w:top w:val="single" w:sz="4" w:space="0" w:color="auto"/>
              <w:left w:val="single" w:sz="4" w:space="0" w:color="auto"/>
              <w:bottom w:val="single" w:sz="4" w:space="0" w:color="auto"/>
              <w:right w:val="single" w:sz="4" w:space="0" w:color="auto"/>
            </w:tcBorders>
          </w:tcPr>
          <w:p w14:paraId="268201A5"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lastRenderedPageBreak/>
              <w:t>fileCompression</w:t>
            </w:r>
            <w:proofErr w:type="spellEnd"/>
          </w:p>
        </w:tc>
        <w:tc>
          <w:tcPr>
            <w:tcW w:w="2793" w:type="dxa"/>
            <w:tcBorders>
              <w:top w:val="single" w:sz="4" w:space="0" w:color="auto"/>
              <w:left w:val="single" w:sz="4" w:space="0" w:color="auto"/>
              <w:bottom w:val="single" w:sz="4" w:space="0" w:color="auto"/>
              <w:right w:val="single" w:sz="4" w:space="0" w:color="auto"/>
            </w:tcBorders>
          </w:tcPr>
          <w:p w14:paraId="6485E16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F25B4D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noProof/>
                <w:sz w:val="18"/>
                <w:szCs w:val="18"/>
              </w:rPr>
              <w:t>: If compression is applied to the file, the name of the compression algorithm used for compressing the file.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497765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1A2F5F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52A7426" w14:textId="77777777" w:rsidR="007832A6" w:rsidRDefault="007832A6" w:rsidP="007832A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12" w:author="Author"/>
              </w:rPr>
            </w:pPr>
            <w:ins w:id="913" w:author="Author">
              <w:r>
                <w:t>x-isAlwaysPresent:</w:t>
              </w:r>
              <w:r>
                <w:tab/>
                <w:t>False</w:t>
              </w:r>
            </w:ins>
          </w:p>
          <w:p w14:paraId="03C1E3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03B2A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8D42C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EAD2C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493EDA7" w14:textId="6EBB1A03"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1" w:hanging="2607"/>
            </w:pPr>
            <w:del w:id="914" w:author="Author">
              <w:r w:rsidDel="00A20D38">
                <w:delText>nullable:</w:delText>
              </w:r>
              <w:r w:rsidDel="00A20D38">
                <w:tab/>
                <w:delText>True</w:delText>
              </w:r>
            </w:del>
          </w:p>
        </w:tc>
      </w:tr>
      <w:tr w:rsidR="00ED3BB7" w14:paraId="199914D4" w14:textId="77777777" w:rsidTr="00775EDC">
        <w:tc>
          <w:tcPr>
            <w:tcW w:w="1885" w:type="dxa"/>
            <w:tcBorders>
              <w:top w:val="single" w:sz="4" w:space="0" w:color="auto"/>
              <w:left w:val="single" w:sz="4" w:space="0" w:color="auto"/>
              <w:bottom w:val="single" w:sz="4" w:space="0" w:color="auto"/>
              <w:right w:val="single" w:sz="4" w:space="0" w:color="auto"/>
            </w:tcBorders>
          </w:tcPr>
          <w:p w14:paraId="45C29E9C" w14:textId="77777777" w:rsidR="00ED3BB7" w:rsidRPr="00F34FA5" w:rsidRDefault="00ED3BB7" w:rsidP="00775EDC">
            <w:pPr>
              <w:widowControl w:val="0"/>
              <w:spacing w:after="0" w:line="254" w:lineRule="auto"/>
              <w:rPr>
                <w:rFonts w:ascii="Arial" w:hAnsi="Arial" w:cs="Arial"/>
                <w:sz w:val="18"/>
                <w:szCs w:val="18"/>
                <w:lang w:eastAsia="ja-JP"/>
              </w:rPr>
            </w:pPr>
            <w:proofErr w:type="spellStart"/>
            <w:r w:rsidRPr="00F34FA5">
              <w:rPr>
                <w:rFonts w:ascii="Arial" w:hAnsi="Arial" w:cs="Arial"/>
                <w:sz w:val="18"/>
                <w:szCs w:val="18"/>
                <w:lang w:eastAsia="ja-JP"/>
              </w:rPr>
              <w:t>fileDataType</w:t>
            </w:r>
            <w:proofErr w:type="spellEnd"/>
          </w:p>
        </w:tc>
        <w:tc>
          <w:tcPr>
            <w:tcW w:w="2793" w:type="dxa"/>
            <w:tcBorders>
              <w:top w:val="single" w:sz="4" w:space="0" w:color="auto"/>
              <w:left w:val="single" w:sz="4" w:space="0" w:color="auto"/>
              <w:bottom w:val="single" w:sz="4" w:space="0" w:color="auto"/>
              <w:right w:val="single" w:sz="4" w:space="0" w:color="auto"/>
            </w:tcBorders>
          </w:tcPr>
          <w:p w14:paraId="564B9A3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D681E20" w14:textId="77777777" w:rsidR="00ED3BB7" w:rsidRPr="00F34FA5" w:rsidRDefault="00ED3BB7" w:rsidP="00775EDC">
            <w:pPr>
              <w:pStyle w:val="TAL"/>
              <w:rPr>
                <w:rFonts w:cs="Arial"/>
                <w:noProof/>
                <w:szCs w:val="18"/>
              </w:rPr>
            </w:pPr>
            <w:r w:rsidRPr="00C92534">
              <w:rPr>
                <w:rFonts w:cs="Arial"/>
                <w:b/>
                <w:bCs/>
                <w:szCs w:val="18"/>
              </w:rPr>
              <w:t xml:space="preserve">Description: </w:t>
            </w:r>
            <w:r w:rsidRPr="00F34FA5">
              <w:rPr>
                <w:rFonts w:cs="Arial"/>
                <w:noProof/>
                <w:szCs w:val="18"/>
              </w:rPr>
              <w:t>An enumerated set of values identifying the type of data contained in the file. The valid set of values are described as follows:</w:t>
            </w:r>
          </w:p>
          <w:p w14:paraId="0E588BEB" w14:textId="77777777" w:rsidR="00ED3BB7" w:rsidRPr="00F34FA5" w:rsidRDefault="00ED3BB7" w:rsidP="00775EDC">
            <w:pPr>
              <w:pStyle w:val="TAL"/>
              <w:spacing w:after="120"/>
              <w:ind w:left="601" w:hanging="273"/>
              <w:rPr>
                <w:rFonts w:cs="Arial"/>
                <w:noProof/>
                <w:szCs w:val="18"/>
              </w:rPr>
            </w:pPr>
            <w:r w:rsidRPr="00F34FA5">
              <w:rPr>
                <w:rFonts w:cs="Arial"/>
                <w:noProof/>
                <w:szCs w:val="18"/>
              </w:rPr>
              <w:t>PERFORMANCE:</w:t>
            </w:r>
            <w:r w:rsidRPr="00F34FA5">
              <w:rPr>
                <w:rFonts w:cs="Arial"/>
                <w:noProof/>
                <w:szCs w:val="18"/>
              </w:rPr>
              <w:tab/>
              <w:t>The file contains a PerformanceMeasurementReport.</w:t>
            </w:r>
          </w:p>
          <w:p w14:paraId="75FC6520" w14:textId="77777777" w:rsidR="00ED3BB7" w:rsidRPr="00F34FA5" w:rsidRDefault="00ED3BB7" w:rsidP="00775EDC">
            <w:pPr>
              <w:pStyle w:val="TAL"/>
              <w:spacing w:after="120"/>
              <w:ind w:left="601" w:hanging="273"/>
              <w:rPr>
                <w:rFonts w:cs="Arial"/>
                <w:noProof/>
                <w:szCs w:val="18"/>
              </w:rPr>
            </w:pPr>
            <w:r w:rsidRPr="00F34FA5">
              <w:rPr>
                <w:rFonts w:cs="Arial"/>
                <w:noProof/>
                <w:szCs w:val="18"/>
              </w:rPr>
              <w:t>ANALYTIC: The file contains analytic data.</w:t>
            </w:r>
          </w:p>
          <w:p w14:paraId="6EC063A6" w14:textId="77777777" w:rsidR="00ED3BB7" w:rsidRPr="00C92534" w:rsidRDefault="00ED3BB7" w:rsidP="00775EDC">
            <w:pPr>
              <w:pStyle w:val="TAL"/>
              <w:spacing w:after="120"/>
              <w:ind w:left="601" w:hanging="273"/>
              <w:rPr>
                <w:rFonts w:cs="Arial"/>
                <w:b/>
                <w:bCs/>
                <w:szCs w:val="18"/>
              </w:rPr>
            </w:pPr>
            <w:r w:rsidRPr="00F34FA5">
              <w:rPr>
                <w:rFonts w:cs="Arial"/>
                <w:noProof/>
                <w:szCs w:val="18"/>
              </w:rPr>
              <w:t>LOG: The file contains log entries identified in a logQuery request.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5BBCE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0E2F8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3BD7851" w14:textId="6C62B5A2" w:rsidR="00A20D38" w:rsidDel="007832A6" w:rsidRDefault="00A20D38" w:rsidP="00A20D3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15" w:author="Author"/>
                <w:del w:id="916" w:author="Author"/>
              </w:rPr>
            </w:pPr>
            <w:ins w:id="917" w:author="Author">
              <w:del w:id="918" w:author="Author">
                <w:r w:rsidDel="007832A6">
                  <w:delText>x-isAlwaysPresent:</w:delText>
                </w:r>
                <w:r w:rsidDel="007832A6">
                  <w:tab/>
                  <w:delText>False</w:delText>
                </w:r>
              </w:del>
            </w:ins>
          </w:p>
          <w:p w14:paraId="4E5151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0AB92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10E4C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C87331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9C0842C" w14:textId="767A306B" w:rsidR="00ED3BB7" w:rsidDel="00A20D3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19" w:author="Author"/>
              </w:rPr>
            </w:pPr>
            <w:del w:id="920" w:author="Author">
              <w:r w:rsidDel="00A20D38">
                <w:delText>nullable:</w:delText>
              </w:r>
              <w:r w:rsidDel="00A20D38">
                <w:tab/>
                <w:delText>False</w:delText>
              </w:r>
            </w:del>
          </w:p>
          <w:p w14:paraId="699B855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enum:</w:t>
            </w:r>
          </w:p>
          <w:p w14:paraId="0E584AE2" w14:textId="77777777" w:rsidR="00ED3BB7" w:rsidRDefault="00ED3BB7" w:rsidP="00775EDC">
            <w:pPr>
              <w:pStyle w:val="PL"/>
              <w:widowControl w:val="0"/>
              <w:tabs>
                <w:tab w:val="left" w:pos="2584"/>
              </w:tabs>
              <w:ind w:left="2674" w:hanging="2610"/>
            </w:pPr>
            <w:r>
              <w:t xml:space="preserve">  - </w:t>
            </w:r>
            <w:r>
              <w:rPr>
                <w:szCs w:val="18"/>
              </w:rPr>
              <w:t>PERFORMANCE</w:t>
            </w:r>
          </w:p>
          <w:p w14:paraId="6C3D6A82" w14:textId="77777777" w:rsidR="00ED3BB7" w:rsidRDefault="00ED3BB7" w:rsidP="00775EDC">
            <w:pPr>
              <w:pStyle w:val="PL"/>
              <w:widowControl w:val="0"/>
              <w:tabs>
                <w:tab w:val="left" w:pos="2584"/>
              </w:tabs>
              <w:ind w:left="2674" w:hanging="2610"/>
              <w:rPr>
                <w:szCs w:val="18"/>
              </w:rPr>
            </w:pPr>
            <w:r>
              <w:t xml:space="preserve">  - </w:t>
            </w:r>
            <w:r>
              <w:rPr>
                <w:szCs w:val="18"/>
              </w:rPr>
              <w:t>ANALYTIC</w:t>
            </w:r>
          </w:p>
          <w:p w14:paraId="0B2BF617" w14:textId="77777777" w:rsidR="00ED3BB7" w:rsidRDefault="00ED3BB7" w:rsidP="00775EDC">
            <w:pPr>
              <w:pStyle w:val="PL"/>
              <w:widowControl w:val="0"/>
              <w:tabs>
                <w:tab w:val="left" w:pos="2584"/>
              </w:tabs>
              <w:ind w:left="2674" w:hanging="2610"/>
            </w:pPr>
            <w:r>
              <w:rPr>
                <w:szCs w:val="18"/>
              </w:rPr>
              <w:t xml:space="preserve">  - LOG</w:t>
            </w:r>
          </w:p>
          <w:p w14:paraId="308C83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0C0D4C5" w14:textId="77777777" w:rsidR="00ED3BB7" w:rsidRDefault="00ED3BB7" w:rsidP="00ED3BB7"/>
    <w:p w14:paraId="20AF558C" w14:textId="77777777" w:rsidR="00ED3BB7" w:rsidRDefault="00ED3BB7" w:rsidP="00ED3BB7">
      <w:pPr>
        <w:pStyle w:val="Heading6"/>
      </w:pPr>
      <w:r>
        <w:t>4.2.1.4.29.3</w:t>
      </w:r>
      <w:r>
        <w:tab/>
        <w:t>Attribute constraints</w:t>
      </w:r>
    </w:p>
    <w:p w14:paraId="01719662" w14:textId="77777777" w:rsidR="00ED3BB7" w:rsidRPr="00FE7385" w:rsidRDefault="00ED3BB7" w:rsidP="00ED3BB7">
      <w:pPr>
        <w:rPr>
          <w:i/>
        </w:rPr>
      </w:pPr>
      <w:r w:rsidRPr="004667B5">
        <w:t>None</w:t>
      </w:r>
      <w:r w:rsidRPr="00FE7385">
        <w:rPr>
          <w:i/>
        </w:rPr>
        <w:t>.</w:t>
      </w:r>
    </w:p>
    <w:p w14:paraId="7DA2DBC1" w14:textId="77777777" w:rsidR="00ED3BB7" w:rsidRDefault="00ED3BB7" w:rsidP="00ED3BB7">
      <w:pPr>
        <w:pStyle w:val="Heading6"/>
      </w:pPr>
      <w:r>
        <w:t>4.2.1.4.29.4</w:t>
      </w:r>
      <w:r>
        <w:tab/>
      </w:r>
      <w:r>
        <w:tab/>
        <w:t>State diagram</w:t>
      </w:r>
    </w:p>
    <w:p w14:paraId="6BD5771E" w14:textId="77777777" w:rsidR="00ED3BB7" w:rsidRPr="00FE7385" w:rsidRDefault="00ED3BB7" w:rsidP="00ED3BB7">
      <w:pPr>
        <w:rPr>
          <w:i/>
        </w:rPr>
      </w:pPr>
      <w:r w:rsidRPr="004667B5">
        <w:t>None</w:t>
      </w:r>
      <w:r w:rsidRPr="00FE7385">
        <w:rPr>
          <w:i/>
        </w:rPr>
        <w:t>.</w:t>
      </w:r>
    </w:p>
    <w:p w14:paraId="7747B6F3" w14:textId="77777777" w:rsidR="00ED3BB7" w:rsidRDefault="00ED3BB7" w:rsidP="00ED3BB7">
      <w:pPr>
        <w:pStyle w:val="Heading5"/>
      </w:pPr>
      <w:r>
        <w:t>4.2.1.4.30</w:t>
      </w:r>
      <w:r>
        <w:tab/>
        <w:t>Location</w:t>
      </w:r>
    </w:p>
    <w:p w14:paraId="15428EA0" w14:textId="77777777" w:rsidR="00ED3BB7" w:rsidRDefault="00ED3BB7" w:rsidP="00ED3BB7">
      <w:pPr>
        <w:pStyle w:val="Heading6"/>
      </w:pPr>
      <w:r>
        <w:t>4.2.1.4.30.1</w:t>
      </w:r>
      <w:r>
        <w:tab/>
        <w:t>Definition</w:t>
      </w:r>
    </w:p>
    <w:p w14:paraId="35665DD4" w14:textId="77777777" w:rsidR="00ED3BB7" w:rsidRDefault="00ED3BB7" w:rsidP="00ED3BB7">
      <w:r>
        <w:t>The Location represents an instance of a Location where an O-Cloud Site may be available.</w:t>
      </w:r>
    </w:p>
    <w:p w14:paraId="332A4F5B" w14:textId="77777777" w:rsidR="00ED3BB7" w:rsidRPr="00EA0DC7" w:rsidRDefault="00ED3BB7" w:rsidP="00ED3BB7">
      <w:pPr>
        <w:pStyle w:val="Heading6"/>
      </w:pPr>
      <w:r>
        <w:t>4.2.1.4.30.2</w:t>
      </w:r>
      <w:r>
        <w:tab/>
        <w:t>Attributes</w:t>
      </w:r>
    </w:p>
    <w:p w14:paraId="79331884" w14:textId="77777777" w:rsidR="00ED3BB7" w:rsidRPr="00517C78" w:rsidRDefault="00ED3BB7" w:rsidP="00ED3BB7">
      <w:pPr>
        <w:pStyle w:val="TH"/>
      </w:pPr>
      <w:bookmarkStart w:id="921" w:name="_Toc161722144"/>
      <w:bookmarkStart w:id="922" w:name="_Toc193779780"/>
      <w:bookmarkStart w:id="923" w:name="_Toc202768231"/>
      <w:r>
        <w:t>Table 4.2.1.4.30</w:t>
      </w:r>
      <w:r w:rsidRPr="00700BD0">
        <w:t>.2</w:t>
      </w:r>
      <w:r>
        <w:t>-</w:t>
      </w:r>
      <w:r w:rsidRPr="00700BD0">
        <w:t xml:space="preserve">1 Attributes Properties for </w:t>
      </w:r>
      <w:r>
        <w:t>Location</w:t>
      </w:r>
      <w:bookmarkEnd w:id="921"/>
      <w:bookmarkEnd w:id="922"/>
      <w:bookmarkEnd w:id="923"/>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73AA4C20"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8408494" w14:textId="77777777" w:rsidR="00ED3BB7" w:rsidRPr="00C92534" w:rsidRDefault="00ED3BB7" w:rsidP="00775EDC">
            <w:pPr>
              <w:widowControl w:val="0"/>
              <w:spacing w:after="0" w:line="252" w:lineRule="auto"/>
              <w:jc w:val="center"/>
              <w:rPr>
                <w:rFonts w:ascii="Arial" w:eastAsia="Yu Mincho" w:hAnsi="Arial" w:cs="Arial"/>
                <w:b/>
                <w:sz w:val="18"/>
                <w:szCs w:val="18"/>
              </w:rPr>
            </w:pPr>
            <w:r w:rsidRPr="00C92534">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1E2AE8BA" w14:textId="77777777" w:rsidR="00ED3BB7" w:rsidRPr="00C92534" w:rsidRDefault="00ED3BB7" w:rsidP="00775EDC">
            <w:pPr>
              <w:widowControl w:val="0"/>
              <w:spacing w:after="0" w:line="252" w:lineRule="auto"/>
              <w:jc w:val="center"/>
              <w:rPr>
                <w:rFonts w:ascii="Arial" w:hAnsi="Arial" w:cs="Arial"/>
                <w:b/>
                <w:sz w:val="18"/>
                <w:szCs w:val="18"/>
              </w:rPr>
            </w:pPr>
            <w:r w:rsidRPr="00C92534">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6F2EDB91"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55B3BAC2"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7374A9A" w14:textId="77777777" w:rsidR="00ED3BB7" w:rsidRPr="00C92534"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t>globalLocationId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4F35F43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3E624D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location as defined by the SMO.</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F201D8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5E1A95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CD5AE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C85F2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9B96DF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9BB88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A742B72" w14:textId="20D54AF3"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del w:id="924" w:author="Author">
              <w:r w:rsidDel="007832A6">
                <w:delText>nullable:</w:delText>
              </w:r>
              <w:r w:rsidDel="007832A6">
                <w:tab/>
                <w:delText>False</w:delText>
              </w:r>
            </w:del>
          </w:p>
        </w:tc>
      </w:tr>
      <w:tr w:rsidR="00ED3BB7" w14:paraId="58FA9743"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B10988A" w14:textId="77777777" w:rsidR="00ED3BB7" w:rsidRPr="00C92534" w:rsidRDefault="00ED3BB7" w:rsidP="00775EDC">
            <w:pPr>
              <w:widowControl w:val="0"/>
              <w:spacing w:after="0" w:line="252" w:lineRule="auto"/>
              <w:rPr>
                <w:rFonts w:ascii="Arial" w:hAnsi="Arial" w:cs="Arial"/>
                <w:sz w:val="18"/>
                <w:szCs w:val="18"/>
              </w:rPr>
            </w:pPr>
            <w:r w:rsidRPr="00F34FA5">
              <w:rPr>
                <w:rFonts w:ascii="Arial" w:hAnsi="Arial" w:cs="Arial"/>
                <w:sz w:val="18"/>
                <w:szCs w:val="18"/>
                <w:lang w:eastAsia="ja-JP"/>
              </w:rPr>
              <w:t>name</w:t>
            </w:r>
          </w:p>
        </w:tc>
        <w:tc>
          <w:tcPr>
            <w:tcW w:w="2793" w:type="dxa"/>
            <w:tcBorders>
              <w:top w:val="single" w:sz="4" w:space="0" w:color="auto"/>
              <w:left w:val="single" w:sz="4" w:space="0" w:color="auto"/>
              <w:bottom w:val="single" w:sz="4" w:space="0" w:color="auto"/>
              <w:right w:val="single" w:sz="4" w:space="0" w:color="auto"/>
            </w:tcBorders>
            <w:hideMark/>
          </w:tcPr>
          <w:p w14:paraId="76B8CDD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ABD4D3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Human readable name of the location as defined by the SMO. </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B47A2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62758D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E8845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7CD134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0D4CB8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7E8FFD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50048A5" w14:textId="78D9990E" w:rsidR="00ED3BB7" w:rsidDel="007832A6" w:rsidRDefault="00ED3BB7" w:rsidP="007832A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25" w:author="Author"/>
              </w:rPr>
            </w:pPr>
            <w:del w:id="926" w:author="Author">
              <w:r w:rsidDel="007832A6">
                <w:delText>nullable:</w:delText>
              </w:r>
              <w:r w:rsidDel="007832A6">
                <w:tab/>
                <w:delText>False</w:delText>
              </w:r>
            </w:del>
          </w:p>
          <w:p w14:paraId="26EFCF90"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927"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pPr>
              </w:pPrChange>
            </w:pPr>
          </w:p>
        </w:tc>
      </w:tr>
      <w:tr w:rsidR="00ED3BB7" w14:paraId="62ABCF18"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089B7EA" w14:textId="77777777" w:rsidR="00ED3BB7" w:rsidRPr="00C92534" w:rsidRDefault="00ED3BB7" w:rsidP="00775EDC">
            <w:pPr>
              <w:widowControl w:val="0"/>
              <w:spacing w:after="0" w:line="252" w:lineRule="auto"/>
              <w:rPr>
                <w:rFonts w:ascii="Arial" w:hAnsi="Arial" w:cs="Arial"/>
                <w:sz w:val="18"/>
                <w:szCs w:val="18"/>
              </w:rPr>
            </w:pPr>
            <w:r w:rsidRPr="00F34FA5">
              <w:rPr>
                <w:rFonts w:ascii="Arial" w:hAnsi="Arial" w:cs="Arial"/>
                <w:sz w:val="18"/>
                <w:szCs w:val="18"/>
                <w:lang w:eastAsia="ja-JP"/>
              </w:rPr>
              <w:t>description</w:t>
            </w:r>
          </w:p>
        </w:tc>
        <w:tc>
          <w:tcPr>
            <w:tcW w:w="2793" w:type="dxa"/>
            <w:tcBorders>
              <w:top w:val="single" w:sz="4" w:space="0" w:color="auto"/>
              <w:left w:val="single" w:sz="4" w:space="0" w:color="auto"/>
              <w:bottom w:val="single" w:sz="4" w:space="0" w:color="auto"/>
              <w:right w:val="single" w:sz="4" w:space="0" w:color="auto"/>
            </w:tcBorders>
            <w:hideMark/>
          </w:tcPr>
          <w:p w14:paraId="5E6145E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4C47E9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Human readable description of the location as </w:t>
            </w:r>
            <w:r>
              <w:rPr>
                <w:rFonts w:ascii="Arial" w:hAnsi="Arial" w:cs="Arial"/>
                <w:sz w:val="18"/>
                <w:szCs w:val="18"/>
              </w:rPr>
              <w:lastRenderedPageBreak/>
              <w:t>defined</w:t>
            </w:r>
            <w:r w:rsidRPr="00F34FA5">
              <w:rPr>
                <w:rFonts w:ascii="Arial" w:hAnsi="Arial" w:cs="Arial"/>
                <w:sz w:val="18"/>
                <w:szCs w:val="18"/>
              </w:rPr>
              <w:t xml:space="preserve"> by the </w:t>
            </w:r>
            <w:r>
              <w:rPr>
                <w:rFonts w:ascii="Arial" w:hAnsi="Arial" w:cs="Arial"/>
                <w:sz w:val="18"/>
                <w:szCs w:val="18"/>
              </w:rPr>
              <w:t>SMO</w:t>
            </w:r>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13983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6834A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5CC60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CA544C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B4B88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6BC5BDF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C158406" w14:textId="557E5C6E" w:rsidR="00ED3BB7" w:rsidDel="007832A6" w:rsidRDefault="00ED3BB7" w:rsidP="007832A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28" w:author="Author"/>
              </w:rPr>
            </w:pPr>
            <w:del w:id="929" w:author="Author">
              <w:r w:rsidDel="007832A6">
                <w:lastRenderedPageBreak/>
                <w:delText>nullable:</w:delText>
              </w:r>
              <w:r w:rsidDel="007832A6">
                <w:tab/>
                <w:delText>False</w:delText>
              </w:r>
            </w:del>
          </w:p>
          <w:p w14:paraId="0076A530"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930" w:author="Author">
                <w:pPr>
                  <w:pStyle w:val="PL"/>
                </w:pPr>
              </w:pPrChange>
            </w:pPr>
          </w:p>
        </w:tc>
      </w:tr>
      <w:tr w:rsidR="00ED3BB7" w14:paraId="6F4765B3"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7434AF72" w14:textId="77777777" w:rsidR="00ED3BB7" w:rsidRPr="00C92534"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lastRenderedPageBreak/>
              <w:t>oCloudId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43BAB0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01C830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Reference to the O-Cloud available at the location.</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0DAB3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11D67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support-qualifier:</w:t>
            </w:r>
            <w:r>
              <w:tab/>
              <w:t>M</w:t>
            </w:r>
          </w:p>
          <w:p w14:paraId="4007C5B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53857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D72F3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DFD6B5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E0B7545" w14:textId="3F0FF142" w:rsidR="00ED3BB7" w:rsidDel="007832A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31" w:author="Author"/>
              </w:rPr>
            </w:pPr>
            <w:del w:id="932" w:author="Author">
              <w:r w:rsidDel="007832A6">
                <w:delText>nullable:</w:delText>
              </w:r>
              <w:r w:rsidDel="007832A6">
                <w:tab/>
                <w:delText>False</w:delText>
              </w:r>
            </w:del>
          </w:p>
          <w:p w14:paraId="389EA64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395E57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733C66F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5838B55"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1157EFD" w14:textId="77777777" w:rsidR="00ED3BB7" w:rsidRPr="00F34FA5" w:rsidRDefault="00ED3BB7" w:rsidP="00775EDC">
            <w:pPr>
              <w:widowControl w:val="0"/>
              <w:spacing w:after="0" w:line="252" w:lineRule="auto"/>
              <w:rPr>
                <w:rFonts w:ascii="Arial" w:eastAsia="Yu Mincho" w:hAnsi="Arial" w:cs="Arial"/>
                <w:sz w:val="18"/>
                <w:szCs w:val="18"/>
                <w:lang w:eastAsia="ja-JP"/>
              </w:rPr>
            </w:pPr>
            <w:proofErr w:type="spellStart"/>
            <w:r w:rsidRPr="00F34FA5">
              <w:rPr>
                <w:rFonts w:ascii="Arial" w:hAnsi="Arial" w:cs="Arial"/>
                <w:sz w:val="18"/>
                <w:szCs w:val="18"/>
                <w:lang w:eastAsia="ja-JP"/>
              </w:rPr>
              <w:t>oCloudSiteIds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0B5663C"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5A1FD9B9"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O-Cloud Site identifiers referencing the O-Cloud Sites available at the location.</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2F0647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FF1E90B" w14:textId="77777777" w:rsidR="009D2A4A" w:rsidRDefault="009D2A4A" w:rsidP="009D2A4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33" w:author="Author"/>
              </w:rPr>
            </w:pPr>
            <w:ins w:id="934" w:author="Author">
              <w:r>
                <w:t>x-isAlwaysPresent:</w:t>
              </w:r>
              <w:r>
                <w:tab/>
                <w:t>False</w:t>
              </w:r>
            </w:ins>
          </w:p>
          <w:p w14:paraId="2B4A6C3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61273F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9BD9A1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9CDB2C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3508C9B" w14:textId="41F3EDDF" w:rsidR="00ED3BB7" w:rsidDel="009D2A4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35" w:author="Author"/>
              </w:rPr>
            </w:pPr>
            <w:del w:id="936" w:author="Author">
              <w:r w:rsidDel="009D2A4A">
                <w:delText>nullable:</w:delText>
              </w:r>
              <w:r w:rsidDel="009D2A4A">
                <w:tab/>
                <w:delText>True</w:delText>
              </w:r>
            </w:del>
          </w:p>
          <w:p w14:paraId="642EEA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6D3FE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3DC73D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F95EB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tc>
      </w:tr>
      <w:tr w:rsidR="00ED3BB7" w14:paraId="764A29CA"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2852BBF"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coordinate</w:t>
            </w:r>
          </w:p>
        </w:tc>
        <w:tc>
          <w:tcPr>
            <w:tcW w:w="2793" w:type="dxa"/>
            <w:tcBorders>
              <w:top w:val="single" w:sz="4" w:space="0" w:color="auto"/>
              <w:left w:val="single" w:sz="4" w:space="0" w:color="auto"/>
              <w:bottom w:val="single" w:sz="4" w:space="0" w:color="auto"/>
              <w:right w:val="single" w:sz="4" w:space="0" w:color="auto"/>
            </w:tcBorders>
            <w:hideMark/>
          </w:tcPr>
          <w:p w14:paraId="39EC1F7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Data Type: </w:t>
            </w:r>
            <w:r w:rsidRPr="00F34FA5">
              <w:rPr>
                <w:rFonts w:ascii="Arial" w:hAnsi="Arial" w:cs="Arial"/>
                <w:sz w:val="18"/>
                <w:szCs w:val="18"/>
              </w:rPr>
              <w:t>string</w:t>
            </w:r>
          </w:p>
          <w:p w14:paraId="32810E3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latitude and longitude of the location (shall be supplied if a postal address </w:t>
            </w:r>
            <w:proofErr w:type="gramStart"/>
            <w:r w:rsidRPr="00F34FA5">
              <w:rPr>
                <w:rFonts w:ascii="Arial" w:hAnsi="Arial" w:cs="Arial"/>
                <w:sz w:val="18"/>
                <w:szCs w:val="18"/>
              </w:rPr>
              <w:t>not</w:t>
            </w:r>
            <w:proofErr w:type="gramEnd"/>
            <w:r w:rsidRPr="00F34FA5">
              <w:rPr>
                <w:rFonts w:ascii="Arial" w:hAnsi="Arial" w:cs="Arial"/>
                <w:sz w:val="18"/>
                <w:szCs w:val="18"/>
              </w:rPr>
              <w:t xml:space="preserve"> provided).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C0A83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A6F68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support-qualifier:</w:t>
            </w:r>
            <w:r>
              <w:tab/>
              <w:t>M</w:t>
            </w:r>
          </w:p>
          <w:p w14:paraId="219729D7" w14:textId="77777777" w:rsidR="009D2A4A" w:rsidRDefault="009D2A4A" w:rsidP="009D2A4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37" w:author="Author"/>
              </w:rPr>
            </w:pPr>
            <w:ins w:id="938" w:author="Author">
              <w:r>
                <w:t>x-isAlwaysPresent:</w:t>
              </w:r>
              <w:r>
                <w:tab/>
                <w:t>False</w:t>
              </w:r>
            </w:ins>
          </w:p>
          <w:p w14:paraId="7F0506D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EE454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188F54F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DBB75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B9D4D0E" w14:textId="62565E71" w:rsidR="00ED3BB7" w:rsidDel="009D2A4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39" w:author="Author"/>
              </w:rPr>
            </w:pPr>
            <w:del w:id="940" w:author="Author">
              <w:r w:rsidDel="009D2A4A">
                <w:delText>nullable:</w:delText>
              </w:r>
              <w:r w:rsidDel="009D2A4A">
                <w:tab/>
                <w:delText>True</w:delText>
              </w:r>
            </w:del>
          </w:p>
          <w:p w14:paraId="4CA1CD34" w14:textId="77777777" w:rsidR="00ED3BB7" w:rsidRDefault="00ED3BB7" w:rsidP="009D2A4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093369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6322BC9"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 xml:space="preserve">address </w:t>
            </w:r>
          </w:p>
        </w:tc>
        <w:tc>
          <w:tcPr>
            <w:tcW w:w="2793" w:type="dxa"/>
            <w:tcBorders>
              <w:top w:val="single" w:sz="4" w:space="0" w:color="auto"/>
              <w:left w:val="single" w:sz="4" w:space="0" w:color="auto"/>
              <w:bottom w:val="single" w:sz="4" w:space="0" w:color="auto"/>
              <w:right w:val="single" w:sz="4" w:space="0" w:color="auto"/>
            </w:tcBorders>
            <w:hideMark/>
          </w:tcPr>
          <w:p w14:paraId="1DC68C2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Data Type: </w:t>
            </w:r>
            <w:r w:rsidRPr="00F34FA5">
              <w:rPr>
                <w:rFonts w:ascii="Arial" w:hAnsi="Arial" w:cs="Arial"/>
                <w:sz w:val="18"/>
                <w:szCs w:val="18"/>
              </w:rPr>
              <w:t>string</w:t>
            </w:r>
          </w:p>
          <w:p w14:paraId="64FC38C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Postal address of the facility (shall be supplied if a coordinate is not provided).</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B1AAD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98533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support-qualifier:</w:t>
            </w:r>
            <w:r>
              <w:tab/>
              <w:t>M</w:t>
            </w:r>
          </w:p>
          <w:p w14:paraId="2E71E39F" w14:textId="77777777" w:rsidR="009D2A4A" w:rsidRDefault="009D2A4A" w:rsidP="009D2A4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41" w:author="Author"/>
              </w:rPr>
            </w:pPr>
            <w:ins w:id="942" w:author="Author">
              <w:r>
                <w:t>x-isAlwaysPresent:</w:t>
              </w:r>
              <w:r>
                <w:tab/>
                <w:t>False</w:t>
              </w:r>
            </w:ins>
          </w:p>
          <w:p w14:paraId="560C8FB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AF3564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44184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08A267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EF1DD52" w14:textId="5621E4DB" w:rsidR="00ED3BB7" w:rsidDel="009D2A4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43" w:author="Author"/>
              </w:rPr>
            </w:pPr>
            <w:del w:id="944" w:author="Author">
              <w:r w:rsidDel="009D2A4A">
                <w:delText>nullable:</w:delText>
              </w:r>
              <w:r w:rsidDel="009D2A4A">
                <w:tab/>
                <w:delText>True</w:delText>
              </w:r>
            </w:del>
          </w:p>
          <w:p w14:paraId="2FC480F0" w14:textId="77777777" w:rsidR="00ED3BB7" w:rsidRDefault="00ED3BB7" w:rsidP="009D2A4A">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38784AD"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AA198DE"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 xml:space="preserve">extensions </w:t>
            </w:r>
          </w:p>
        </w:tc>
        <w:tc>
          <w:tcPr>
            <w:tcW w:w="2793" w:type="dxa"/>
            <w:tcBorders>
              <w:top w:val="single" w:sz="4" w:space="0" w:color="auto"/>
              <w:left w:val="single" w:sz="4" w:space="0" w:color="auto"/>
              <w:bottom w:val="single" w:sz="4" w:space="0" w:color="auto"/>
              <w:right w:val="single" w:sz="4" w:space="0" w:color="auto"/>
            </w:tcBorders>
            <w:hideMark/>
          </w:tcPr>
          <w:p w14:paraId="347252F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20E5B12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location.</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6CA4D2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9FEDA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7122E0D" w14:textId="77777777" w:rsidR="00273382" w:rsidRDefault="00273382" w:rsidP="0027338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45" w:author="Author"/>
              </w:rPr>
            </w:pPr>
            <w:ins w:id="946" w:author="Author">
              <w:r>
                <w:t>x-isAlwaysPresent:</w:t>
              </w:r>
              <w:r>
                <w:tab/>
                <w:t>False</w:t>
              </w:r>
            </w:ins>
          </w:p>
          <w:p w14:paraId="0111AB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DE98A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364C3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BA124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00CACB1" w14:textId="7690B931" w:rsidR="00ED3BB7" w:rsidDel="0027338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47" w:author="Author"/>
              </w:rPr>
            </w:pPr>
            <w:del w:id="948" w:author="Author">
              <w:r w:rsidDel="00273382">
                <w:delText>nullable:</w:delText>
              </w:r>
              <w:r w:rsidDel="00273382">
                <w:tab/>
                <w:delText>True</w:delText>
              </w:r>
            </w:del>
          </w:p>
          <w:p w14:paraId="2149BB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4AF9A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FD574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AE6B0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3F06661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30F9D882" w14:textId="77777777" w:rsidR="00ED3BB7" w:rsidRDefault="00ED3BB7" w:rsidP="00ED3BB7"/>
    <w:p w14:paraId="7BF3D036" w14:textId="77777777" w:rsidR="00ED3BB7" w:rsidRDefault="00ED3BB7" w:rsidP="00ED3BB7">
      <w:pPr>
        <w:pStyle w:val="Heading6"/>
      </w:pPr>
      <w:r>
        <w:t>4.2.1.4.30.3</w:t>
      </w:r>
      <w:r>
        <w:tab/>
        <w:t>Attribute constraints</w:t>
      </w:r>
    </w:p>
    <w:p w14:paraId="5387916A" w14:textId="77777777" w:rsidR="00ED3BB7" w:rsidRPr="00FE7385" w:rsidRDefault="00ED3BB7" w:rsidP="00ED3BB7">
      <w:pPr>
        <w:rPr>
          <w:i/>
        </w:rPr>
      </w:pPr>
      <w:r w:rsidRPr="004667B5">
        <w:t>None</w:t>
      </w:r>
      <w:r w:rsidRPr="00FE7385">
        <w:rPr>
          <w:i/>
        </w:rPr>
        <w:t>.</w:t>
      </w:r>
    </w:p>
    <w:p w14:paraId="12E27BA2" w14:textId="77777777" w:rsidR="00ED3BB7" w:rsidRDefault="00ED3BB7" w:rsidP="00ED3BB7">
      <w:pPr>
        <w:pStyle w:val="Heading6"/>
      </w:pPr>
      <w:r>
        <w:t>4.2.1.4.30.4</w:t>
      </w:r>
      <w:r>
        <w:tab/>
      </w:r>
      <w:r>
        <w:tab/>
        <w:t>State diagram</w:t>
      </w:r>
    </w:p>
    <w:p w14:paraId="15ADAD74" w14:textId="77777777" w:rsidR="00ED3BB7" w:rsidRPr="00FE7385" w:rsidRDefault="00ED3BB7" w:rsidP="00ED3BB7">
      <w:pPr>
        <w:rPr>
          <w:i/>
        </w:rPr>
      </w:pPr>
      <w:r w:rsidRPr="004667B5">
        <w:t>None</w:t>
      </w:r>
      <w:r w:rsidRPr="00FE7385">
        <w:rPr>
          <w:i/>
        </w:rPr>
        <w:t>.</w:t>
      </w:r>
    </w:p>
    <w:p w14:paraId="42E3E613" w14:textId="77777777" w:rsidR="00ED3BB7" w:rsidRDefault="00ED3BB7" w:rsidP="00ED3BB7">
      <w:pPr>
        <w:pStyle w:val="Heading5"/>
      </w:pPr>
      <w:r>
        <w:t>4.2.1.4.31</w:t>
      </w:r>
      <w:r>
        <w:tab/>
      </w:r>
      <w:proofErr w:type="spellStart"/>
      <w:r>
        <w:t>OCloudSite</w:t>
      </w:r>
      <w:proofErr w:type="spellEnd"/>
    </w:p>
    <w:p w14:paraId="3BFE43D0" w14:textId="77777777" w:rsidR="00ED3BB7" w:rsidRDefault="00ED3BB7" w:rsidP="00ED3BB7">
      <w:pPr>
        <w:pStyle w:val="Heading6"/>
      </w:pPr>
      <w:r>
        <w:t>4.2.1.4.31.1</w:t>
      </w:r>
      <w:r>
        <w:tab/>
        <w:t>Definition</w:t>
      </w:r>
    </w:p>
    <w:p w14:paraId="247C6565" w14:textId="77777777" w:rsidR="00ED3BB7" w:rsidRDefault="00ED3BB7" w:rsidP="00ED3BB7">
      <w:r>
        <w:t xml:space="preserve">The </w:t>
      </w:r>
      <w:proofErr w:type="spellStart"/>
      <w:r>
        <w:t>OCloudSite</w:t>
      </w:r>
      <w:proofErr w:type="spellEnd"/>
      <w:r>
        <w:t xml:space="preserve"> represents an O-Cloud Site instance in an O-Cloud, as described in the O-RAN Cloud Architecture and Deployment Scenarios specification [i.3].</w:t>
      </w:r>
    </w:p>
    <w:p w14:paraId="534A9D92" w14:textId="77777777" w:rsidR="00ED3BB7" w:rsidRPr="00EA0DC7" w:rsidRDefault="00ED3BB7" w:rsidP="00ED3BB7">
      <w:pPr>
        <w:pStyle w:val="Heading6"/>
      </w:pPr>
      <w:r>
        <w:lastRenderedPageBreak/>
        <w:t>4.2.1.4.31.2</w:t>
      </w:r>
      <w:r>
        <w:tab/>
        <w:t>Attributes</w:t>
      </w:r>
    </w:p>
    <w:p w14:paraId="708BC79F" w14:textId="77777777" w:rsidR="00ED3BB7" w:rsidRPr="00517C78" w:rsidRDefault="00ED3BB7" w:rsidP="00ED3BB7">
      <w:pPr>
        <w:pStyle w:val="TH"/>
      </w:pPr>
      <w:bookmarkStart w:id="949" w:name="_Toc161722145"/>
      <w:bookmarkStart w:id="950" w:name="_Toc193779781"/>
      <w:bookmarkStart w:id="951" w:name="_Toc202768232"/>
      <w:r>
        <w:t>Table 4.2.1.4.31</w:t>
      </w:r>
      <w:r w:rsidRPr="00700BD0">
        <w:t>.2</w:t>
      </w:r>
      <w:r>
        <w:t>-</w:t>
      </w:r>
      <w:r w:rsidRPr="00700BD0">
        <w:t xml:space="preserve">1 Attributes Properties for </w:t>
      </w:r>
      <w:proofErr w:type="spellStart"/>
      <w:r>
        <w:t>OCloudSite</w:t>
      </w:r>
      <w:bookmarkEnd w:id="949"/>
      <w:bookmarkEnd w:id="950"/>
      <w:bookmarkEnd w:id="951"/>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0E48D0FE"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3D7619F2" w14:textId="77777777" w:rsidR="00ED3BB7" w:rsidRPr="00C92534" w:rsidRDefault="00ED3BB7" w:rsidP="00775EDC">
            <w:pPr>
              <w:widowControl w:val="0"/>
              <w:spacing w:after="0" w:line="252" w:lineRule="auto"/>
              <w:jc w:val="center"/>
              <w:rPr>
                <w:rFonts w:ascii="Arial" w:eastAsia="Yu Mincho" w:hAnsi="Arial" w:cs="Arial"/>
                <w:b/>
                <w:sz w:val="18"/>
                <w:szCs w:val="18"/>
              </w:rPr>
            </w:pPr>
            <w:r w:rsidRPr="00C92534">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76CE2410" w14:textId="77777777" w:rsidR="00ED3BB7" w:rsidRPr="00C92534" w:rsidRDefault="00ED3BB7" w:rsidP="00775EDC">
            <w:pPr>
              <w:widowControl w:val="0"/>
              <w:spacing w:after="0" w:line="252" w:lineRule="auto"/>
              <w:jc w:val="center"/>
              <w:rPr>
                <w:rFonts w:ascii="Arial" w:hAnsi="Arial" w:cs="Arial"/>
                <w:b/>
                <w:sz w:val="18"/>
                <w:szCs w:val="18"/>
              </w:rPr>
            </w:pPr>
            <w:r w:rsidRPr="00C92534">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5D4A8122"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03A7A2B3"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A86595F" w14:textId="77777777" w:rsidR="00ED3BB7" w:rsidRPr="00C92534"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t>oCloudSiteId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F1F54B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002146C"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O-Cloud site. Locally unique within the scope of an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AD65D8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CD0072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3AE17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8D181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1864F56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426C3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E1700F5" w14:textId="257D754B" w:rsidR="00ED3BB7" w:rsidDel="0027338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52" w:author="Author"/>
              </w:rPr>
            </w:pPr>
            <w:del w:id="953" w:author="Author">
              <w:r w:rsidDel="00273382">
                <w:delText>nullable:</w:delText>
              </w:r>
              <w:r w:rsidDel="00273382">
                <w:tab/>
                <w:delText>False</w:delText>
              </w:r>
            </w:del>
          </w:p>
          <w:p w14:paraId="238C62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5B9BD0D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7A5DE74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119514B" w14:textId="77777777" w:rsidR="00ED3BB7" w:rsidRPr="00C92534"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t>locationId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35080C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269975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Reference to location where the O-Cloud site is deployed at. </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7E04C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32F5371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44FFA6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B46E5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9DEC79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29C14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8CEE728" w14:textId="6061D97E" w:rsidR="00ED3BB7" w:rsidDel="0027338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54" w:author="Author"/>
              </w:rPr>
            </w:pPr>
            <w:del w:id="955" w:author="Author">
              <w:r w:rsidDel="00273382">
                <w:delText>nullable:</w:delText>
              </w:r>
              <w:r w:rsidDel="00273382">
                <w:tab/>
                <w:delText>False</w:delText>
              </w:r>
            </w:del>
          </w:p>
          <w:p w14:paraId="2486BE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0470D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20E132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pPr>
          </w:p>
        </w:tc>
      </w:tr>
      <w:tr w:rsidR="00ED3BB7" w14:paraId="4972F93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7F7E5945" w14:textId="77777777" w:rsidR="00ED3BB7" w:rsidRPr="00C92534" w:rsidRDefault="00ED3BB7" w:rsidP="00775EDC">
            <w:pPr>
              <w:widowControl w:val="0"/>
              <w:spacing w:after="0" w:line="252" w:lineRule="auto"/>
              <w:rPr>
                <w:rFonts w:ascii="Arial" w:hAnsi="Arial" w:cs="Arial"/>
                <w:sz w:val="18"/>
                <w:szCs w:val="18"/>
              </w:rPr>
            </w:pPr>
            <w:r w:rsidRPr="00F34FA5">
              <w:rPr>
                <w:rFonts w:ascii="Arial" w:hAnsi="Arial" w:cs="Arial"/>
                <w:sz w:val="18"/>
                <w:szCs w:val="18"/>
                <w:lang w:eastAsia="ja-JP"/>
              </w:rPr>
              <w:t>name</w:t>
            </w:r>
          </w:p>
        </w:tc>
        <w:tc>
          <w:tcPr>
            <w:tcW w:w="2793" w:type="dxa"/>
            <w:tcBorders>
              <w:top w:val="single" w:sz="4" w:space="0" w:color="auto"/>
              <w:left w:val="single" w:sz="4" w:space="0" w:color="auto"/>
              <w:bottom w:val="single" w:sz="4" w:space="0" w:color="auto"/>
              <w:right w:val="single" w:sz="4" w:space="0" w:color="auto"/>
            </w:tcBorders>
            <w:hideMark/>
          </w:tcPr>
          <w:p w14:paraId="2D339B3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FD5424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name of the O-Cloud site as identified by the cloud provider.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35D50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DF37C9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10036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50285D9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79B0A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1F557C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C3456D6" w14:textId="76F7EF8A" w:rsidR="00ED3BB7" w:rsidDel="00273382" w:rsidRDefault="00ED3BB7" w:rsidP="0027338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56" w:author="Author"/>
              </w:rPr>
            </w:pPr>
            <w:del w:id="957" w:author="Author">
              <w:r w:rsidDel="00273382">
                <w:delText>nullable:</w:delText>
              </w:r>
              <w:r w:rsidDel="00273382">
                <w:tab/>
                <w:delText>False</w:delText>
              </w:r>
            </w:del>
          </w:p>
          <w:p w14:paraId="0EF433C6"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958" w:author="Author">
                <w:pPr>
                  <w:pStyle w:val="PL"/>
                </w:pPr>
              </w:pPrChange>
            </w:pPr>
          </w:p>
        </w:tc>
      </w:tr>
      <w:tr w:rsidR="00ED3BB7" w14:paraId="4F8AF82E"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ACF74FE" w14:textId="77777777" w:rsidR="00ED3BB7" w:rsidRPr="00C92534" w:rsidRDefault="00ED3BB7" w:rsidP="00775EDC">
            <w:pPr>
              <w:widowControl w:val="0"/>
              <w:spacing w:after="0" w:line="252" w:lineRule="auto"/>
              <w:rPr>
                <w:rFonts w:ascii="Arial" w:hAnsi="Arial" w:cs="Arial"/>
                <w:sz w:val="18"/>
                <w:szCs w:val="18"/>
              </w:rPr>
            </w:pPr>
            <w:r w:rsidRPr="00F34FA5">
              <w:rPr>
                <w:rFonts w:ascii="Arial" w:hAnsi="Arial" w:cs="Arial"/>
                <w:sz w:val="18"/>
                <w:szCs w:val="18"/>
                <w:lang w:eastAsia="ja-JP"/>
              </w:rPr>
              <w:t>description</w:t>
            </w:r>
          </w:p>
        </w:tc>
        <w:tc>
          <w:tcPr>
            <w:tcW w:w="2793" w:type="dxa"/>
            <w:tcBorders>
              <w:top w:val="single" w:sz="4" w:space="0" w:color="auto"/>
              <w:left w:val="single" w:sz="4" w:space="0" w:color="auto"/>
              <w:bottom w:val="single" w:sz="4" w:space="0" w:color="auto"/>
              <w:right w:val="single" w:sz="4" w:space="0" w:color="auto"/>
            </w:tcBorders>
            <w:hideMark/>
          </w:tcPr>
          <w:p w14:paraId="63C80F1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CF79E8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O-Cloud site as provided by the cloud provider.</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2896B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CE33CC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4A06F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9D5B7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6F2BB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902F0A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0D731EE" w14:textId="17810E98" w:rsidR="00ED3BB7" w:rsidDel="00273382" w:rsidRDefault="00ED3BB7" w:rsidP="0027338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59" w:author="Author"/>
              </w:rPr>
            </w:pPr>
            <w:del w:id="960" w:author="Author">
              <w:r w:rsidDel="00273382">
                <w:delText>nullable:</w:delText>
              </w:r>
              <w:r w:rsidDel="00273382">
                <w:tab/>
                <w:delText>False</w:delText>
              </w:r>
            </w:del>
          </w:p>
          <w:p w14:paraId="2AA32338" w14:textId="77777777" w:rsidR="00ED3BB7" w:rsidRDefault="00ED3BB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Change w:id="961" w:author="Author">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PrChange>
            </w:pPr>
          </w:p>
        </w:tc>
      </w:tr>
      <w:tr w:rsidR="00ED3BB7" w14:paraId="532B3D6E"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15FD893"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lang w:eastAsia="ja-JP"/>
              </w:rPr>
              <w:t>oCloudId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5044D6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11A45A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Reference to the O-Cloud of which the O-Cloud site is part.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7EE09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1FBE9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support-qualifier:</w:t>
            </w:r>
            <w:r>
              <w:tab/>
              <w:t>M</w:t>
            </w:r>
          </w:p>
          <w:p w14:paraId="6844300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AF2D0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02C66C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26F51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397B0A3" w14:textId="44DCE64E" w:rsidR="00ED3BB7" w:rsidDel="00606F2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62" w:author="Author"/>
              </w:rPr>
            </w:pPr>
            <w:del w:id="963" w:author="Author">
              <w:r w:rsidDel="00606F26">
                <w:delText>nullable:</w:delText>
              </w:r>
              <w:r w:rsidDel="00606F26">
                <w:tab/>
                <w:delText>False</w:delText>
              </w:r>
            </w:del>
          </w:p>
          <w:p w14:paraId="5D603C2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FF05C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A105A42"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CE08CAA"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lang w:eastAsia="ja-JP"/>
              </w:rPr>
              <w:t>resourcePools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D81183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C8AFA9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resource pools that are part of the O-Cloud site.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ABCD3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left" w:pos="2775"/>
              </w:tabs>
              <w:ind w:left="2674" w:hanging="2610"/>
            </w:pPr>
            <w:r>
              <w:tab/>
            </w:r>
          </w:p>
          <w:p w14:paraId="68FBF25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48C3E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345D6D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94FCE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59E8B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E6BBAB9" w14:textId="729137A8" w:rsidR="00ED3BB7" w:rsidDel="00606F2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64" w:author="Author"/>
              </w:rPr>
            </w:pPr>
            <w:del w:id="965" w:author="Author">
              <w:r w:rsidDel="00606F26">
                <w:delText>nullable:</w:delText>
              </w:r>
              <w:r w:rsidDel="00606F26">
                <w:tab/>
                <w:delText>False</w:delText>
              </w:r>
            </w:del>
          </w:p>
          <w:p w14:paraId="15E736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621191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570E64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5E3172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ResourcePool</w:t>
            </w:r>
          </w:p>
        </w:tc>
      </w:tr>
      <w:tr w:rsidR="00ED3BB7" w14:paraId="2AB2E750"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506364E0"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extensions</w:t>
            </w:r>
          </w:p>
        </w:tc>
        <w:tc>
          <w:tcPr>
            <w:tcW w:w="2793" w:type="dxa"/>
            <w:tcBorders>
              <w:top w:val="single" w:sz="4" w:space="0" w:color="auto"/>
              <w:left w:val="single" w:sz="4" w:space="0" w:color="auto"/>
              <w:bottom w:val="single" w:sz="4" w:space="0" w:color="auto"/>
              <w:right w:val="single" w:sz="4" w:space="0" w:color="auto"/>
            </w:tcBorders>
            <w:hideMark/>
          </w:tcPr>
          <w:p w14:paraId="1021C97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B3B40E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O-Cloud site.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B36F5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664DB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EB48024" w14:textId="77777777" w:rsidR="00606F26" w:rsidRDefault="00606F26" w:rsidP="00606F2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66" w:author="Author"/>
              </w:rPr>
            </w:pPr>
            <w:ins w:id="967" w:author="Author">
              <w:r>
                <w:t>x-isAlwaysPresent:</w:t>
              </w:r>
              <w:r>
                <w:tab/>
                <w:t>False</w:t>
              </w:r>
            </w:ins>
          </w:p>
          <w:p w14:paraId="16498CE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1EAF01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AC799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668E2E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0D58E89" w14:textId="7D89E6C0" w:rsidR="00ED3BB7" w:rsidDel="00606F2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968" w:author="Author"/>
              </w:rPr>
            </w:pPr>
            <w:del w:id="969" w:author="Author">
              <w:r w:rsidDel="00606F26">
                <w:delText>nullable:</w:delText>
              </w:r>
              <w:r w:rsidDel="00606F26">
                <w:tab/>
                <w:delText>True</w:delText>
              </w:r>
            </w:del>
          </w:p>
          <w:p w14:paraId="2BC9F6B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E0A6EE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14D2B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8912F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34D0009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C60AEB9" w14:textId="77777777" w:rsidR="00ED3BB7" w:rsidRDefault="00ED3BB7" w:rsidP="00ED3BB7"/>
    <w:p w14:paraId="141BADB3" w14:textId="77777777" w:rsidR="00ED3BB7" w:rsidRDefault="00ED3BB7" w:rsidP="00ED3BB7">
      <w:pPr>
        <w:pStyle w:val="Heading6"/>
      </w:pPr>
      <w:r>
        <w:lastRenderedPageBreak/>
        <w:t>4.2.1.4.31.3</w:t>
      </w:r>
      <w:r>
        <w:tab/>
        <w:t>Attribute constraints</w:t>
      </w:r>
    </w:p>
    <w:p w14:paraId="04E3723D" w14:textId="77777777" w:rsidR="00ED3BB7" w:rsidRPr="00FE7385" w:rsidRDefault="00ED3BB7" w:rsidP="00ED3BB7">
      <w:pPr>
        <w:rPr>
          <w:i/>
        </w:rPr>
      </w:pPr>
      <w:r w:rsidRPr="004667B5">
        <w:t>None</w:t>
      </w:r>
      <w:r w:rsidRPr="00FE7385">
        <w:rPr>
          <w:i/>
        </w:rPr>
        <w:t>.</w:t>
      </w:r>
    </w:p>
    <w:p w14:paraId="24A24935" w14:textId="77777777" w:rsidR="00ED3BB7" w:rsidRDefault="00ED3BB7" w:rsidP="00ED3BB7">
      <w:pPr>
        <w:pStyle w:val="Heading6"/>
      </w:pPr>
      <w:r>
        <w:t>4.2.1.4.31.4</w:t>
      </w:r>
      <w:r>
        <w:tab/>
      </w:r>
      <w:r>
        <w:tab/>
        <w:t>State diagram</w:t>
      </w:r>
    </w:p>
    <w:p w14:paraId="00DF2ED4" w14:textId="77777777" w:rsidR="00ED3BB7" w:rsidRPr="00FE7385" w:rsidRDefault="00ED3BB7" w:rsidP="00ED3BB7">
      <w:pPr>
        <w:rPr>
          <w:i/>
        </w:rPr>
      </w:pPr>
      <w:r w:rsidRPr="004667B5">
        <w:t>None</w:t>
      </w:r>
      <w:r w:rsidRPr="00FE7385">
        <w:rPr>
          <w:i/>
        </w:rPr>
        <w:t>.</w:t>
      </w:r>
    </w:p>
    <w:p w14:paraId="0D1433D1" w14:textId="77777777" w:rsidR="00ED3BB7" w:rsidRDefault="00ED3BB7" w:rsidP="00ED3BB7">
      <w:pPr>
        <w:pStyle w:val="Heading5"/>
      </w:pPr>
      <w:r>
        <w:t>4.2.1.4.32</w:t>
      </w:r>
      <w:r>
        <w:tab/>
      </w:r>
      <w:proofErr w:type="spellStart"/>
      <w:r>
        <w:t>LogQuery</w:t>
      </w:r>
      <w:proofErr w:type="spellEnd"/>
    </w:p>
    <w:p w14:paraId="5B148043" w14:textId="77777777" w:rsidR="00ED3BB7" w:rsidRDefault="00ED3BB7" w:rsidP="00ED3BB7">
      <w:pPr>
        <w:pStyle w:val="Heading6"/>
      </w:pPr>
      <w:r>
        <w:t>4.2.1.4.32.1</w:t>
      </w:r>
      <w:r>
        <w:tab/>
        <w:t>Definition</w:t>
      </w:r>
    </w:p>
    <w:p w14:paraId="3C897D8B" w14:textId="77777777" w:rsidR="00ED3BB7" w:rsidRDefault="00ED3BB7" w:rsidP="00ED3BB7">
      <w:r>
        <w:t xml:space="preserve">The </w:t>
      </w:r>
      <w:proofErr w:type="spellStart"/>
      <w:r>
        <w:t>LogQuery</w:t>
      </w:r>
      <w:proofErr w:type="spellEnd"/>
      <w:r>
        <w:t xml:space="preserve"> represents a request for O-Cloud log files for specific resources or </w:t>
      </w:r>
      <w:proofErr w:type="gramStart"/>
      <w:r>
        <w:t>resource</w:t>
      </w:r>
      <w:proofErr w:type="gramEnd"/>
      <w:r>
        <w:t xml:space="preserve"> of specific </w:t>
      </w:r>
      <w:proofErr w:type="spellStart"/>
      <w:r>
        <w:t>ResourceTypes</w:t>
      </w:r>
      <w:proofErr w:type="spellEnd"/>
      <w:r>
        <w:t xml:space="preserve"> to be collected and made available to the requestor.</w:t>
      </w:r>
    </w:p>
    <w:p w14:paraId="01A20E93" w14:textId="77777777" w:rsidR="00ED3BB7" w:rsidRDefault="00ED3BB7" w:rsidP="00ED3BB7">
      <w:pPr>
        <w:pStyle w:val="Heading6"/>
      </w:pPr>
      <w:r>
        <w:t>4.2.1.4.32.2</w:t>
      </w:r>
      <w:r>
        <w:tab/>
        <w:t>Attributes</w:t>
      </w:r>
    </w:p>
    <w:p w14:paraId="4115BF0C" w14:textId="77777777" w:rsidR="00ED3BB7" w:rsidRDefault="00ED3BB7" w:rsidP="00ED3BB7">
      <w:pPr>
        <w:pStyle w:val="TH"/>
      </w:pPr>
      <w:bookmarkStart w:id="970" w:name="_Toc161986363"/>
      <w:bookmarkStart w:id="971" w:name="_Toc193779782"/>
      <w:bookmarkStart w:id="972" w:name="_Toc202768233"/>
      <w:r>
        <w:t xml:space="preserve">Table 4.2.1.4.32.2-1 Attributes Properties for </w:t>
      </w:r>
      <w:bookmarkEnd w:id="970"/>
      <w:proofErr w:type="spellStart"/>
      <w:r>
        <w:t>LogQuery</w:t>
      </w:r>
      <w:bookmarkEnd w:id="971"/>
      <w:bookmarkEnd w:id="972"/>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6D5B6CD6"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7A4EF830" w14:textId="77777777" w:rsidR="00ED3BB7" w:rsidRPr="00236309" w:rsidRDefault="00ED3BB7" w:rsidP="00775EDC">
            <w:pPr>
              <w:widowControl w:val="0"/>
              <w:spacing w:after="0" w:line="252" w:lineRule="auto"/>
              <w:jc w:val="center"/>
              <w:rPr>
                <w:rFonts w:ascii="Arial" w:eastAsia="Yu Mincho" w:hAnsi="Arial" w:cs="Arial"/>
                <w:b/>
                <w:sz w:val="18"/>
                <w:szCs w:val="18"/>
              </w:rPr>
            </w:pPr>
            <w:r w:rsidRPr="00236309">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42944405"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4D0253F3"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49A5732A"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76B4C98" w14:textId="77777777" w:rsidR="00ED3BB7" w:rsidRPr="00236309"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t>logType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1A6650F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23DD7B8"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identifies the type of log(s) to be collected. </w:t>
            </w:r>
            <w:r w:rsidRPr="00F34FA5">
              <w:rPr>
                <w:rFonts w:ascii="Arial" w:hAnsi="Arial" w:cs="Arial"/>
                <w:bCs/>
                <w:sz w:val="18"/>
                <w:szCs w:val="18"/>
              </w:rPr>
              <w:t>The exact list of valid log types to be discovered via a log capability discovery</w:t>
            </w:r>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98997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2E887A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44DCF93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6C52C4B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3E52AB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048D1EAB" w14:textId="152A460A" w:rsidR="00ED3BB7" w:rsidDel="00C85D8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973" w:author="Author"/>
                <w:kern w:val="2"/>
                <w14:ligatures w14:val="standardContextual"/>
              </w:rPr>
            </w:pPr>
            <w:del w:id="974" w:author="Author">
              <w:r w:rsidDel="00C85D80">
                <w:rPr>
                  <w:kern w:val="2"/>
                  <w14:ligatures w14:val="standardContextual"/>
                </w:rPr>
                <w:delText>nullable:</w:delText>
              </w:r>
              <w:r w:rsidDel="00C85D80">
                <w:rPr>
                  <w:kern w:val="2"/>
                  <w14:ligatures w14:val="standardContextual"/>
                </w:rPr>
                <w:tab/>
                <w:delText>False</w:delText>
              </w:r>
            </w:del>
          </w:p>
          <w:p w14:paraId="34DE27B1" w14:textId="77777777" w:rsidR="00ED3BB7" w:rsidRDefault="00ED3BB7" w:rsidP="00C85D80">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6A3C7DA8"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B3FDF22" w14:textId="77777777" w:rsidR="00ED3BB7" w:rsidRPr="00236309"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t>dateRanges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C60032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A64D27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date ranges that log data is to be extracted and placed into the log file for collection. </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8EC0C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spacing w:line="256" w:lineRule="auto"/>
              <w:ind w:left="2674" w:hanging="2610"/>
              <w:rPr>
                <w:kern w:val="2"/>
                <w14:ligatures w14:val="standardContextual"/>
              </w:rPr>
            </w:pPr>
          </w:p>
          <w:p w14:paraId="42B6FD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011AFD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037D63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7C58A9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7071D8C5" w14:textId="0D2495FA" w:rsidR="00ED3BB7" w:rsidDel="00C85D8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975" w:author="Author"/>
                <w:kern w:val="2"/>
                <w14:ligatures w14:val="standardContextual"/>
              </w:rPr>
            </w:pPr>
            <w:del w:id="976" w:author="Author">
              <w:r w:rsidDel="00C85D80">
                <w:rPr>
                  <w:kern w:val="2"/>
                  <w14:ligatures w14:val="standardContextual"/>
                </w:rPr>
                <w:delText>nullable:</w:delText>
              </w:r>
              <w:r w:rsidDel="00C85D80">
                <w:rPr>
                  <w:kern w:val="2"/>
                  <w14:ligatures w14:val="standardContextual"/>
                </w:rPr>
                <w:tab/>
                <w:delText>False</w:delText>
              </w:r>
            </w:del>
          </w:p>
          <w:p w14:paraId="5A9601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minItems:</w:t>
            </w:r>
            <w:r>
              <w:rPr>
                <w:kern w:val="2"/>
                <w14:ligatures w14:val="standardContextual"/>
              </w:rPr>
              <w:tab/>
              <w:t>1</w:t>
            </w:r>
          </w:p>
          <w:p w14:paraId="47D079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items:</w:t>
            </w:r>
            <w:r>
              <w:rPr>
                <w:kern w:val="2"/>
                <w14:ligatures w14:val="standardContextual"/>
              </w:rPr>
              <w:tab/>
              <w:t>DateRange</w:t>
            </w:r>
          </w:p>
          <w:p w14:paraId="23CB73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spacing w:line="256" w:lineRule="auto"/>
              <w:ind w:left="2674" w:hanging="2610"/>
              <w:rPr>
                <w:kern w:val="2"/>
                <w14:ligatures w14:val="standardContextual"/>
              </w:rPr>
            </w:pPr>
          </w:p>
          <w:p w14:paraId="4F1B6D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spacing w:line="256" w:lineRule="auto"/>
              <w:rPr>
                <w:kern w:val="2"/>
                <w14:ligatures w14:val="standardContextual"/>
              </w:rPr>
            </w:pPr>
          </w:p>
        </w:tc>
      </w:tr>
      <w:tr w:rsidR="00ED3BB7" w14:paraId="5C3322D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DAD84B4" w14:textId="77777777" w:rsidR="00ED3BB7" w:rsidRPr="00236309"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t>eventTypes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4C8ABB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0250005E" w14:textId="77777777" w:rsidR="002F21BC" w:rsidRDefault="00ED3BB7" w:rsidP="00775EDC">
            <w:pPr>
              <w:widowControl w:val="0"/>
              <w:rPr>
                <w:ins w:id="977" w:author="Author"/>
                <w:rFonts w:ascii="Arial" w:hAnsi="Arial" w:cs="Arial"/>
                <w:bCs/>
                <w:sz w:val="18"/>
                <w:szCs w:val="18"/>
                <w:lang w:val="en-IE"/>
              </w:rPr>
            </w:pPr>
            <w:r w:rsidRPr="00F34FA5">
              <w:rPr>
                <w:rFonts w:ascii="Arial" w:hAnsi="Arial" w:cs="Arial"/>
                <w:b/>
                <w:bCs/>
                <w:sz w:val="18"/>
                <w:szCs w:val="18"/>
              </w:rPr>
              <w:t xml:space="preserve">Description: </w:t>
            </w:r>
            <w:r w:rsidRPr="00F34FA5">
              <w:rPr>
                <w:rFonts w:ascii="Arial" w:hAnsi="Arial" w:cs="Arial"/>
                <w:sz w:val="18"/>
                <w:szCs w:val="18"/>
              </w:rPr>
              <w:t>Li</w:t>
            </w:r>
            <w:r w:rsidRPr="00F34FA5">
              <w:rPr>
                <w:rFonts w:ascii="Arial" w:hAnsi="Arial" w:cs="Arial"/>
                <w:bCs/>
                <w:sz w:val="18"/>
                <w:szCs w:val="18"/>
              </w:rPr>
              <w:t xml:space="preserve">st of event types that are to be extracted and placed in the log file for collection. </w:t>
            </w:r>
            <w:ins w:id="978" w:author="Author">
              <w:r w:rsidR="002F21BC" w:rsidRPr="00282F82">
                <w:rPr>
                  <w:rFonts w:ascii="Arial" w:hAnsi="Arial" w:cs="Arial"/>
                  <w:bCs/>
                  <w:sz w:val="18"/>
                  <w:szCs w:val="18"/>
                  <w:lang w:val="en-IE"/>
                </w:rPr>
                <w:t xml:space="preserve">If the attribute is not provided, all </w:t>
              </w:r>
              <w:r w:rsidR="002F21BC">
                <w:rPr>
                  <w:rFonts w:ascii="Arial" w:hAnsi="Arial" w:cs="Arial"/>
                  <w:bCs/>
                  <w:sz w:val="18"/>
                  <w:szCs w:val="18"/>
                </w:rPr>
                <w:t>event types</w:t>
              </w:r>
              <w:r w:rsidR="002F21BC" w:rsidRPr="00282F82">
                <w:rPr>
                  <w:rFonts w:ascii="Arial" w:hAnsi="Arial" w:cs="Arial"/>
                  <w:bCs/>
                  <w:sz w:val="18"/>
                  <w:szCs w:val="18"/>
                  <w:lang w:val="en-IE"/>
                </w:rPr>
                <w:t xml:space="preserve"> are selected</w:t>
              </w:r>
              <w:r w:rsidR="002F21BC">
                <w:rPr>
                  <w:rFonts w:ascii="Arial" w:hAnsi="Arial" w:cs="Arial"/>
                  <w:bCs/>
                  <w:sz w:val="18"/>
                  <w:szCs w:val="18"/>
                  <w:lang w:val="en-IE"/>
                </w:rPr>
                <w:t>.</w:t>
              </w:r>
            </w:ins>
          </w:p>
          <w:p w14:paraId="51710391" w14:textId="653A22A5" w:rsidR="00ED3BB7" w:rsidRPr="00F34FA5" w:rsidRDefault="00ED3BB7" w:rsidP="00775EDC">
            <w:pPr>
              <w:widowControl w:val="0"/>
              <w:rPr>
                <w:rFonts w:ascii="Arial" w:hAnsi="Arial" w:cs="Arial"/>
                <w:bCs/>
                <w:sz w:val="18"/>
                <w:szCs w:val="18"/>
              </w:rPr>
            </w:pPr>
            <w:r w:rsidRPr="00F34FA5">
              <w:rPr>
                <w:rFonts w:ascii="Arial" w:hAnsi="Arial" w:cs="Arial"/>
                <w:bCs/>
                <w:sz w:val="18"/>
                <w:szCs w:val="18"/>
              </w:rPr>
              <w:t xml:space="preserve">The exact list of valid event types </w:t>
            </w:r>
            <w:proofErr w:type="gramStart"/>
            <w:r w:rsidRPr="00F34FA5">
              <w:rPr>
                <w:rFonts w:ascii="Arial" w:hAnsi="Arial" w:cs="Arial"/>
                <w:bCs/>
                <w:sz w:val="18"/>
                <w:szCs w:val="18"/>
              </w:rPr>
              <w:t>are</w:t>
            </w:r>
            <w:proofErr w:type="gramEnd"/>
            <w:r w:rsidRPr="00F34FA5">
              <w:rPr>
                <w:rFonts w:ascii="Arial" w:hAnsi="Arial" w:cs="Arial"/>
                <w:bCs/>
                <w:sz w:val="18"/>
                <w:szCs w:val="18"/>
              </w:rPr>
              <w:t xml:space="preserve"> to be discovered via a log capability discovery</w:t>
            </w:r>
            <w:r w:rsidRPr="00F34FA5">
              <w:rPr>
                <w:rFonts w:ascii="Arial" w:hAnsi="Arial" w:cs="Arial"/>
                <w:sz w:val="18"/>
                <w:szCs w:val="18"/>
              </w:rPr>
              <w: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A2BB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38FC1D3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4CBE8ED5" w14:textId="77777777" w:rsidR="00C85D80" w:rsidRDefault="00C85D80" w:rsidP="00C85D80">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79" w:author="Author"/>
              </w:rPr>
            </w:pPr>
            <w:ins w:id="980" w:author="Author">
              <w:r>
                <w:t>x-isAlwaysPresent:</w:t>
              </w:r>
              <w:r>
                <w:tab/>
                <w:t>False</w:t>
              </w:r>
            </w:ins>
          </w:p>
          <w:p w14:paraId="3AF95C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0B5DDFE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True</w:t>
            </w:r>
          </w:p>
          <w:p w14:paraId="2B639F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27E9B6C8" w14:textId="68E290FC" w:rsidR="00ED3BB7" w:rsidDel="00C85D8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981" w:author="Author"/>
                <w:kern w:val="2"/>
                <w14:ligatures w14:val="standardContextual"/>
              </w:rPr>
            </w:pPr>
            <w:del w:id="982" w:author="Author">
              <w:r w:rsidDel="00C85D80">
                <w:rPr>
                  <w:kern w:val="2"/>
                  <w14:ligatures w14:val="standardContextual"/>
                </w:rPr>
                <w:delText>nullable:</w:delText>
              </w:r>
              <w:r w:rsidDel="00C85D80">
                <w:rPr>
                  <w:kern w:val="2"/>
                  <w14:ligatures w14:val="standardContextual"/>
                </w:rPr>
                <w:tab/>
                <w:delText>True</w:delText>
              </w:r>
            </w:del>
          </w:p>
          <w:p w14:paraId="4C15D7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minItems:</w:t>
            </w:r>
            <w:r>
              <w:rPr>
                <w:kern w:val="2"/>
                <w14:ligatures w14:val="standardContextual"/>
              </w:rPr>
              <w:tab/>
              <w:t>0</w:t>
            </w:r>
          </w:p>
          <w:p w14:paraId="7CFDB4B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items:</w:t>
            </w:r>
            <w:r>
              <w:rPr>
                <w:kern w:val="2"/>
                <w14:ligatures w14:val="standardContextual"/>
              </w:rPr>
              <w:tab/>
              <w:t>string</w:t>
            </w:r>
          </w:p>
          <w:p w14:paraId="2C0BCFE4" w14:textId="77777777" w:rsidR="00ED3BB7" w:rsidRDefault="00ED3BB7" w:rsidP="00775EDC">
            <w:pPr>
              <w:pStyle w:val="PL"/>
              <w:spacing w:line="256" w:lineRule="auto"/>
              <w:rPr>
                <w:kern w:val="2"/>
                <w14:ligatures w14:val="standardContextual"/>
              </w:rPr>
            </w:pPr>
          </w:p>
        </w:tc>
      </w:tr>
      <w:tr w:rsidR="00ED3BB7" w14:paraId="0970E21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0CC50BF"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resources</w:t>
            </w:r>
          </w:p>
        </w:tc>
        <w:tc>
          <w:tcPr>
            <w:tcW w:w="2793" w:type="dxa"/>
            <w:tcBorders>
              <w:top w:val="single" w:sz="4" w:space="0" w:color="auto"/>
              <w:left w:val="single" w:sz="4" w:space="0" w:color="auto"/>
              <w:bottom w:val="single" w:sz="4" w:space="0" w:color="auto"/>
              <w:right w:val="single" w:sz="4" w:space="0" w:color="auto"/>
            </w:tcBorders>
            <w:hideMark/>
          </w:tcPr>
          <w:p w14:paraId="2942838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7BCD191" w14:textId="59AF03EF"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resource selection criteria to identify which resources are in scope for the query.</w:t>
            </w:r>
            <w:ins w:id="983" w:author="Author">
              <w:r w:rsidR="007A45E7">
                <w:rPr>
                  <w:rFonts w:ascii="Arial" w:hAnsi="Arial" w:cs="Arial"/>
                  <w:sz w:val="18"/>
                  <w:szCs w:val="18"/>
                </w:rPr>
                <w:t xml:space="preserve"> </w:t>
              </w:r>
              <w:r w:rsidR="007A45E7" w:rsidRPr="00282F82">
                <w:rPr>
                  <w:rFonts w:ascii="Arial" w:hAnsi="Arial" w:cs="Arial"/>
                  <w:bCs/>
                  <w:sz w:val="18"/>
                  <w:szCs w:val="18"/>
                  <w:lang w:val="en-IE"/>
                </w:rPr>
                <w:t xml:space="preserve">If the attribute is not provided, all </w:t>
              </w:r>
              <w:r w:rsidR="007A45E7">
                <w:rPr>
                  <w:rFonts w:ascii="Arial" w:hAnsi="Arial" w:cs="Arial"/>
                  <w:bCs/>
                  <w:sz w:val="18"/>
                  <w:szCs w:val="18"/>
                </w:rPr>
                <w:t>resources</w:t>
              </w:r>
              <w:r w:rsidR="007A45E7" w:rsidRPr="00282F82">
                <w:rPr>
                  <w:rFonts w:ascii="Arial" w:hAnsi="Arial" w:cs="Arial"/>
                  <w:bCs/>
                  <w:sz w:val="18"/>
                  <w:szCs w:val="18"/>
                  <w:lang w:val="en-IE"/>
                </w:rPr>
                <w:t xml:space="preserve"> are selected</w:t>
              </w:r>
              <w:r w:rsidR="007A45E7">
                <w:rPr>
                  <w:rFonts w:ascii="Arial" w:hAnsi="Arial" w:cs="Arial"/>
                  <w:bCs/>
                  <w:sz w:val="18"/>
                  <w:szCs w:val="18"/>
                  <w:lang w:val="en-IE"/>
                </w:rPr>
                <w:t>.</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1C0AD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5A6D5711" w14:textId="77777777" w:rsidR="007257A4" w:rsidRDefault="007257A4" w:rsidP="007257A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84" w:author="Author"/>
              </w:rPr>
            </w:pPr>
            <w:ins w:id="985" w:author="Author">
              <w:r>
                <w:t>x-isAlwaysPresent:</w:t>
              </w:r>
              <w:r>
                <w:tab/>
                <w:t>False</w:t>
              </w:r>
            </w:ins>
          </w:p>
          <w:p w14:paraId="77D56A6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515F9CE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5C1224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3F16D360" w14:textId="312469ED" w:rsidR="00ED3BB7" w:rsidDel="007257A4"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986" w:author="Author"/>
                <w:kern w:val="2"/>
                <w14:ligatures w14:val="standardContextual"/>
              </w:rPr>
            </w:pPr>
            <w:del w:id="987" w:author="Author">
              <w:r w:rsidDel="007257A4">
                <w:rPr>
                  <w:kern w:val="2"/>
                  <w14:ligatures w14:val="standardContextual"/>
                </w:rPr>
                <w:delText>nullable:</w:delText>
              </w:r>
              <w:r w:rsidDel="007257A4">
                <w:rPr>
                  <w:kern w:val="2"/>
                  <w14:ligatures w14:val="standardContextual"/>
                </w:rPr>
                <w:tab/>
                <w:delText>True</w:delText>
              </w:r>
            </w:del>
          </w:p>
          <w:p w14:paraId="69B7D6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minItems:</w:t>
            </w:r>
            <w:r>
              <w:rPr>
                <w:kern w:val="2"/>
                <w14:ligatures w14:val="standardContextual"/>
              </w:rPr>
              <w:tab/>
              <w:t>0</w:t>
            </w:r>
          </w:p>
          <w:p w14:paraId="4CA80C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items:</w:t>
            </w:r>
            <w:r>
              <w:rPr>
                <w:kern w:val="2"/>
                <w14:ligatures w14:val="standardContextual"/>
              </w:rPr>
              <w:tab/>
              <w:t>AttributeValuePair</w:t>
            </w:r>
          </w:p>
          <w:p w14:paraId="65E7D2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3ADED6EA"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4A9E186B"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lang w:eastAsia="ja-JP"/>
              </w:rPr>
              <w:t>resourceTypes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E1BA41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572599F" w14:textId="7FA220E8"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w:t>
            </w:r>
            <w:proofErr w:type="spellStart"/>
            <w:r w:rsidRPr="00F34FA5">
              <w:rPr>
                <w:rFonts w:ascii="Arial" w:hAnsi="Arial" w:cs="Arial"/>
                <w:sz w:val="18"/>
                <w:szCs w:val="18"/>
              </w:rPr>
              <w:t>resourceType</w:t>
            </w:r>
            <w:proofErr w:type="spellEnd"/>
            <w:r w:rsidRPr="00F34FA5">
              <w:rPr>
                <w:rFonts w:ascii="Arial" w:hAnsi="Arial" w:cs="Arial"/>
                <w:sz w:val="18"/>
                <w:szCs w:val="18"/>
              </w:rPr>
              <w:t xml:space="preserve"> selection criteria to identify which resources matching the </w:t>
            </w:r>
            <w:proofErr w:type="spellStart"/>
            <w:r w:rsidRPr="00F34FA5">
              <w:rPr>
                <w:rFonts w:ascii="Arial" w:hAnsi="Arial" w:cs="Arial"/>
                <w:sz w:val="18"/>
                <w:szCs w:val="18"/>
              </w:rPr>
              <w:t>resourceTypes</w:t>
            </w:r>
            <w:proofErr w:type="spellEnd"/>
            <w:r w:rsidRPr="00F34FA5">
              <w:rPr>
                <w:rFonts w:ascii="Arial" w:hAnsi="Arial" w:cs="Arial"/>
                <w:sz w:val="18"/>
                <w:szCs w:val="18"/>
              </w:rPr>
              <w:t xml:space="preserve"> are </w:t>
            </w:r>
            <w:r w:rsidRPr="00F34FA5">
              <w:rPr>
                <w:rFonts w:ascii="Arial" w:hAnsi="Arial" w:cs="Arial"/>
                <w:sz w:val="18"/>
                <w:szCs w:val="18"/>
              </w:rPr>
              <w:lastRenderedPageBreak/>
              <w:t>in scope for the query.</w:t>
            </w:r>
            <w:ins w:id="988" w:author="Author">
              <w:r w:rsidR="007B2064" w:rsidRPr="00282F82">
                <w:rPr>
                  <w:rFonts w:ascii="Arial" w:hAnsi="Arial" w:cs="Arial"/>
                  <w:bCs/>
                  <w:sz w:val="18"/>
                  <w:szCs w:val="18"/>
                  <w:lang w:val="en-IE"/>
                </w:rPr>
                <w:t xml:space="preserve"> If the attribute is not provided, all </w:t>
              </w:r>
              <w:proofErr w:type="spellStart"/>
              <w:r w:rsidR="007B2064">
                <w:rPr>
                  <w:rFonts w:ascii="Arial" w:hAnsi="Arial" w:cs="Arial"/>
                  <w:bCs/>
                  <w:sz w:val="18"/>
                  <w:szCs w:val="18"/>
                </w:rPr>
                <w:t>resourceTypes</w:t>
              </w:r>
              <w:proofErr w:type="spellEnd"/>
              <w:r w:rsidR="007B2064" w:rsidRPr="00282F82">
                <w:rPr>
                  <w:rFonts w:ascii="Arial" w:hAnsi="Arial" w:cs="Arial"/>
                  <w:bCs/>
                  <w:sz w:val="18"/>
                  <w:szCs w:val="18"/>
                  <w:lang w:val="en-IE"/>
                </w:rPr>
                <w:t xml:space="preserve"> are selected</w:t>
              </w:r>
              <w:r w:rsidR="007B2064">
                <w:rPr>
                  <w:rFonts w:ascii="Arial" w:hAnsi="Arial" w:cs="Arial"/>
                  <w:bCs/>
                  <w:sz w:val="18"/>
                  <w:szCs w:val="18"/>
                  <w:lang w:val="en-IE"/>
                </w:rPr>
                <w:t>.</w:t>
              </w:r>
            </w:ins>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EE518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lastRenderedPageBreak/>
              <w:t>x-support-qualifier:</w:t>
            </w:r>
            <w:r>
              <w:rPr>
                <w:kern w:val="2"/>
                <w14:ligatures w14:val="standardContextual"/>
              </w:rPr>
              <w:tab/>
              <w:t>M</w:t>
            </w:r>
          </w:p>
          <w:p w14:paraId="7A2502A5" w14:textId="77777777" w:rsidR="001E47BF" w:rsidRDefault="001E47BF" w:rsidP="001E47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89" w:author="Author"/>
              </w:rPr>
            </w:pPr>
            <w:ins w:id="990" w:author="Author">
              <w:r>
                <w:t>x-isAlwaysPresent:</w:t>
              </w:r>
              <w:r>
                <w:tab/>
                <w:t>False</w:t>
              </w:r>
            </w:ins>
          </w:p>
          <w:p w14:paraId="75DA9A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5E6BC02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66B756B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2287377A" w14:textId="096261D6" w:rsidR="00ED3BB7" w:rsidDel="001E47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991" w:author="Author"/>
                <w:kern w:val="2"/>
                <w14:ligatures w14:val="standardContextual"/>
              </w:rPr>
            </w:pPr>
            <w:del w:id="992" w:author="Author">
              <w:r w:rsidDel="001E47BF">
                <w:rPr>
                  <w:kern w:val="2"/>
                  <w14:ligatures w14:val="standardContextual"/>
                </w:rPr>
                <w:delText>nullable:</w:delText>
              </w:r>
              <w:r w:rsidDel="001E47BF">
                <w:rPr>
                  <w:kern w:val="2"/>
                  <w14:ligatures w14:val="standardContextual"/>
                </w:rPr>
                <w:tab/>
                <w:delText>True</w:delText>
              </w:r>
            </w:del>
          </w:p>
          <w:p w14:paraId="3867FA3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minItems:</w:t>
            </w:r>
            <w:r>
              <w:rPr>
                <w:kern w:val="2"/>
                <w14:ligatures w14:val="standardContextual"/>
              </w:rPr>
              <w:tab/>
              <w:t>0</w:t>
            </w:r>
          </w:p>
          <w:p w14:paraId="07F7FBD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items:</w:t>
            </w:r>
            <w:r>
              <w:rPr>
                <w:kern w:val="2"/>
                <w14:ligatures w14:val="standardContextual"/>
              </w:rPr>
              <w:lastRenderedPageBreak/>
              <w:tab/>
              <w:t>AttributeValuePair</w:t>
            </w:r>
          </w:p>
          <w:p w14:paraId="4F84F6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74A5FD1B"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1E79239" w14:textId="77777777" w:rsidR="00ED3BB7" w:rsidRPr="00236309"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lastRenderedPageBreak/>
              <w:t>logLevels</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7BE1458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0F5EE92" w14:textId="77777777" w:rsidR="0058639B" w:rsidRDefault="00ED3BB7" w:rsidP="00775EDC">
            <w:pPr>
              <w:widowControl w:val="0"/>
              <w:rPr>
                <w:ins w:id="993" w:author="Author"/>
                <w:rFonts w:ascii="Arial" w:hAnsi="Arial" w:cs="Arial"/>
                <w:bCs/>
                <w:sz w:val="18"/>
                <w:szCs w:val="18"/>
                <w:lang w:val="en-IE"/>
              </w:rPr>
            </w:pPr>
            <w:r w:rsidRPr="00F34FA5">
              <w:rPr>
                <w:rFonts w:ascii="Arial" w:hAnsi="Arial" w:cs="Arial"/>
                <w:b/>
                <w:bCs/>
                <w:sz w:val="18"/>
                <w:szCs w:val="18"/>
              </w:rPr>
              <w:t xml:space="preserve">Description: </w:t>
            </w:r>
            <w:r w:rsidRPr="00F34FA5">
              <w:rPr>
                <w:rFonts w:ascii="Arial" w:hAnsi="Arial" w:cs="Arial"/>
                <w:sz w:val="18"/>
                <w:szCs w:val="18"/>
              </w:rPr>
              <w:t>Li</w:t>
            </w:r>
            <w:r w:rsidRPr="00F34FA5">
              <w:rPr>
                <w:rFonts w:ascii="Arial" w:hAnsi="Arial" w:cs="Arial"/>
                <w:bCs/>
                <w:sz w:val="18"/>
                <w:szCs w:val="18"/>
              </w:rPr>
              <w:t xml:space="preserve">st of logging levels that are to be extracted and placed in the log file for collection. </w:t>
            </w:r>
            <w:ins w:id="994" w:author="Author">
              <w:r w:rsidR="0058639B" w:rsidRPr="00282F82">
                <w:rPr>
                  <w:rFonts w:ascii="Arial" w:hAnsi="Arial" w:cs="Arial"/>
                  <w:bCs/>
                  <w:sz w:val="18"/>
                  <w:szCs w:val="18"/>
                  <w:lang w:val="en-IE"/>
                </w:rPr>
                <w:t xml:space="preserve">If the attribute is not provided, all </w:t>
              </w:r>
              <w:r w:rsidR="0058639B" w:rsidRPr="00F34FA5">
                <w:rPr>
                  <w:rFonts w:ascii="Arial" w:hAnsi="Arial" w:cs="Arial"/>
                  <w:bCs/>
                  <w:sz w:val="18"/>
                  <w:szCs w:val="18"/>
                </w:rPr>
                <w:t>logging levels</w:t>
              </w:r>
              <w:r w:rsidR="0058639B" w:rsidRPr="00282F82">
                <w:rPr>
                  <w:rFonts w:ascii="Arial" w:hAnsi="Arial" w:cs="Arial"/>
                  <w:bCs/>
                  <w:sz w:val="18"/>
                  <w:szCs w:val="18"/>
                  <w:lang w:val="en-IE"/>
                </w:rPr>
                <w:t xml:space="preserve"> are selected</w:t>
              </w:r>
              <w:r w:rsidR="0058639B">
                <w:rPr>
                  <w:rFonts w:ascii="Arial" w:hAnsi="Arial" w:cs="Arial"/>
                  <w:bCs/>
                  <w:sz w:val="18"/>
                  <w:szCs w:val="18"/>
                  <w:lang w:val="en-IE"/>
                </w:rPr>
                <w:t>.</w:t>
              </w:r>
            </w:ins>
          </w:p>
          <w:p w14:paraId="0C366947" w14:textId="6C62AF8F" w:rsidR="00ED3BB7" w:rsidRPr="00F34FA5" w:rsidRDefault="00ED3BB7" w:rsidP="00775EDC">
            <w:pPr>
              <w:widowControl w:val="0"/>
              <w:rPr>
                <w:rFonts w:ascii="Arial" w:hAnsi="Arial" w:cs="Arial"/>
                <w:b/>
                <w:bCs/>
                <w:sz w:val="18"/>
                <w:szCs w:val="18"/>
              </w:rPr>
            </w:pPr>
            <w:r w:rsidRPr="00F34FA5">
              <w:rPr>
                <w:rFonts w:ascii="Arial" w:hAnsi="Arial" w:cs="Arial"/>
                <w:bCs/>
                <w:sz w:val="18"/>
                <w:szCs w:val="18"/>
              </w:rPr>
              <w:t>The log levels specified in Clause 6.2.1, Table 2 of IETF RFC 5424 [5] shall be supported by the O-Cloud instance.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E7172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014945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5F701AA0" w14:textId="77777777" w:rsidR="001E47BF" w:rsidRDefault="001E47BF" w:rsidP="001E47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95" w:author="Author"/>
              </w:rPr>
            </w:pPr>
            <w:ins w:id="996" w:author="Author">
              <w:r>
                <w:t>x-isAlwaysPresent:</w:t>
              </w:r>
              <w:r>
                <w:tab/>
                <w:t>False</w:t>
              </w:r>
            </w:ins>
          </w:p>
          <w:p w14:paraId="72F41E0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1A3176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True</w:t>
            </w:r>
          </w:p>
          <w:p w14:paraId="76AEE25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2E2DE4F2" w14:textId="43F6BDA6" w:rsidR="00ED3BB7" w:rsidDel="001E47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997" w:author="Author"/>
                <w:kern w:val="2"/>
                <w14:ligatures w14:val="standardContextual"/>
              </w:rPr>
            </w:pPr>
            <w:del w:id="998" w:author="Author">
              <w:r w:rsidDel="001E47BF">
                <w:rPr>
                  <w:kern w:val="2"/>
                  <w14:ligatures w14:val="standardContextual"/>
                </w:rPr>
                <w:delText>nullable:</w:delText>
              </w:r>
              <w:r w:rsidDel="001E47BF">
                <w:rPr>
                  <w:kern w:val="2"/>
                  <w14:ligatures w14:val="standardContextual"/>
                </w:rPr>
                <w:tab/>
                <w:delText>True</w:delText>
              </w:r>
            </w:del>
          </w:p>
          <w:p w14:paraId="31B4DA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minItems:</w:t>
            </w:r>
            <w:r>
              <w:rPr>
                <w:kern w:val="2"/>
                <w14:ligatures w14:val="standardContextual"/>
              </w:rPr>
              <w:tab/>
              <w:t>0</w:t>
            </w:r>
          </w:p>
          <w:p w14:paraId="022A73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items:</w:t>
            </w:r>
            <w:r>
              <w:rPr>
                <w:kern w:val="2"/>
                <w14:ligatures w14:val="standardContextual"/>
              </w:rPr>
              <w:tab/>
              <w:t>string</w:t>
            </w:r>
          </w:p>
          <w:p w14:paraId="318FCC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spacing w:line="256" w:lineRule="auto"/>
              <w:ind w:left="2674" w:hanging="2610"/>
              <w:rPr>
                <w:kern w:val="2"/>
                <w14:ligatures w14:val="standardContextual"/>
              </w:rPr>
            </w:pPr>
          </w:p>
        </w:tc>
      </w:tr>
      <w:tr w:rsidR="00ED3BB7" w14:paraId="03AF125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1EEBF025"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lang w:eastAsia="ja-JP"/>
              </w:rPr>
              <w:t>remoteFileLocation</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5C686E5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D5D001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When the service is expected to </w:t>
            </w:r>
            <w:proofErr w:type="gramStart"/>
            <w:r w:rsidRPr="00F34FA5">
              <w:rPr>
                <w:rFonts w:ascii="Arial" w:hAnsi="Arial" w:cs="Arial"/>
                <w:sz w:val="18"/>
                <w:szCs w:val="18"/>
              </w:rPr>
              <w:t>push</w:t>
            </w:r>
            <w:proofErr w:type="gramEnd"/>
            <w:r w:rsidRPr="00F34FA5">
              <w:rPr>
                <w:rFonts w:ascii="Arial" w:hAnsi="Arial" w:cs="Arial"/>
                <w:sz w:val="18"/>
                <w:szCs w:val="18"/>
              </w:rPr>
              <w:t xml:space="preserve"> to a remote file system, this field is populated with the URL to the remote directory, otherwise the field is empty or not present.</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3D8D34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102D7C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support-qualifier:</w:t>
            </w:r>
            <w:r>
              <w:rPr>
                <w:kern w:val="2"/>
                <w14:ligatures w14:val="standardContextual"/>
              </w:rPr>
              <w:tab/>
              <w:t>M</w:t>
            </w:r>
          </w:p>
          <w:p w14:paraId="7F1FC721" w14:textId="77777777" w:rsidR="001E47BF" w:rsidRDefault="001E47BF" w:rsidP="001E47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999" w:author="Author"/>
              </w:rPr>
            </w:pPr>
            <w:ins w:id="1000" w:author="Author">
              <w:r>
                <w:t>x-isAlwaysPresent:</w:t>
              </w:r>
              <w:r>
                <w:tab/>
                <w:t>False</w:t>
              </w:r>
            </w:ins>
          </w:p>
          <w:p w14:paraId="3C10AE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670721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1795CBF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68BE644C" w14:textId="321185E8" w:rsidR="00ED3BB7" w:rsidDel="001E47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1001" w:author="Author"/>
                <w:kern w:val="2"/>
                <w14:ligatures w14:val="standardContextual"/>
              </w:rPr>
            </w:pPr>
            <w:del w:id="1002" w:author="Author">
              <w:r w:rsidDel="001E47BF">
                <w:rPr>
                  <w:kern w:val="2"/>
                  <w14:ligatures w14:val="standardContextual"/>
                </w:rPr>
                <w:delText>nullable:</w:delText>
              </w:r>
              <w:r w:rsidDel="001E47BF">
                <w:rPr>
                  <w:kern w:val="2"/>
                  <w14:ligatures w14:val="standardContextual"/>
                </w:rPr>
                <w:tab/>
                <w:delText>True</w:delText>
              </w:r>
            </w:del>
          </w:p>
          <w:p w14:paraId="6B1A9F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format:</w:t>
            </w:r>
            <w:r>
              <w:rPr>
                <w:kern w:val="2"/>
                <w14:ligatures w14:val="standardContextual"/>
              </w:rPr>
              <w:tab/>
              <w:t>uri</w:t>
            </w:r>
          </w:p>
          <w:p w14:paraId="7772A1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5E34D968"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E5ED197" w14:textId="77777777" w:rsidR="00ED3BB7" w:rsidRPr="00F34FA5" w:rsidRDefault="00ED3BB7" w:rsidP="00775EDC">
            <w:pPr>
              <w:widowControl w:val="0"/>
              <w:spacing w:after="0" w:line="252" w:lineRule="auto"/>
              <w:rPr>
                <w:rFonts w:ascii="Arial" w:hAnsi="Arial" w:cs="Arial"/>
                <w:sz w:val="18"/>
                <w:szCs w:val="18"/>
                <w:lang w:eastAsia="ja-JP"/>
              </w:rPr>
            </w:pPr>
            <w:r w:rsidRPr="00F34FA5">
              <w:rPr>
                <w:rFonts w:ascii="Arial" w:hAnsi="Arial" w:cs="Arial"/>
                <w:sz w:val="18"/>
                <w:szCs w:val="18"/>
                <w:lang w:eastAsia="ja-JP"/>
              </w:rPr>
              <w:t>callback</w:t>
            </w:r>
          </w:p>
        </w:tc>
        <w:tc>
          <w:tcPr>
            <w:tcW w:w="2793" w:type="dxa"/>
            <w:tcBorders>
              <w:top w:val="single" w:sz="4" w:space="0" w:color="auto"/>
              <w:left w:val="single" w:sz="4" w:space="0" w:color="auto"/>
              <w:bottom w:val="single" w:sz="4" w:space="0" w:color="auto"/>
              <w:right w:val="single" w:sz="4" w:space="0" w:color="auto"/>
            </w:tcBorders>
            <w:hideMark/>
          </w:tcPr>
          <w:p w14:paraId="469B8D1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C7B88D0" w14:textId="274C0868"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URL of the callback to which asynchronous notifications are delivered to.</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A3C7B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3D49028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3EDBF3FD" w14:textId="77777777" w:rsidR="001E47BF" w:rsidRDefault="001E47BF" w:rsidP="001E47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003" w:author="Author"/>
              </w:rPr>
            </w:pPr>
            <w:ins w:id="1004" w:author="Author">
              <w:r>
                <w:t>x-isAlwaysPresent:</w:t>
              </w:r>
              <w:r>
                <w:tab/>
                <w:t>False</w:t>
              </w:r>
            </w:ins>
          </w:p>
          <w:p w14:paraId="34F3C5D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06F9DB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3A672DF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235A7256" w14:textId="55B8744A" w:rsidR="00ED3BB7" w:rsidDel="001E47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1005" w:author="Author"/>
                <w:kern w:val="2"/>
                <w14:ligatures w14:val="standardContextual"/>
              </w:rPr>
            </w:pPr>
            <w:del w:id="1006" w:author="Author">
              <w:r w:rsidDel="001E47BF">
                <w:rPr>
                  <w:kern w:val="2"/>
                  <w14:ligatures w14:val="standardContextual"/>
                </w:rPr>
                <w:delText>nullable:</w:delText>
              </w:r>
              <w:r w:rsidDel="001E47BF">
                <w:rPr>
                  <w:kern w:val="2"/>
                  <w14:ligatures w14:val="standardContextual"/>
                </w:rPr>
                <w:tab/>
                <w:delText>True</w:delText>
              </w:r>
            </w:del>
          </w:p>
          <w:p w14:paraId="5FE103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format:</w:t>
            </w:r>
            <w:r>
              <w:rPr>
                <w:kern w:val="2"/>
                <w14:ligatures w14:val="standardContextual"/>
              </w:rPr>
              <w:tab/>
              <w:t>uri</w:t>
            </w:r>
          </w:p>
          <w:p w14:paraId="564CDF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5ADB0E34"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2C85467F"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lang w:eastAsia="ja-JP"/>
              </w:rPr>
              <w:t>consumerLogRequestId</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FEE3634"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r w:rsidRPr="00F34FA5">
              <w:rPr>
                <w:rFonts w:ascii="Arial" w:hAnsi="Arial" w:cs="Arial"/>
                <w:sz w:val="18"/>
                <w:szCs w:val="18"/>
              </w:rPr>
              <w:t>string</w:t>
            </w:r>
          </w:p>
          <w:p w14:paraId="40A227FB"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Description:</w:t>
            </w:r>
            <w:r w:rsidRPr="00F34FA5">
              <w:rPr>
                <w:rFonts w:ascii="Arial" w:hAnsi="Arial" w:cs="Arial"/>
                <w:sz w:val="18"/>
                <w:szCs w:val="18"/>
              </w:rPr>
              <w:t xml:space="preserve"> Identifier optionally provided by the consumer for its purpose of tracking a request for log data.</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7E49F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08D255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02CBB4DB" w14:textId="77777777" w:rsidR="001E47BF" w:rsidRDefault="001E47BF" w:rsidP="001E47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007" w:author="Author"/>
              </w:rPr>
            </w:pPr>
            <w:ins w:id="1008" w:author="Author">
              <w:r>
                <w:t>x-isAlwaysPresent:</w:t>
              </w:r>
              <w:r>
                <w:tab/>
                <w:t>False</w:t>
              </w:r>
            </w:ins>
          </w:p>
          <w:p w14:paraId="082FC8D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2C39AF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3C13C2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5D1A855D" w14:textId="2C49C12C" w:rsidR="00ED3BB7" w:rsidDel="001E47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1009" w:author="Author"/>
                <w:kern w:val="2"/>
                <w14:ligatures w14:val="standardContextual"/>
              </w:rPr>
            </w:pPr>
            <w:del w:id="1010" w:author="Author">
              <w:r w:rsidDel="001E47BF">
                <w:rPr>
                  <w:kern w:val="2"/>
                  <w14:ligatures w14:val="standardContextual"/>
                </w:rPr>
                <w:delText>nullable:</w:delText>
              </w:r>
              <w:r w:rsidDel="001E47BF">
                <w:rPr>
                  <w:kern w:val="2"/>
                  <w14:ligatures w14:val="standardContextual"/>
                </w:rPr>
                <w:tab/>
                <w:delText>True</w:delText>
              </w:r>
            </w:del>
          </w:p>
          <w:p w14:paraId="5D7B3632" w14:textId="77777777" w:rsidR="00ED3BB7" w:rsidRDefault="00ED3BB7" w:rsidP="001E47BF">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bl>
    <w:p w14:paraId="20BCCC44" w14:textId="77777777" w:rsidR="00ED3BB7" w:rsidRDefault="00ED3BB7" w:rsidP="00ED3BB7"/>
    <w:p w14:paraId="05F50B59" w14:textId="77777777" w:rsidR="00ED3BB7" w:rsidRDefault="00ED3BB7" w:rsidP="00ED3BB7">
      <w:pPr>
        <w:pStyle w:val="Heading6"/>
      </w:pPr>
      <w:r>
        <w:t>4.2.1.4.32.3</w:t>
      </w:r>
      <w:r>
        <w:tab/>
        <w:t>Attribute constraints</w:t>
      </w:r>
    </w:p>
    <w:p w14:paraId="24C1031D" w14:textId="77777777" w:rsidR="00ED3BB7" w:rsidRPr="00FE7385" w:rsidRDefault="00ED3BB7" w:rsidP="00ED3BB7">
      <w:pPr>
        <w:rPr>
          <w:i/>
        </w:rPr>
      </w:pPr>
      <w:r>
        <w:t>None</w:t>
      </w:r>
      <w:r w:rsidRPr="00FE7385">
        <w:rPr>
          <w:i/>
        </w:rPr>
        <w:t>.</w:t>
      </w:r>
    </w:p>
    <w:p w14:paraId="1BA148B4" w14:textId="77777777" w:rsidR="00ED3BB7" w:rsidRDefault="00ED3BB7" w:rsidP="00ED3BB7">
      <w:pPr>
        <w:pStyle w:val="Heading6"/>
      </w:pPr>
      <w:r>
        <w:t>4.2.1.4.32.4</w:t>
      </w:r>
      <w:r>
        <w:tab/>
      </w:r>
      <w:r>
        <w:tab/>
        <w:t>State diagram</w:t>
      </w:r>
    </w:p>
    <w:p w14:paraId="156EDAB7" w14:textId="77777777" w:rsidR="00ED3BB7" w:rsidRPr="00FE7385" w:rsidRDefault="00ED3BB7" w:rsidP="00ED3BB7">
      <w:pPr>
        <w:rPr>
          <w:i/>
        </w:rPr>
      </w:pPr>
      <w:r>
        <w:t>None</w:t>
      </w:r>
      <w:r w:rsidRPr="00FE7385">
        <w:rPr>
          <w:i/>
        </w:rPr>
        <w:t>.</w:t>
      </w:r>
    </w:p>
    <w:p w14:paraId="58C9503B" w14:textId="77777777" w:rsidR="00ED3BB7" w:rsidRDefault="00ED3BB7" w:rsidP="00ED3BB7">
      <w:pPr>
        <w:pStyle w:val="Heading5"/>
      </w:pPr>
      <w:r>
        <w:t>4.2.1.4.33</w:t>
      </w:r>
      <w:r>
        <w:tab/>
      </w:r>
      <w:proofErr w:type="spellStart"/>
      <w:r>
        <w:t>DateRange</w:t>
      </w:r>
      <w:proofErr w:type="spellEnd"/>
      <w:r>
        <w:t xml:space="preserve"> &lt;&lt;</w:t>
      </w:r>
      <w:proofErr w:type="spellStart"/>
      <w:r>
        <w:t>dataType</w:t>
      </w:r>
      <w:proofErr w:type="spellEnd"/>
      <w:r>
        <w:t>&gt;&gt;</w:t>
      </w:r>
    </w:p>
    <w:p w14:paraId="3E17D8A7" w14:textId="77777777" w:rsidR="00ED3BB7" w:rsidRDefault="00ED3BB7" w:rsidP="00ED3BB7">
      <w:pPr>
        <w:pStyle w:val="Heading6"/>
      </w:pPr>
      <w:r>
        <w:t>4.2.1.4.33.1</w:t>
      </w:r>
      <w:r>
        <w:tab/>
        <w:t>Definition</w:t>
      </w:r>
    </w:p>
    <w:p w14:paraId="33DF43C1" w14:textId="77777777" w:rsidR="00ED3BB7" w:rsidRDefault="00ED3BB7" w:rsidP="00ED3BB7">
      <w:r>
        <w:t xml:space="preserve">The </w:t>
      </w:r>
      <w:proofErr w:type="spellStart"/>
      <w:r>
        <w:t>DateRange</w:t>
      </w:r>
      <w:proofErr w:type="spellEnd"/>
      <w:r>
        <w:t xml:space="preserve"> </w:t>
      </w:r>
      <w:proofErr w:type="gramStart"/>
      <w:r>
        <w:t>represent</w:t>
      </w:r>
      <w:proofErr w:type="gramEnd"/>
      <w:r>
        <w:t xml:space="preserve"> a start and end date and time value to indicate a span of time.</w:t>
      </w:r>
    </w:p>
    <w:p w14:paraId="173708B9" w14:textId="77777777" w:rsidR="00ED3BB7" w:rsidRDefault="00ED3BB7" w:rsidP="00ED3BB7">
      <w:pPr>
        <w:pStyle w:val="Heading6"/>
      </w:pPr>
      <w:r>
        <w:t>4.2.1.4.33.2</w:t>
      </w:r>
      <w:r>
        <w:tab/>
        <w:t>Attributes</w:t>
      </w:r>
    </w:p>
    <w:p w14:paraId="3556713B" w14:textId="77777777" w:rsidR="00ED3BB7" w:rsidRDefault="00ED3BB7" w:rsidP="00ED3BB7">
      <w:pPr>
        <w:pStyle w:val="TH"/>
      </w:pPr>
      <w:bookmarkStart w:id="1011" w:name="_Toc193779783"/>
      <w:bookmarkStart w:id="1012" w:name="_Toc202768234"/>
      <w:r>
        <w:t xml:space="preserve">Table 4.2.1.4.33.2-1 Attributes Properties for </w:t>
      </w:r>
      <w:proofErr w:type="spellStart"/>
      <w:r>
        <w:t>DateRange</w:t>
      </w:r>
      <w:bookmarkEnd w:id="1011"/>
      <w:bookmarkEnd w:id="1012"/>
      <w:proofErr w:type="spellEnd"/>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5"/>
        <w:gridCol w:w="2793"/>
        <w:gridCol w:w="3872"/>
      </w:tblGrid>
      <w:tr w:rsidR="00ED3BB7" w14:paraId="1AA26229" w14:textId="77777777" w:rsidTr="00775EDC">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C0C0C0"/>
            <w:hideMark/>
          </w:tcPr>
          <w:p w14:paraId="5042BDF9" w14:textId="77777777" w:rsidR="00ED3BB7" w:rsidRPr="00236309" w:rsidRDefault="00ED3BB7" w:rsidP="00775EDC">
            <w:pPr>
              <w:widowControl w:val="0"/>
              <w:spacing w:after="0" w:line="252" w:lineRule="auto"/>
              <w:jc w:val="center"/>
              <w:rPr>
                <w:rFonts w:ascii="Arial" w:eastAsia="Yu Mincho" w:hAnsi="Arial" w:cs="Arial"/>
                <w:b/>
                <w:sz w:val="18"/>
                <w:szCs w:val="18"/>
              </w:rPr>
            </w:pPr>
            <w:r w:rsidRPr="00236309">
              <w:rPr>
                <w:rFonts w:ascii="Arial" w:hAnsi="Arial" w:cs="Arial"/>
                <w:b/>
                <w:sz w:val="18"/>
                <w:szCs w:val="18"/>
              </w:rPr>
              <w:t>Attribute name</w:t>
            </w:r>
          </w:p>
        </w:tc>
        <w:tc>
          <w:tcPr>
            <w:tcW w:w="2793" w:type="dxa"/>
            <w:tcBorders>
              <w:top w:val="single" w:sz="4" w:space="0" w:color="auto"/>
              <w:left w:val="single" w:sz="4" w:space="0" w:color="auto"/>
              <w:bottom w:val="single" w:sz="4" w:space="0" w:color="auto"/>
              <w:right w:val="single" w:sz="4" w:space="0" w:color="auto"/>
            </w:tcBorders>
            <w:shd w:val="clear" w:color="auto" w:fill="C0C0C0"/>
            <w:hideMark/>
          </w:tcPr>
          <w:p w14:paraId="2B7ED59F"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3872" w:type="dxa"/>
            <w:tcBorders>
              <w:top w:val="single" w:sz="4" w:space="0" w:color="auto"/>
              <w:left w:val="single" w:sz="4" w:space="0" w:color="auto"/>
              <w:bottom w:val="single" w:sz="4" w:space="0" w:color="auto"/>
              <w:right w:val="single" w:sz="4" w:space="0" w:color="auto"/>
            </w:tcBorders>
            <w:shd w:val="clear" w:color="auto" w:fill="C0C0C0"/>
            <w:hideMark/>
          </w:tcPr>
          <w:p w14:paraId="3BD5F846"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0648FDE6"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629C725E" w14:textId="77777777" w:rsidR="00ED3BB7" w:rsidRPr="00236309"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t>startDateTime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26DC782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2FB7C7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lastRenderedPageBreak/>
              <w:t xml:space="preserve">Description: </w:t>
            </w:r>
            <w:r w:rsidRPr="00F34FA5">
              <w:rPr>
                <w:rFonts w:ascii="Arial" w:hAnsi="Arial" w:cs="Arial"/>
                <w:sz w:val="18"/>
                <w:szCs w:val="18"/>
              </w:rPr>
              <w:t>This identifies the start of a time range.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4E2AF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7771E7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67C19AF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lastRenderedPageBreak/>
              <w:t>x-isInvariant:</w:t>
            </w:r>
            <w:r>
              <w:rPr>
                <w:kern w:val="2"/>
                <w14:ligatures w14:val="standardContextual"/>
              </w:rPr>
              <w:tab/>
              <w:t>False</w:t>
            </w:r>
          </w:p>
          <w:p w14:paraId="096263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1E969FF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1382ADF4" w14:textId="6ECA4872" w:rsidR="00ED3BB7" w:rsidDel="0058639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1013" w:author="Author"/>
                <w:kern w:val="2"/>
                <w14:ligatures w14:val="standardContextual"/>
              </w:rPr>
            </w:pPr>
            <w:del w:id="1014" w:author="Author">
              <w:r w:rsidDel="0058639B">
                <w:rPr>
                  <w:kern w:val="2"/>
                  <w14:ligatures w14:val="standardContextual"/>
                </w:rPr>
                <w:delText>nullable:</w:delText>
              </w:r>
              <w:r w:rsidDel="0058639B">
                <w:rPr>
                  <w:kern w:val="2"/>
                  <w14:ligatures w14:val="standardContextual"/>
                </w:rPr>
                <w:tab/>
                <w:delText>False</w:delText>
              </w:r>
            </w:del>
          </w:p>
          <w:p w14:paraId="175835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format:</w:t>
            </w:r>
            <w:r>
              <w:rPr>
                <w:kern w:val="2"/>
                <w14:ligatures w14:val="standardContextual"/>
              </w:rPr>
              <w:tab/>
              <w:t>date-time</w:t>
            </w:r>
          </w:p>
          <w:p w14:paraId="2E080F8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28A954FD" w14:textId="77777777" w:rsidTr="00775EDC">
        <w:tc>
          <w:tcPr>
            <w:tcW w:w="1885" w:type="dxa"/>
            <w:tcBorders>
              <w:top w:val="single" w:sz="4" w:space="0" w:color="auto"/>
              <w:left w:val="single" w:sz="4" w:space="0" w:color="auto"/>
              <w:bottom w:val="single" w:sz="4" w:space="0" w:color="auto"/>
              <w:right w:val="single" w:sz="4" w:space="0" w:color="auto"/>
            </w:tcBorders>
            <w:hideMark/>
          </w:tcPr>
          <w:p w14:paraId="39410F16" w14:textId="77777777" w:rsidR="00ED3BB7" w:rsidRPr="00236309"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lang w:eastAsia="ja-JP"/>
              </w:rPr>
              <w:lastRenderedPageBreak/>
              <w:t>endDateTime</w:t>
            </w:r>
            <w:proofErr w:type="spellEnd"/>
          </w:p>
        </w:tc>
        <w:tc>
          <w:tcPr>
            <w:tcW w:w="2793" w:type="dxa"/>
            <w:tcBorders>
              <w:top w:val="single" w:sz="4" w:space="0" w:color="auto"/>
              <w:left w:val="single" w:sz="4" w:space="0" w:color="auto"/>
              <w:bottom w:val="single" w:sz="4" w:space="0" w:color="auto"/>
              <w:right w:val="single" w:sz="4" w:space="0" w:color="auto"/>
            </w:tcBorders>
            <w:hideMark/>
          </w:tcPr>
          <w:p w14:paraId="0FEC911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187E26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This identifies the end of a time range.</w:t>
            </w:r>
          </w:p>
        </w:tc>
        <w:tc>
          <w:tcPr>
            <w:tcW w:w="387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50432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spacing w:line="256" w:lineRule="auto"/>
              <w:ind w:left="2674" w:hanging="2610"/>
              <w:rPr>
                <w:kern w:val="2"/>
                <w14:ligatures w14:val="standardContextual"/>
              </w:rPr>
            </w:pPr>
          </w:p>
          <w:p w14:paraId="1D0D5A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24642C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31FABF0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7B7FFE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784FCDD2" w14:textId="7EFC87A5" w:rsidR="00ED3BB7" w:rsidDel="0058639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1015" w:author="Author"/>
                <w:kern w:val="2"/>
                <w14:ligatures w14:val="standardContextual"/>
              </w:rPr>
            </w:pPr>
            <w:del w:id="1016" w:author="Author">
              <w:r w:rsidDel="0058639B">
                <w:rPr>
                  <w:kern w:val="2"/>
                  <w14:ligatures w14:val="standardContextual"/>
                </w:rPr>
                <w:delText>nullable:</w:delText>
              </w:r>
              <w:r w:rsidDel="0058639B">
                <w:rPr>
                  <w:kern w:val="2"/>
                  <w14:ligatures w14:val="standardContextual"/>
                </w:rPr>
                <w:tab/>
                <w:delText>False</w:delText>
              </w:r>
            </w:del>
          </w:p>
          <w:p w14:paraId="2897DC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format:</w:t>
            </w:r>
            <w:r>
              <w:rPr>
                <w:kern w:val="2"/>
                <w14:ligatures w14:val="standardContextual"/>
              </w:rPr>
              <w:tab/>
              <w:t>date-time</w:t>
            </w:r>
          </w:p>
          <w:p w14:paraId="64FEE43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spacing w:line="256" w:lineRule="auto"/>
              <w:ind w:left="2674" w:hanging="2610"/>
              <w:rPr>
                <w:kern w:val="2"/>
                <w14:ligatures w14:val="standardContextual"/>
              </w:rPr>
            </w:pPr>
          </w:p>
          <w:p w14:paraId="2185E4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spacing w:line="256" w:lineRule="auto"/>
              <w:rPr>
                <w:kern w:val="2"/>
                <w14:ligatures w14:val="standardContextual"/>
              </w:rPr>
            </w:pPr>
          </w:p>
        </w:tc>
      </w:tr>
    </w:tbl>
    <w:p w14:paraId="032E46EE" w14:textId="77777777" w:rsidR="00ED3BB7" w:rsidRDefault="00ED3BB7" w:rsidP="00ED3BB7"/>
    <w:p w14:paraId="2163C3D9" w14:textId="77777777" w:rsidR="00ED3BB7" w:rsidRDefault="00ED3BB7" w:rsidP="00ED3BB7">
      <w:pPr>
        <w:pStyle w:val="Heading6"/>
      </w:pPr>
      <w:r>
        <w:t>4.2.1.4.33.3</w:t>
      </w:r>
      <w:r>
        <w:tab/>
        <w:t>Attribute constraints</w:t>
      </w:r>
    </w:p>
    <w:p w14:paraId="0B5D15D5" w14:textId="6C3A7D76" w:rsidR="00ED3BB7" w:rsidRDefault="00ED3BB7" w:rsidP="00ED3BB7">
      <w:pPr>
        <w:pStyle w:val="TH"/>
      </w:pPr>
      <w:bookmarkStart w:id="1017" w:name="_Toc161986346"/>
      <w:bookmarkStart w:id="1018" w:name="_Toc193779784"/>
      <w:bookmarkStart w:id="1019" w:name="_Toc202768235"/>
      <w:r>
        <w:t>Table 4.2.1.4.33.3</w:t>
      </w:r>
      <w:r>
        <w:noBreakHyphen/>
      </w:r>
      <w:r>
        <w:fldChar w:fldCharType="begin"/>
      </w:r>
      <w:r>
        <w:instrText xml:space="preserve"> SEQ Table \* ARABIC \s 0 </w:instrText>
      </w:r>
      <w:r>
        <w:fldChar w:fldCharType="separate"/>
      </w:r>
      <w:r w:rsidR="00DA7F1F">
        <w:rPr>
          <w:noProof/>
        </w:rPr>
        <w:t>2</w:t>
      </w:r>
      <w:r>
        <w:fldChar w:fldCharType="end"/>
      </w:r>
      <w:r>
        <w:t xml:space="preserve"> Attributes Constraints for </w:t>
      </w:r>
      <w:bookmarkEnd w:id="1017"/>
      <w:proofErr w:type="spellStart"/>
      <w:r>
        <w:t>DateRange</w:t>
      </w:r>
      <w:bookmarkEnd w:id="1018"/>
      <w:bookmarkEnd w:id="1019"/>
      <w:proofErr w:type="spellEnd"/>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tblCellMar>
        <w:tblLook w:val="01E0" w:firstRow="1" w:lastRow="1" w:firstColumn="1" w:lastColumn="1" w:noHBand="0" w:noVBand="0"/>
      </w:tblPr>
      <w:tblGrid>
        <w:gridCol w:w="3260"/>
        <w:gridCol w:w="5528"/>
      </w:tblGrid>
      <w:tr w:rsidR="00ED3BB7" w14:paraId="72717E37" w14:textId="77777777" w:rsidTr="00775EDC">
        <w:trPr>
          <w:jc w:val="center"/>
        </w:trPr>
        <w:tc>
          <w:tcPr>
            <w:tcW w:w="3260" w:type="dxa"/>
            <w:tcBorders>
              <w:top w:val="single" w:sz="4" w:space="0" w:color="auto"/>
              <w:left w:val="single" w:sz="4" w:space="0" w:color="auto"/>
              <w:bottom w:val="single" w:sz="6" w:space="0" w:color="auto"/>
              <w:right w:val="single" w:sz="6" w:space="0" w:color="auto"/>
            </w:tcBorders>
            <w:shd w:val="clear" w:color="auto" w:fill="D9D9D9"/>
            <w:hideMark/>
          </w:tcPr>
          <w:p w14:paraId="0D1B4720" w14:textId="77777777" w:rsidR="00ED3BB7" w:rsidRDefault="00ED3BB7" w:rsidP="00775EDC">
            <w:pPr>
              <w:pStyle w:val="TAH"/>
            </w:pPr>
            <w:r>
              <w:t>Name</w:t>
            </w:r>
          </w:p>
        </w:tc>
        <w:tc>
          <w:tcPr>
            <w:tcW w:w="5528" w:type="dxa"/>
            <w:tcBorders>
              <w:top w:val="single" w:sz="4" w:space="0" w:color="auto"/>
              <w:left w:val="single" w:sz="6" w:space="0" w:color="auto"/>
              <w:bottom w:val="single" w:sz="6" w:space="0" w:color="auto"/>
              <w:right w:val="single" w:sz="4" w:space="0" w:color="auto"/>
            </w:tcBorders>
            <w:shd w:val="clear" w:color="auto" w:fill="D9D9D9"/>
            <w:hideMark/>
          </w:tcPr>
          <w:p w14:paraId="6A8459AF" w14:textId="77777777" w:rsidR="00ED3BB7" w:rsidRDefault="00ED3BB7" w:rsidP="00775EDC">
            <w:pPr>
              <w:pStyle w:val="TAH"/>
            </w:pPr>
            <w:r>
              <w:t>Definition</w:t>
            </w:r>
          </w:p>
        </w:tc>
      </w:tr>
      <w:tr w:rsidR="00ED3BB7" w14:paraId="7317208B" w14:textId="77777777" w:rsidTr="00775EDC">
        <w:trPr>
          <w:jc w:val="center"/>
        </w:trPr>
        <w:tc>
          <w:tcPr>
            <w:tcW w:w="3260" w:type="dxa"/>
            <w:tcBorders>
              <w:top w:val="single" w:sz="6" w:space="0" w:color="auto"/>
              <w:left w:val="single" w:sz="4" w:space="0" w:color="auto"/>
              <w:bottom w:val="single" w:sz="6" w:space="0" w:color="auto"/>
              <w:right w:val="single" w:sz="6" w:space="0" w:color="auto"/>
            </w:tcBorders>
            <w:hideMark/>
          </w:tcPr>
          <w:p w14:paraId="0703F68D" w14:textId="77777777" w:rsidR="00ED3BB7" w:rsidRDefault="00ED3BB7" w:rsidP="00775EDC">
            <w:pPr>
              <w:pStyle w:val="TAL"/>
            </w:pPr>
            <w:r>
              <w:t>START_PRECEDES_END</w:t>
            </w:r>
          </w:p>
        </w:tc>
        <w:tc>
          <w:tcPr>
            <w:tcW w:w="5528" w:type="dxa"/>
            <w:tcBorders>
              <w:top w:val="single" w:sz="6" w:space="0" w:color="auto"/>
              <w:left w:val="single" w:sz="6" w:space="0" w:color="auto"/>
              <w:bottom w:val="single" w:sz="6" w:space="0" w:color="auto"/>
              <w:right w:val="single" w:sz="4" w:space="0" w:color="auto"/>
            </w:tcBorders>
            <w:hideMark/>
          </w:tcPr>
          <w:p w14:paraId="3E16285C" w14:textId="77777777" w:rsidR="00ED3BB7" w:rsidRDefault="00ED3BB7" w:rsidP="00775EDC">
            <w:pPr>
              <w:pStyle w:val="TAL"/>
            </w:pPr>
            <w:r>
              <w:t xml:space="preserve">Condition: </w:t>
            </w:r>
            <w:proofErr w:type="spellStart"/>
            <w:r>
              <w:t>startDateTime</w:t>
            </w:r>
            <w:proofErr w:type="spellEnd"/>
            <w:r>
              <w:t xml:space="preserve"> shall chronologically precede the </w:t>
            </w:r>
            <w:proofErr w:type="spellStart"/>
            <w:r>
              <w:t>endDateTime</w:t>
            </w:r>
            <w:proofErr w:type="spellEnd"/>
            <w:r>
              <w:t>.</w:t>
            </w:r>
          </w:p>
        </w:tc>
      </w:tr>
    </w:tbl>
    <w:p w14:paraId="59486D81" w14:textId="77777777" w:rsidR="00ED3BB7" w:rsidRPr="00FE7385" w:rsidRDefault="00ED3BB7" w:rsidP="00ED3BB7">
      <w:pPr>
        <w:rPr>
          <w:i/>
        </w:rPr>
      </w:pPr>
      <w:r w:rsidRPr="00FE7385">
        <w:rPr>
          <w:i/>
        </w:rPr>
        <w:t>.</w:t>
      </w:r>
    </w:p>
    <w:p w14:paraId="4A9DD530" w14:textId="77777777" w:rsidR="00ED3BB7" w:rsidRDefault="00ED3BB7" w:rsidP="00ED3BB7">
      <w:pPr>
        <w:pStyle w:val="Heading6"/>
      </w:pPr>
      <w:r>
        <w:t>4.2.1.4.33.4</w:t>
      </w:r>
      <w:r>
        <w:tab/>
      </w:r>
      <w:r>
        <w:tab/>
        <w:t>State diagram</w:t>
      </w:r>
    </w:p>
    <w:p w14:paraId="24087EC9" w14:textId="77777777" w:rsidR="00ED3BB7" w:rsidRPr="00FE7385" w:rsidRDefault="00ED3BB7" w:rsidP="00ED3BB7">
      <w:pPr>
        <w:rPr>
          <w:i/>
        </w:rPr>
      </w:pPr>
      <w:r>
        <w:t>None</w:t>
      </w:r>
      <w:r w:rsidRPr="00FE7385">
        <w:rPr>
          <w:i/>
        </w:rPr>
        <w:t>.</w:t>
      </w:r>
    </w:p>
    <w:p w14:paraId="74F4B185" w14:textId="77777777" w:rsidR="00ED3BB7" w:rsidRPr="00FE7385" w:rsidRDefault="00ED3BB7" w:rsidP="00ED3BB7">
      <w:pPr>
        <w:rPr>
          <w:i/>
        </w:rPr>
      </w:pPr>
    </w:p>
    <w:p w14:paraId="6A4B269D" w14:textId="6416CD44" w:rsidR="00ED3BB7" w:rsidRDefault="00ED3BB7" w:rsidP="00ED3BB7">
      <w:pPr>
        <w:pStyle w:val="Heading3"/>
      </w:pPr>
      <w:bookmarkStart w:id="1020" w:name="_Toc193779704"/>
      <w:bookmarkStart w:id="1021" w:name="_Toc202769431"/>
      <w:r>
        <w:t>4.2.2</w:t>
      </w:r>
      <w:r w:rsidR="00761289">
        <w:tab/>
      </w:r>
      <w:r>
        <w:t>Namespace: ORAN.O2ims.Artifacts</w:t>
      </w:r>
      <w:bookmarkEnd w:id="1020"/>
      <w:bookmarkEnd w:id="1021"/>
    </w:p>
    <w:p w14:paraId="60153312" w14:textId="77777777" w:rsidR="00ED3BB7" w:rsidRDefault="00ED3BB7" w:rsidP="00ED3BB7">
      <w:pPr>
        <w:pStyle w:val="Heading4"/>
      </w:pPr>
      <w:r>
        <w:t>4.2.2.1</w:t>
      </w:r>
      <w:r>
        <w:tab/>
        <w:t>Namespace Overview</w:t>
      </w:r>
    </w:p>
    <w:p w14:paraId="285511CE" w14:textId="77777777" w:rsidR="00ED3BB7" w:rsidRDefault="00ED3BB7" w:rsidP="00ED3BB7">
      <w:r>
        <w:t>The O-RAN O2ims Artifacts namespace defines the classes and their attributes which are directly exposed to the consumer (SMO) via its O2 IMS Interface.</w:t>
      </w:r>
    </w:p>
    <w:p w14:paraId="6298E4A0" w14:textId="77777777" w:rsidR="00ED3BB7" w:rsidRDefault="00ED3BB7" w:rsidP="00ED3BB7">
      <w:r>
        <w:t>This namespace is used for the O-Cloud artifacts e.g. Cluster Templates, Initial Configuration Sets, OS/SW/FW, etc. that e.g. The O-Cloud artifacts can be used for configuring O-Cloud Resources from the Inventory and Cluster namespaces. The artifacts are not consumed when they are used and can be referenced in the Inventory, Cluster and Provisioning structures.</w:t>
      </w:r>
    </w:p>
    <w:p w14:paraId="1E87B155" w14:textId="77777777" w:rsidR="00ED3BB7" w:rsidRDefault="00ED3BB7" w:rsidP="00ED3BB7">
      <w:pPr>
        <w:pStyle w:val="Heading4"/>
      </w:pPr>
      <w:r>
        <w:t>4.2.2.2</w:t>
      </w:r>
      <w:r>
        <w:tab/>
        <w:t>Imported and associated information entities</w:t>
      </w:r>
    </w:p>
    <w:p w14:paraId="56AAD03C" w14:textId="77777777" w:rsidR="00ED3BB7" w:rsidRDefault="00ED3BB7" w:rsidP="00ED3BB7">
      <w:pPr>
        <w:pStyle w:val="Heading5"/>
      </w:pPr>
      <w:r>
        <w:t>4.2.2.2.1</w:t>
      </w:r>
      <w:r>
        <w:tab/>
        <w:t>Imported information entities and local labels</w:t>
      </w:r>
    </w:p>
    <w:p w14:paraId="72037D23" w14:textId="77777777" w:rsidR="00ED3BB7" w:rsidRDefault="00ED3BB7" w:rsidP="00ED3BB7">
      <w:r>
        <w:t xml:space="preserve">Information entities imported into the model are also elements of the namespace and </w:t>
      </w:r>
      <w:proofErr w:type="gramStart"/>
      <w:r>
        <w:t>therefore shall</w:t>
      </w:r>
      <w:proofErr w:type="gramEnd"/>
      <w:r>
        <w:t xml:space="preserve"> remain unique within the namespace. </w:t>
      </w:r>
    </w:p>
    <w:p w14:paraId="0AE4A4C6" w14:textId="77777777" w:rsidR="00ED3BB7" w:rsidRDefault="00ED3BB7" w:rsidP="00ED3BB7">
      <w:pPr>
        <w:pStyle w:val="TH"/>
      </w:pPr>
      <w:bookmarkStart w:id="1022" w:name="_Toc193779785"/>
      <w:bookmarkStart w:id="1023" w:name="_Toc202768236"/>
      <w:r>
        <w:t>Table 4.2.2.2.1-1 Imported Entities</w:t>
      </w:r>
      <w:bookmarkEnd w:id="1022"/>
      <w:bookmarkEnd w:id="1023"/>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7E465C90"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0091F98E" w14:textId="77777777" w:rsidR="00ED3BB7" w:rsidRDefault="00ED3BB7" w:rsidP="00775EDC">
            <w:pPr>
              <w:pStyle w:val="TAH"/>
            </w:pPr>
            <w: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7B1F63D8" w14:textId="77777777" w:rsidR="00ED3BB7" w:rsidRDefault="00ED3BB7" w:rsidP="00775EDC">
            <w:pPr>
              <w:pStyle w:val="TAH"/>
            </w:pPr>
            <w:r>
              <w:t xml:space="preserve">Local label </w:t>
            </w:r>
          </w:p>
        </w:tc>
      </w:tr>
      <w:tr w:rsidR="00ED3BB7" w14:paraId="6151179C"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6C59F8DF" w14:textId="77777777" w:rsidR="00ED3BB7" w:rsidRDefault="00ED3BB7" w:rsidP="00775EDC">
            <w:pPr>
              <w:pStyle w:val="TAL"/>
            </w:pPr>
          </w:p>
        </w:tc>
        <w:tc>
          <w:tcPr>
            <w:tcW w:w="4252" w:type="dxa"/>
            <w:tcBorders>
              <w:top w:val="single" w:sz="6" w:space="0" w:color="auto"/>
              <w:left w:val="single" w:sz="6" w:space="0" w:color="auto"/>
              <w:bottom w:val="single" w:sz="6" w:space="0" w:color="auto"/>
              <w:right w:val="single" w:sz="4" w:space="0" w:color="auto"/>
            </w:tcBorders>
          </w:tcPr>
          <w:p w14:paraId="52AD66E4" w14:textId="77777777" w:rsidR="00ED3BB7" w:rsidRDefault="00ED3BB7" w:rsidP="00775EDC">
            <w:pPr>
              <w:pStyle w:val="TAL"/>
            </w:pPr>
          </w:p>
        </w:tc>
      </w:tr>
      <w:tr w:rsidR="00ED3BB7" w14:paraId="53F5DE66"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7F03B341" w14:textId="77777777" w:rsidR="00ED3BB7" w:rsidRDefault="00ED3BB7" w:rsidP="00775EDC">
            <w:pPr>
              <w:pStyle w:val="TAL"/>
            </w:pPr>
          </w:p>
        </w:tc>
        <w:tc>
          <w:tcPr>
            <w:tcW w:w="4252" w:type="dxa"/>
            <w:tcBorders>
              <w:top w:val="single" w:sz="6" w:space="0" w:color="auto"/>
              <w:left w:val="single" w:sz="6" w:space="0" w:color="auto"/>
              <w:bottom w:val="single" w:sz="4" w:space="0" w:color="auto"/>
              <w:right w:val="single" w:sz="4" w:space="0" w:color="auto"/>
            </w:tcBorders>
          </w:tcPr>
          <w:p w14:paraId="4C00C0EB" w14:textId="77777777" w:rsidR="00ED3BB7" w:rsidRDefault="00ED3BB7" w:rsidP="00775EDC">
            <w:pPr>
              <w:pStyle w:val="TAL"/>
              <w:rPr>
                <w:rFonts w:ascii="Courier New" w:hAnsi="Courier New" w:cs="Courier New"/>
              </w:rPr>
            </w:pPr>
          </w:p>
        </w:tc>
      </w:tr>
    </w:tbl>
    <w:p w14:paraId="1A61BF88" w14:textId="77777777" w:rsidR="00ED3BB7" w:rsidRDefault="00ED3BB7" w:rsidP="00ED3BB7">
      <w:pPr>
        <w:rPr>
          <w:rFonts w:ascii="Arial" w:hAnsi="Arial"/>
          <w:sz w:val="28"/>
        </w:rPr>
      </w:pPr>
    </w:p>
    <w:p w14:paraId="32FD7B08" w14:textId="77777777" w:rsidR="00ED3BB7" w:rsidRDefault="00ED3BB7" w:rsidP="00ED3BB7">
      <w:pPr>
        <w:pStyle w:val="Heading5"/>
      </w:pPr>
      <w:r>
        <w:t>4.2.2.2.2</w:t>
      </w:r>
      <w:r>
        <w:tab/>
        <w:t>Associated information entities and local labels</w:t>
      </w:r>
    </w:p>
    <w:p w14:paraId="4165A558" w14:textId="77777777" w:rsidR="00ED3BB7" w:rsidRDefault="00ED3BB7" w:rsidP="00ED3BB7">
      <w:r>
        <w:t>Information entities referenced in the model through an association which may be extended and overloaded with a new entity of the same name within the namespace are listed in the associated entities table.</w:t>
      </w:r>
    </w:p>
    <w:p w14:paraId="7384E6B9" w14:textId="77777777" w:rsidR="00ED3BB7" w:rsidRDefault="00ED3BB7" w:rsidP="00ED3BB7">
      <w:pPr>
        <w:pStyle w:val="TH"/>
      </w:pPr>
      <w:bookmarkStart w:id="1024" w:name="_Toc193779786"/>
      <w:bookmarkStart w:id="1025" w:name="_Toc202768237"/>
      <w:r>
        <w:lastRenderedPageBreak/>
        <w:t>Table 4.2.2.2.2-1 Associated Entities</w:t>
      </w:r>
      <w:bookmarkEnd w:id="1024"/>
      <w:bookmarkEnd w:id="1025"/>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7476A30A"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4C944B88" w14:textId="77777777" w:rsidR="00ED3BB7" w:rsidRDefault="00ED3BB7" w:rsidP="00775EDC">
            <w:pPr>
              <w:pStyle w:val="TAH"/>
            </w:pPr>
            <w: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702271DA" w14:textId="77777777" w:rsidR="00ED3BB7" w:rsidRDefault="00ED3BB7" w:rsidP="00775EDC">
            <w:pPr>
              <w:pStyle w:val="TAH"/>
            </w:pPr>
            <w:r>
              <w:t xml:space="preserve">Local label </w:t>
            </w:r>
          </w:p>
        </w:tc>
      </w:tr>
      <w:tr w:rsidR="00ED3BB7" w14:paraId="513AEF75"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0659B7BD" w14:textId="77777777" w:rsidR="00ED3BB7" w:rsidRDefault="00ED3BB7" w:rsidP="00775EDC">
            <w:pPr>
              <w:pStyle w:val="TAL"/>
            </w:pPr>
            <w:r>
              <w:t>4.2.1.2.1</w:t>
            </w:r>
            <w:r w:rsidRPr="00706F3E">
              <w:t xml:space="preserve"> </w:t>
            </w:r>
            <w:r w:rsidRPr="00706F3E">
              <w:rPr>
                <w:rFonts w:ascii="Courier New" w:hAnsi="Courier New" w:cs="Courier New"/>
              </w:rPr>
              <w:t>Top</w:t>
            </w:r>
          </w:p>
        </w:tc>
        <w:tc>
          <w:tcPr>
            <w:tcW w:w="4252" w:type="dxa"/>
            <w:tcBorders>
              <w:top w:val="single" w:sz="6" w:space="0" w:color="auto"/>
              <w:left w:val="single" w:sz="6" w:space="0" w:color="auto"/>
              <w:bottom w:val="single" w:sz="6" w:space="0" w:color="auto"/>
              <w:right w:val="single" w:sz="4" w:space="0" w:color="auto"/>
            </w:tcBorders>
          </w:tcPr>
          <w:p w14:paraId="3AEA7FF0" w14:textId="77777777" w:rsidR="00ED3BB7" w:rsidRDefault="00ED3BB7" w:rsidP="00775EDC">
            <w:pPr>
              <w:pStyle w:val="TAL"/>
              <w:rPr>
                <w:rFonts w:ascii="Courier New" w:hAnsi="Courier New" w:cs="Courier New"/>
              </w:rPr>
            </w:pPr>
            <w:r w:rsidRPr="00706F3E">
              <w:t>Top</w:t>
            </w:r>
          </w:p>
        </w:tc>
      </w:tr>
      <w:tr w:rsidR="00ED3BB7" w14:paraId="278F5B5F"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5D012A1A" w14:textId="77777777" w:rsidR="00ED3BB7" w:rsidRDefault="00ED3BB7" w:rsidP="00775EDC">
            <w:pPr>
              <w:pStyle w:val="TAL"/>
              <w:tabs>
                <w:tab w:val="left" w:pos="1150"/>
              </w:tabs>
            </w:pPr>
            <w:r>
              <w:t xml:space="preserve">4.2.1.4.7, </w:t>
            </w:r>
            <w:proofErr w:type="spellStart"/>
            <w:r w:rsidRPr="0087420B">
              <w:t>InfrastructureInventoryObject</w:t>
            </w:r>
            <w:proofErr w:type="spellEnd"/>
            <w:r>
              <w:t>_</w:t>
            </w:r>
          </w:p>
        </w:tc>
        <w:tc>
          <w:tcPr>
            <w:tcW w:w="4252" w:type="dxa"/>
            <w:tcBorders>
              <w:top w:val="single" w:sz="6" w:space="0" w:color="auto"/>
              <w:left w:val="single" w:sz="6" w:space="0" w:color="auto"/>
              <w:bottom w:val="single" w:sz="6" w:space="0" w:color="auto"/>
              <w:right w:val="single" w:sz="4" w:space="0" w:color="auto"/>
            </w:tcBorders>
          </w:tcPr>
          <w:p w14:paraId="10B9160B" w14:textId="77777777" w:rsidR="00ED3BB7" w:rsidRDefault="00ED3BB7" w:rsidP="00775EDC">
            <w:pPr>
              <w:pStyle w:val="TAL"/>
            </w:pPr>
            <w:proofErr w:type="spellStart"/>
            <w:r w:rsidRPr="0087420B">
              <w:t>InfrastructureInventoryObject</w:t>
            </w:r>
            <w:proofErr w:type="spellEnd"/>
            <w:r>
              <w:t>_</w:t>
            </w:r>
          </w:p>
        </w:tc>
      </w:tr>
    </w:tbl>
    <w:p w14:paraId="41B107E7" w14:textId="77777777" w:rsidR="00ED3BB7" w:rsidRDefault="00ED3BB7" w:rsidP="00ED3BB7"/>
    <w:p w14:paraId="3F891231" w14:textId="77777777" w:rsidR="00ED3BB7" w:rsidRDefault="00ED3BB7" w:rsidP="00ED3BB7">
      <w:pPr>
        <w:pStyle w:val="Heading4"/>
      </w:pPr>
      <w:r>
        <w:t>4.2.2.3</w:t>
      </w:r>
      <w:r>
        <w:tab/>
        <w:t>Class Diagram</w:t>
      </w:r>
    </w:p>
    <w:p w14:paraId="088BC383" w14:textId="77777777" w:rsidR="00ED3BB7" w:rsidRDefault="00ED3BB7" w:rsidP="00ED3BB7">
      <w:pPr>
        <w:pStyle w:val="Heading5"/>
      </w:pPr>
      <w:r>
        <w:t>4.2.2.3.1</w:t>
      </w:r>
      <w:r>
        <w:tab/>
        <w:t>Relationships</w:t>
      </w:r>
    </w:p>
    <w:p w14:paraId="74D826AB" w14:textId="77777777" w:rsidR="00ED3BB7" w:rsidRDefault="00ED3BB7" w:rsidP="00ED3BB7">
      <w:pPr>
        <w:pStyle w:val="Heading6"/>
      </w:pPr>
      <w:r>
        <w:t>4.2.2.3.1.1</w:t>
      </w:r>
      <w:r>
        <w:tab/>
        <w:t>Description</w:t>
      </w:r>
    </w:p>
    <w:p w14:paraId="23506329" w14:textId="77777777" w:rsidR="00ED3BB7" w:rsidRDefault="00ED3BB7" w:rsidP="00ED3BB7">
      <w:r>
        <w:t>This clause depicts the set of classes (e.g. IOCs) that encapsulates the information relevant for the O-RAN Cloud (O-Cloud). This clause provides an overview of the relationships between relevant classes in UML. Subsequent clauses provide more detailed specification of various aspects of these classes. The UML Class diagram depicts a view of the namespace maintaining a defined focus so as not to overcrowd a single diagram trying to depict all relationships within the namespace.</w:t>
      </w:r>
    </w:p>
    <w:p w14:paraId="5DF8EB3E" w14:textId="77777777" w:rsidR="00ED3BB7" w:rsidRDefault="00ED3BB7" w:rsidP="00ED3BB7">
      <w:pPr>
        <w:pStyle w:val="Heading6"/>
      </w:pPr>
      <w:r>
        <w:t>4.2.2.3.1.</w:t>
      </w:r>
      <w:proofErr w:type="gramStart"/>
      <w:r>
        <w:t xml:space="preserve">2 </w:t>
      </w:r>
      <w:r w:rsidRPr="00500160">
        <w:t xml:space="preserve"> </w:t>
      </w:r>
      <w:r>
        <w:t>ORAN.O</w:t>
      </w:r>
      <w:proofErr w:type="gramEnd"/>
      <w:r>
        <w:t>2ims.Artifacts Intra-Namespace Relationships</w:t>
      </w:r>
    </w:p>
    <w:p w14:paraId="31659113" w14:textId="77777777" w:rsidR="00ED3BB7" w:rsidRDefault="00ED3BB7" w:rsidP="00ED3BB7">
      <w:pPr>
        <w:pStyle w:val="PlantUML"/>
      </w:pPr>
      <w:r>
        <w:t>@startuml</w:t>
      </w:r>
    </w:p>
    <w:p w14:paraId="207B60CB" w14:textId="77777777" w:rsidR="00ED3BB7" w:rsidRDefault="00ED3BB7" w:rsidP="00ED3BB7">
      <w:pPr>
        <w:pStyle w:val="PlantUML"/>
      </w:pPr>
      <w:r>
        <w:t>Namespace ORAN.O2ims.Artifacts #Magenta {</w:t>
      </w:r>
    </w:p>
    <w:p w14:paraId="383D0BE3" w14:textId="77777777" w:rsidR="00ED3BB7" w:rsidRDefault="00ED3BB7" w:rsidP="00ED3BB7">
      <w:pPr>
        <w:pStyle w:val="PlantUML"/>
      </w:pPr>
      <w:r>
        <w:t>Skinparam BorderColor Red</w:t>
      </w:r>
    </w:p>
    <w:p w14:paraId="18FDC987" w14:textId="77777777" w:rsidR="00ED3BB7" w:rsidRDefault="00ED3BB7" w:rsidP="00ED3BB7">
      <w:pPr>
        <w:pStyle w:val="PlantUML"/>
      </w:pPr>
      <w:r>
        <w:t>Skinparam ArrowColor Black</w:t>
      </w:r>
    </w:p>
    <w:p w14:paraId="5B28ED26" w14:textId="77777777" w:rsidR="00ED3BB7" w:rsidRDefault="00ED3BB7" w:rsidP="00ED3BB7">
      <w:pPr>
        <w:pStyle w:val="PlantUML"/>
      </w:pPr>
      <w:r>
        <w:t>Hide Members</w:t>
      </w:r>
    </w:p>
    <w:p w14:paraId="4C1EB1FB" w14:textId="77777777" w:rsidR="00ED3BB7" w:rsidRDefault="00ED3BB7" w:rsidP="00ED3BB7">
      <w:pPr>
        <w:pStyle w:val="PlantUML"/>
      </w:pPr>
      <w:r>
        <w:t>Hide Circle</w:t>
      </w:r>
    </w:p>
    <w:p w14:paraId="509EC898" w14:textId="77777777" w:rsidR="00ED3BB7" w:rsidRDefault="00ED3BB7" w:rsidP="00ED3BB7">
      <w:pPr>
        <w:pStyle w:val="PlantUML"/>
      </w:pPr>
    </w:p>
    <w:p w14:paraId="768243F6" w14:textId="77777777" w:rsidR="00ED3BB7" w:rsidRDefault="00ED3BB7" w:rsidP="00ED3BB7">
      <w:pPr>
        <w:pStyle w:val="PlantUML"/>
      </w:pPr>
      <w:r>
        <w:t>Class ArtifactResourceType &lt;&lt;InformationObjectClass&gt;&gt; {</w:t>
      </w:r>
    </w:p>
    <w:p w14:paraId="7E761EE9" w14:textId="77777777" w:rsidR="00ED3BB7" w:rsidRDefault="00ED3BB7" w:rsidP="00ED3BB7">
      <w:pPr>
        <w:pStyle w:val="PlantUML"/>
      </w:pPr>
      <w:r>
        <w:t xml:space="preserve">   artifactResourceTypeId UUID</w:t>
      </w:r>
    </w:p>
    <w:p w14:paraId="148CDC3D" w14:textId="77777777" w:rsidR="00ED3BB7" w:rsidRDefault="00ED3BB7" w:rsidP="00ED3BB7">
      <w:pPr>
        <w:pStyle w:val="PlantUML"/>
      </w:pPr>
      <w:r>
        <w:t xml:space="preserve">   name String</w:t>
      </w:r>
    </w:p>
    <w:p w14:paraId="7AE9D2EB" w14:textId="77777777" w:rsidR="00ED3BB7" w:rsidRDefault="00ED3BB7" w:rsidP="00ED3BB7">
      <w:pPr>
        <w:pStyle w:val="PlantUML"/>
      </w:pPr>
      <w:r>
        <w:t xml:space="preserve">   resource String</w:t>
      </w:r>
    </w:p>
    <w:p w14:paraId="774D7B80" w14:textId="77777777" w:rsidR="00ED3BB7" w:rsidRDefault="00ED3BB7" w:rsidP="00ED3BB7">
      <w:pPr>
        <w:pStyle w:val="PlantUML"/>
      </w:pPr>
      <w:r>
        <w:t xml:space="preserve">   description String</w:t>
      </w:r>
    </w:p>
    <w:p w14:paraId="7287E0B2" w14:textId="77777777" w:rsidR="00ED3BB7" w:rsidRDefault="00ED3BB7" w:rsidP="00ED3BB7">
      <w:pPr>
        <w:pStyle w:val="PlantUML"/>
      </w:pPr>
      <w:r>
        <w:t xml:space="preserve">   extensions[] KeyValuePair</w:t>
      </w:r>
    </w:p>
    <w:p w14:paraId="61C40EF6" w14:textId="77777777" w:rsidR="00ED3BB7" w:rsidRDefault="00ED3BB7" w:rsidP="00ED3BB7">
      <w:pPr>
        <w:pStyle w:val="PlantUML"/>
      </w:pPr>
      <w:r>
        <w:t>}</w:t>
      </w:r>
    </w:p>
    <w:p w14:paraId="397EEEC6" w14:textId="77777777" w:rsidR="00ED3BB7" w:rsidRDefault="00ED3BB7" w:rsidP="00ED3BB7">
      <w:pPr>
        <w:pStyle w:val="PlantUML"/>
      </w:pPr>
    </w:p>
    <w:p w14:paraId="559B01FD" w14:textId="77777777" w:rsidR="00ED3BB7" w:rsidRDefault="00ED3BB7" w:rsidP="00ED3BB7">
      <w:pPr>
        <w:pStyle w:val="PlantUML"/>
      </w:pPr>
      <w:r>
        <w:t>Class ArtifactResource &lt;&lt;InformationObjectClass&gt;&gt; {</w:t>
      </w:r>
    </w:p>
    <w:p w14:paraId="36A81B81" w14:textId="77777777" w:rsidR="00ED3BB7" w:rsidRDefault="00ED3BB7" w:rsidP="00ED3BB7">
      <w:pPr>
        <w:pStyle w:val="PlantUML"/>
      </w:pPr>
      <w:r>
        <w:t xml:space="preserve">  artifactResourceId UUID</w:t>
      </w:r>
    </w:p>
    <w:p w14:paraId="6A340079" w14:textId="77777777" w:rsidR="00ED3BB7" w:rsidRDefault="00ED3BB7" w:rsidP="00ED3BB7">
      <w:pPr>
        <w:pStyle w:val="PlantUML"/>
      </w:pPr>
      <w:r>
        <w:t xml:space="preserve">  name String</w:t>
      </w:r>
    </w:p>
    <w:p w14:paraId="68030F46" w14:textId="77777777" w:rsidR="00ED3BB7" w:rsidRDefault="00ED3BB7" w:rsidP="00ED3BB7">
      <w:pPr>
        <w:pStyle w:val="PlantUML"/>
      </w:pPr>
      <w:r>
        <w:t xml:space="preserve">  description String</w:t>
      </w:r>
    </w:p>
    <w:p w14:paraId="586DF128" w14:textId="77777777" w:rsidR="00ED3BB7" w:rsidRDefault="00ED3BB7" w:rsidP="00ED3BB7">
      <w:pPr>
        <w:pStyle w:val="PlantUML"/>
      </w:pPr>
      <w:r>
        <w:t>}</w:t>
      </w:r>
    </w:p>
    <w:p w14:paraId="0CC9679F" w14:textId="77777777" w:rsidR="00ED3BB7" w:rsidRDefault="00ED3BB7" w:rsidP="00ED3BB7">
      <w:pPr>
        <w:pStyle w:val="PlantUML"/>
      </w:pPr>
    </w:p>
    <w:p w14:paraId="2598FB4E" w14:textId="77777777" w:rsidR="00ED3BB7" w:rsidRDefault="00ED3BB7" w:rsidP="00ED3BB7">
      <w:pPr>
        <w:pStyle w:val="PlantUML"/>
      </w:pPr>
      <w:r>
        <w:t>ArtifactResource --&gt; ArtifactResourceType : isOfType</w:t>
      </w:r>
    </w:p>
    <w:p w14:paraId="78EDB02E" w14:textId="77777777" w:rsidR="00ED3BB7" w:rsidRDefault="00ED3BB7" w:rsidP="00ED3BB7">
      <w:pPr>
        <w:pStyle w:val="PlantUML"/>
      </w:pPr>
      <w:r>
        <w:t>ArtifactResource --&gt; ArtifactResource : ReferenceOrUse</w:t>
      </w:r>
    </w:p>
    <w:p w14:paraId="518CD48A" w14:textId="77777777" w:rsidR="00ED3BB7" w:rsidRDefault="00ED3BB7" w:rsidP="00ED3BB7">
      <w:pPr>
        <w:pStyle w:val="PlantUML"/>
      </w:pPr>
    </w:p>
    <w:p w14:paraId="22C2877A" w14:textId="77777777" w:rsidR="00ED3BB7" w:rsidRDefault="00ED3BB7" w:rsidP="00ED3BB7">
      <w:pPr>
        <w:pStyle w:val="PlantUML"/>
      </w:pPr>
    </w:p>
    <w:p w14:paraId="1BD428E4" w14:textId="77777777" w:rsidR="00ED3BB7" w:rsidRDefault="00ED3BB7" w:rsidP="00ED3BB7">
      <w:pPr>
        <w:pStyle w:val="PlantUML"/>
      </w:pPr>
      <w:r>
        <w:tab/>
      </w:r>
    </w:p>
    <w:p w14:paraId="353176F0" w14:textId="77777777" w:rsidR="00ED3BB7" w:rsidRPr="009B37AF" w:rsidRDefault="00ED3BB7" w:rsidP="00ED3BB7">
      <w:pPr>
        <w:pStyle w:val="PlantUML"/>
      </w:pPr>
      <w:r>
        <w:t>@enduml</w:t>
      </w:r>
    </w:p>
    <w:p w14:paraId="45ACB34C" w14:textId="77777777" w:rsidR="00ED3BB7" w:rsidRDefault="00ED3BB7" w:rsidP="00ED3BB7">
      <w:pPr>
        <w:pStyle w:val="PlantUMLImg"/>
      </w:pPr>
      <w:r>
        <w:drawing>
          <wp:inline distT="0" distB="0" distL="0" distR="0" wp14:anchorId="2B450993" wp14:editId="128D03C7">
            <wp:extent cx="3295650" cy="2333625"/>
            <wp:effectExtent l="0" t="0" r="0" b="9525"/>
            <wp:docPr id="111179537"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179537" name="Picture 1" descr="Generated by PlantUML"/>
                    <pic:cNvPicPr/>
                  </pic:nvPicPr>
                  <pic:blipFill>
                    <a:blip r:embed="rId32">
                      <a:extLst>
                        <a:ext uri="{28A0092B-C50C-407E-A947-70E740481C1C}">
                          <a14:useLocalDpi xmlns:a14="http://schemas.microsoft.com/office/drawing/2010/main" val="0"/>
                        </a:ext>
                      </a:extLst>
                    </a:blip>
                    <a:stretch>
                      <a:fillRect/>
                    </a:stretch>
                  </pic:blipFill>
                  <pic:spPr>
                    <a:xfrm>
                      <a:off x="0" y="0"/>
                      <a:ext cx="3295650" cy="2333625"/>
                    </a:xfrm>
                    <a:prstGeom prst="rect">
                      <a:avLst/>
                    </a:prstGeom>
                  </pic:spPr>
                </pic:pic>
              </a:graphicData>
            </a:graphic>
          </wp:inline>
        </w:drawing>
      </w:r>
    </w:p>
    <w:p w14:paraId="0D6749D9" w14:textId="77777777" w:rsidR="00ED3BB7" w:rsidRDefault="00ED3BB7" w:rsidP="00ED3BB7">
      <w:pPr>
        <w:pStyle w:val="TF"/>
      </w:pPr>
      <w:bookmarkStart w:id="1026" w:name="_Toc193779726"/>
      <w:bookmarkStart w:id="1027" w:name="_Toc202768311"/>
      <w:r>
        <w:lastRenderedPageBreak/>
        <w:t>Figure 4.2.2.3.1.2-1 ORAN.O2ims.Artifacts Intra-Namespace Relationships</w:t>
      </w:r>
      <w:bookmarkEnd w:id="1026"/>
      <w:bookmarkEnd w:id="1027"/>
    </w:p>
    <w:p w14:paraId="4E88B823" w14:textId="77777777" w:rsidR="00ED3BB7" w:rsidRDefault="00ED3BB7" w:rsidP="00ED3BB7">
      <w:pPr>
        <w:pStyle w:val="Heading6"/>
      </w:pPr>
      <w:r>
        <w:t>4.2.2.3.1.3 ORAN.O2ims.Artifacts Inter-Namespace Relationships</w:t>
      </w:r>
    </w:p>
    <w:p w14:paraId="6E0CFA4B" w14:textId="77777777" w:rsidR="00ED3BB7" w:rsidRDefault="00ED3BB7" w:rsidP="00ED3BB7">
      <w:pPr>
        <w:pStyle w:val="PlantUML"/>
      </w:pPr>
      <w:r>
        <w:t>@startuml</w:t>
      </w:r>
    </w:p>
    <w:p w14:paraId="02EAF873" w14:textId="77777777" w:rsidR="00ED3BB7" w:rsidRDefault="00ED3BB7" w:rsidP="00ED3BB7">
      <w:pPr>
        <w:pStyle w:val="PlantUML"/>
      </w:pPr>
      <w:r>
        <w:t>Hide Members</w:t>
      </w:r>
    </w:p>
    <w:p w14:paraId="0B4A0828" w14:textId="77777777" w:rsidR="00ED3BB7" w:rsidRDefault="00ED3BB7" w:rsidP="00ED3BB7">
      <w:pPr>
        <w:pStyle w:val="PlantUML"/>
      </w:pPr>
      <w:r>
        <w:t>Hide Circle</w:t>
      </w:r>
    </w:p>
    <w:p w14:paraId="322798BD" w14:textId="77777777" w:rsidR="00ED3BB7" w:rsidRDefault="00ED3BB7" w:rsidP="00ED3BB7">
      <w:pPr>
        <w:pStyle w:val="PlantUML"/>
      </w:pPr>
    </w:p>
    <w:p w14:paraId="341B4997" w14:textId="77777777" w:rsidR="00ED3BB7" w:rsidRDefault="00ED3BB7" w:rsidP="00ED3BB7">
      <w:pPr>
        <w:pStyle w:val="PlantUML"/>
      </w:pPr>
      <w:r>
        <w:t>Namespace ORAN.O2ims.Cluster #LightSteelBlue {</w:t>
      </w:r>
    </w:p>
    <w:p w14:paraId="15E306A1" w14:textId="77777777" w:rsidR="00ED3BB7" w:rsidRDefault="00ED3BB7" w:rsidP="00ED3BB7">
      <w:pPr>
        <w:pStyle w:val="PlantUML"/>
      </w:pPr>
      <w:r>
        <w:t xml:space="preserve">   Class NodeCluster</w:t>
      </w:r>
    </w:p>
    <w:p w14:paraId="41820560" w14:textId="77777777" w:rsidR="00ED3BB7" w:rsidRDefault="00ED3BB7" w:rsidP="00ED3BB7">
      <w:pPr>
        <w:pStyle w:val="PlantUML"/>
      </w:pPr>
      <w:r>
        <w:t xml:space="preserve">   Class ClusterResource</w:t>
      </w:r>
    </w:p>
    <w:p w14:paraId="3414FC85" w14:textId="77777777" w:rsidR="00ED3BB7" w:rsidRDefault="00ED3BB7" w:rsidP="00ED3BB7">
      <w:pPr>
        <w:pStyle w:val="PlantUML"/>
      </w:pPr>
      <w:r>
        <w:t>}</w:t>
      </w:r>
    </w:p>
    <w:p w14:paraId="242844CC" w14:textId="77777777" w:rsidR="00ED3BB7" w:rsidRDefault="00ED3BB7" w:rsidP="00ED3BB7">
      <w:pPr>
        <w:pStyle w:val="PlantUML"/>
      </w:pPr>
    </w:p>
    <w:p w14:paraId="37E40EB7" w14:textId="77777777" w:rsidR="00ED3BB7" w:rsidRDefault="00ED3BB7" w:rsidP="00ED3BB7">
      <w:pPr>
        <w:pStyle w:val="PlantUML"/>
      </w:pPr>
      <w:r>
        <w:t>Namespace ORAN.O2ims.Infrastructure #Lavender {</w:t>
      </w:r>
    </w:p>
    <w:p w14:paraId="43155CB2" w14:textId="77777777" w:rsidR="00ED3BB7" w:rsidRDefault="00ED3BB7" w:rsidP="00ED3BB7">
      <w:pPr>
        <w:pStyle w:val="PlantUML"/>
      </w:pPr>
      <w:r>
        <w:t>Abstract Class InfrastructureResource</w:t>
      </w:r>
    </w:p>
    <w:p w14:paraId="2591E6D1" w14:textId="77777777" w:rsidR="00ED3BB7" w:rsidRDefault="00ED3BB7" w:rsidP="00ED3BB7">
      <w:pPr>
        <w:pStyle w:val="PlantUML"/>
      </w:pPr>
      <w:r>
        <w:t xml:space="preserve">   Class InfrastructureResource</w:t>
      </w:r>
    </w:p>
    <w:p w14:paraId="6950A4B5" w14:textId="77777777" w:rsidR="00ED3BB7" w:rsidRDefault="00ED3BB7" w:rsidP="00ED3BB7">
      <w:pPr>
        <w:pStyle w:val="PlantUML"/>
      </w:pPr>
      <w:r>
        <w:t>}</w:t>
      </w:r>
    </w:p>
    <w:p w14:paraId="55CBAA37" w14:textId="77777777" w:rsidR="00ED3BB7" w:rsidRDefault="00ED3BB7" w:rsidP="00ED3BB7">
      <w:pPr>
        <w:pStyle w:val="PlantUML"/>
      </w:pPr>
    </w:p>
    <w:p w14:paraId="014DE07E" w14:textId="77777777" w:rsidR="00ED3BB7" w:rsidRDefault="00ED3BB7" w:rsidP="00ED3BB7">
      <w:pPr>
        <w:pStyle w:val="PlantUML"/>
      </w:pPr>
      <w:r>
        <w:t>Namespace ORAN.O2ims.Artifacts #Magenta {</w:t>
      </w:r>
    </w:p>
    <w:p w14:paraId="23A9F374" w14:textId="77777777" w:rsidR="00ED3BB7" w:rsidRDefault="00ED3BB7" w:rsidP="00ED3BB7">
      <w:pPr>
        <w:pStyle w:val="PlantUML"/>
      </w:pPr>
    </w:p>
    <w:p w14:paraId="49ED6D07" w14:textId="77777777" w:rsidR="00ED3BB7" w:rsidRDefault="00ED3BB7" w:rsidP="00ED3BB7">
      <w:pPr>
        <w:pStyle w:val="PlantUML"/>
      </w:pPr>
      <w:r>
        <w:t>Class ArtifactResource &lt;&lt;InformationObjectClass&gt;&gt;</w:t>
      </w:r>
    </w:p>
    <w:p w14:paraId="347C7A40" w14:textId="77777777" w:rsidR="00ED3BB7" w:rsidRDefault="00ED3BB7" w:rsidP="00ED3BB7">
      <w:pPr>
        <w:pStyle w:val="PlantUML"/>
      </w:pPr>
    </w:p>
    <w:p w14:paraId="266ABD2C" w14:textId="77777777" w:rsidR="00ED3BB7" w:rsidRDefault="00ED3BB7" w:rsidP="00ED3BB7">
      <w:pPr>
        <w:pStyle w:val="PlantUML"/>
      </w:pPr>
      <w:r>
        <w:t>}</w:t>
      </w:r>
    </w:p>
    <w:p w14:paraId="67E8053E" w14:textId="77777777" w:rsidR="00ED3BB7" w:rsidRDefault="00ED3BB7" w:rsidP="00ED3BB7">
      <w:pPr>
        <w:pStyle w:val="PlantUML"/>
      </w:pPr>
    </w:p>
    <w:p w14:paraId="4B1E0792" w14:textId="77777777" w:rsidR="00ED3BB7" w:rsidRDefault="00ED3BB7" w:rsidP="00ED3BB7">
      <w:pPr>
        <w:pStyle w:val="PlantUML"/>
      </w:pPr>
      <w:r>
        <w:t>ORAN.O2ims.Cluster.NodeCluster --&gt; ORAN.O2ims.Artifacts.ArtifactResource : BasedOn</w:t>
      </w:r>
    </w:p>
    <w:p w14:paraId="5A154308" w14:textId="77777777" w:rsidR="00ED3BB7" w:rsidRDefault="00ED3BB7" w:rsidP="00ED3BB7">
      <w:pPr>
        <w:pStyle w:val="PlantUML"/>
      </w:pPr>
    </w:p>
    <w:p w14:paraId="7CB95F52" w14:textId="77777777" w:rsidR="00ED3BB7" w:rsidRDefault="00ED3BB7" w:rsidP="00ED3BB7">
      <w:pPr>
        <w:pStyle w:val="PlantUML"/>
      </w:pPr>
      <w:r>
        <w:t>ORAN.O2ims.Cluster.ClusterResource --&gt; ORAN.O2ims.Artifacts.ArtifactResource : BasedOn</w:t>
      </w:r>
    </w:p>
    <w:p w14:paraId="6E8ACFB0" w14:textId="77777777" w:rsidR="00ED3BB7" w:rsidRDefault="00ED3BB7" w:rsidP="00ED3BB7">
      <w:pPr>
        <w:pStyle w:val="PlantUML"/>
      </w:pPr>
    </w:p>
    <w:p w14:paraId="5E4E795D" w14:textId="77777777" w:rsidR="00ED3BB7" w:rsidRDefault="00ED3BB7" w:rsidP="00ED3BB7">
      <w:pPr>
        <w:pStyle w:val="PlantUML"/>
      </w:pPr>
      <w:r>
        <w:t>ORAN.O2ims.Infrastructure.InfrastructureResource --&gt; ORAN.O2ims.Artifacts.ArtifactResource : BasedOn</w:t>
      </w:r>
    </w:p>
    <w:p w14:paraId="0392CA51" w14:textId="77777777" w:rsidR="00ED3BB7" w:rsidRDefault="00ED3BB7" w:rsidP="00ED3BB7">
      <w:pPr>
        <w:pStyle w:val="PlantUML"/>
      </w:pPr>
    </w:p>
    <w:p w14:paraId="31683DA0" w14:textId="77777777" w:rsidR="00ED3BB7" w:rsidRPr="003E6ECF" w:rsidRDefault="00ED3BB7" w:rsidP="00ED3BB7">
      <w:pPr>
        <w:pStyle w:val="PlantUML"/>
      </w:pPr>
      <w:r>
        <w:t>@enduml</w:t>
      </w:r>
    </w:p>
    <w:p w14:paraId="0710DF72" w14:textId="77777777" w:rsidR="00ED3BB7" w:rsidRDefault="00ED3BB7" w:rsidP="00ED3BB7">
      <w:pPr>
        <w:pStyle w:val="PlantUMLImg"/>
      </w:pPr>
      <w:r>
        <w:drawing>
          <wp:inline distT="0" distB="0" distL="0" distR="0" wp14:anchorId="46D6A5AF" wp14:editId="339F13D9">
            <wp:extent cx="4895850" cy="2419350"/>
            <wp:effectExtent l="0" t="0" r="0" b="0"/>
            <wp:docPr id="1549357818" name="Picture 2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9357818" name="Picture 21" descr="Generated by PlantUML"/>
                    <pic:cNvPicPr/>
                  </pic:nvPicPr>
                  <pic:blipFill>
                    <a:blip r:embed="rId33">
                      <a:extLst>
                        <a:ext uri="{28A0092B-C50C-407E-A947-70E740481C1C}">
                          <a14:useLocalDpi xmlns:a14="http://schemas.microsoft.com/office/drawing/2010/main" val="0"/>
                        </a:ext>
                      </a:extLst>
                    </a:blip>
                    <a:stretch>
                      <a:fillRect/>
                    </a:stretch>
                  </pic:blipFill>
                  <pic:spPr>
                    <a:xfrm>
                      <a:off x="0" y="0"/>
                      <a:ext cx="4895850" cy="2419350"/>
                    </a:xfrm>
                    <a:prstGeom prst="rect">
                      <a:avLst/>
                    </a:prstGeom>
                  </pic:spPr>
                </pic:pic>
              </a:graphicData>
            </a:graphic>
          </wp:inline>
        </w:drawing>
      </w:r>
    </w:p>
    <w:p w14:paraId="2D58D45C" w14:textId="77777777" w:rsidR="00ED3BB7" w:rsidRDefault="00ED3BB7" w:rsidP="00ED3BB7">
      <w:pPr>
        <w:pStyle w:val="TF"/>
      </w:pPr>
      <w:bookmarkStart w:id="1028" w:name="_Toc193779727"/>
      <w:bookmarkStart w:id="1029" w:name="_Toc202768312"/>
      <w:r>
        <w:t>Figure 4.2.2.3.</w:t>
      </w:r>
      <w:proofErr w:type="gramStart"/>
      <w:r>
        <w:t>1.3</w:t>
      </w:r>
      <w:proofErr w:type="gramEnd"/>
      <w:r>
        <w:t>-1 ORAN.O2ims.Artifacts Inter-Namespace Relationships</w:t>
      </w:r>
      <w:bookmarkEnd w:id="1028"/>
      <w:bookmarkEnd w:id="1029"/>
    </w:p>
    <w:p w14:paraId="43D78CE3" w14:textId="77777777" w:rsidR="00ED3BB7" w:rsidRDefault="00ED3BB7" w:rsidP="00ED3BB7">
      <w:pPr>
        <w:pStyle w:val="Heading5"/>
      </w:pPr>
      <w:r>
        <w:t>4.2.2.3.2</w:t>
      </w:r>
      <w:r>
        <w:tab/>
        <w:t>Inheritance</w:t>
      </w:r>
    </w:p>
    <w:p w14:paraId="3F44B489" w14:textId="77777777" w:rsidR="00ED3BB7" w:rsidRDefault="00ED3BB7" w:rsidP="00ED3BB7">
      <w:pPr>
        <w:pStyle w:val="Heading6"/>
      </w:pPr>
      <w:r>
        <w:t>4.2.2.3.2.1 ORAN.O</w:t>
      </w:r>
      <w:r w:rsidRPr="00B640D8">
        <w:t>2ims</w:t>
      </w:r>
      <w:r>
        <w:t>.Artifacts Inheritance</w:t>
      </w:r>
    </w:p>
    <w:p w14:paraId="49CEBDF7" w14:textId="77777777" w:rsidR="00ED3BB7" w:rsidRDefault="00ED3BB7" w:rsidP="00ED3BB7">
      <w:pPr>
        <w:pStyle w:val="PlantUML"/>
      </w:pPr>
      <w:r>
        <w:t>@startuml</w:t>
      </w:r>
    </w:p>
    <w:p w14:paraId="1B5A908A" w14:textId="77777777" w:rsidR="00ED3BB7" w:rsidRDefault="00ED3BB7" w:rsidP="00ED3BB7">
      <w:pPr>
        <w:pStyle w:val="PlantUML"/>
      </w:pPr>
      <w:r>
        <w:t>skin rose</w:t>
      </w:r>
    </w:p>
    <w:p w14:paraId="7C67AF82" w14:textId="77777777" w:rsidR="00ED3BB7" w:rsidRDefault="00ED3BB7" w:rsidP="00ED3BB7">
      <w:pPr>
        <w:pStyle w:val="PlantUML"/>
      </w:pPr>
      <w:r>
        <w:t>skinparam ClassStereotypeFontStyle normal</w:t>
      </w:r>
    </w:p>
    <w:p w14:paraId="30C502F7" w14:textId="77777777" w:rsidR="00ED3BB7" w:rsidRDefault="00ED3BB7" w:rsidP="00ED3BB7">
      <w:pPr>
        <w:pStyle w:val="PlantUML"/>
      </w:pPr>
      <w:r>
        <w:t>skinparam style strictuml</w:t>
      </w:r>
    </w:p>
    <w:p w14:paraId="110F9793" w14:textId="77777777" w:rsidR="00ED3BB7" w:rsidRDefault="00ED3BB7" w:rsidP="00ED3BB7">
      <w:pPr>
        <w:pStyle w:val="PlantUML"/>
      </w:pPr>
      <w:r>
        <w:t xml:space="preserve">hide members </w:t>
      </w:r>
    </w:p>
    <w:p w14:paraId="1E368DB7" w14:textId="77777777" w:rsidR="00ED3BB7" w:rsidRDefault="00ED3BB7" w:rsidP="00ED3BB7">
      <w:pPr>
        <w:pStyle w:val="PlantUML"/>
      </w:pPr>
    </w:p>
    <w:p w14:paraId="2DE75882" w14:textId="77777777" w:rsidR="00ED3BB7" w:rsidRDefault="00ED3BB7" w:rsidP="00ED3BB7">
      <w:pPr>
        <w:pStyle w:val="PlantUML"/>
      </w:pPr>
      <w:r>
        <w:t>Namespace ORAN.O2ims.Inventory {</w:t>
      </w:r>
    </w:p>
    <w:p w14:paraId="1F3B4174" w14:textId="77777777" w:rsidR="00ED3BB7" w:rsidRDefault="00ED3BB7" w:rsidP="00ED3BB7">
      <w:pPr>
        <w:pStyle w:val="PlantUML"/>
      </w:pPr>
      <w:r>
        <w:t xml:space="preserve">   Abstract Class Top &lt;&lt;InformationObjectClass&gt;&gt;</w:t>
      </w:r>
    </w:p>
    <w:p w14:paraId="3F4ACAE5" w14:textId="77777777" w:rsidR="00ED3BB7" w:rsidRDefault="00ED3BB7" w:rsidP="00ED3BB7">
      <w:pPr>
        <w:pStyle w:val="PlantUML"/>
      </w:pPr>
    </w:p>
    <w:p w14:paraId="33567F2B" w14:textId="77777777" w:rsidR="00ED3BB7" w:rsidRDefault="00ED3BB7" w:rsidP="00ED3BB7">
      <w:pPr>
        <w:pStyle w:val="PlantUML"/>
      </w:pPr>
      <w:r>
        <w:t xml:space="preserve">   Abstract Class InfrastructureInventoryObject_ &lt;&lt;InformationObjectClass&gt;&gt;</w:t>
      </w:r>
    </w:p>
    <w:p w14:paraId="18597582" w14:textId="77777777" w:rsidR="00ED3BB7" w:rsidRDefault="00ED3BB7" w:rsidP="00ED3BB7">
      <w:pPr>
        <w:pStyle w:val="PlantUML"/>
      </w:pPr>
    </w:p>
    <w:p w14:paraId="3AFDAA62" w14:textId="77777777" w:rsidR="00ED3BB7" w:rsidRDefault="00ED3BB7" w:rsidP="00ED3BB7">
      <w:pPr>
        <w:pStyle w:val="PlantUML"/>
      </w:pPr>
      <w:r>
        <w:t xml:space="preserve">   Top &lt;|-d- InfrastructureInventoryObject_</w:t>
      </w:r>
    </w:p>
    <w:p w14:paraId="307E473F" w14:textId="77777777" w:rsidR="00ED3BB7" w:rsidRDefault="00ED3BB7" w:rsidP="00ED3BB7">
      <w:pPr>
        <w:pStyle w:val="PlantUML"/>
      </w:pPr>
      <w:r>
        <w:t>}</w:t>
      </w:r>
    </w:p>
    <w:p w14:paraId="778006F6" w14:textId="77777777" w:rsidR="00ED3BB7" w:rsidRDefault="00ED3BB7" w:rsidP="00ED3BB7">
      <w:pPr>
        <w:pStyle w:val="PlantUML"/>
      </w:pPr>
    </w:p>
    <w:p w14:paraId="05980BB9" w14:textId="77777777" w:rsidR="00ED3BB7" w:rsidRDefault="00ED3BB7" w:rsidP="00ED3BB7">
      <w:pPr>
        <w:pStyle w:val="PlantUML"/>
      </w:pPr>
      <w:r>
        <w:t>Namespace ORAN.O2ims.Artifacts {</w:t>
      </w:r>
    </w:p>
    <w:p w14:paraId="35067187" w14:textId="77777777" w:rsidR="00ED3BB7" w:rsidRDefault="00ED3BB7" w:rsidP="00ED3BB7">
      <w:pPr>
        <w:pStyle w:val="PlantUML"/>
      </w:pPr>
    </w:p>
    <w:p w14:paraId="533E2028" w14:textId="77777777" w:rsidR="00ED3BB7" w:rsidRDefault="00ED3BB7" w:rsidP="00ED3BB7">
      <w:pPr>
        <w:pStyle w:val="PlantUML"/>
      </w:pPr>
      <w:r>
        <w:t xml:space="preserve">   Class ArtifactResource &lt;&lt;InformationObjectClass&gt;&gt;</w:t>
      </w:r>
    </w:p>
    <w:p w14:paraId="11648FC0" w14:textId="77777777" w:rsidR="00ED3BB7" w:rsidRDefault="00ED3BB7" w:rsidP="00ED3BB7">
      <w:pPr>
        <w:pStyle w:val="PlantUML"/>
      </w:pPr>
      <w:r>
        <w:t xml:space="preserve">   ArtifactResource -u-|&gt; ORAN.O2ims.Inventory.InfrastructureInventoryObject_</w:t>
      </w:r>
      <w:r w:rsidDel="003F72C6">
        <w:t xml:space="preserve"> </w:t>
      </w:r>
    </w:p>
    <w:p w14:paraId="59EB7DD5" w14:textId="77777777" w:rsidR="00ED3BB7" w:rsidRDefault="00ED3BB7" w:rsidP="00ED3BB7">
      <w:pPr>
        <w:pStyle w:val="PlantUML"/>
      </w:pPr>
    </w:p>
    <w:p w14:paraId="3A47405A" w14:textId="77777777" w:rsidR="00ED3BB7" w:rsidRDefault="00ED3BB7" w:rsidP="00ED3BB7">
      <w:pPr>
        <w:pStyle w:val="PlantUML"/>
      </w:pPr>
      <w:r>
        <w:t xml:space="preserve">   Class ArtifactResourceType &lt;&lt;InformationObjectClass&gt;&gt;</w:t>
      </w:r>
    </w:p>
    <w:p w14:paraId="5A7C8CB8" w14:textId="77777777" w:rsidR="00ED3BB7" w:rsidRDefault="00ED3BB7" w:rsidP="00ED3BB7">
      <w:pPr>
        <w:pStyle w:val="PlantUML"/>
      </w:pPr>
      <w:r>
        <w:t xml:space="preserve">   ArtifactResourceType -u-|&gt; ORAN.O2ims.Inventory.InfrastructureInventoryObject_</w:t>
      </w:r>
      <w:r w:rsidDel="003F72C6">
        <w:t xml:space="preserve"> </w:t>
      </w:r>
    </w:p>
    <w:p w14:paraId="772F4861" w14:textId="77777777" w:rsidR="00ED3BB7" w:rsidRDefault="00ED3BB7" w:rsidP="00ED3BB7">
      <w:pPr>
        <w:pStyle w:val="PlantUML"/>
      </w:pPr>
    </w:p>
    <w:p w14:paraId="6BF8B3C3" w14:textId="77777777" w:rsidR="00ED3BB7" w:rsidRDefault="00ED3BB7" w:rsidP="00ED3BB7">
      <w:pPr>
        <w:pStyle w:val="PlantUML"/>
      </w:pPr>
      <w:r>
        <w:t>}</w:t>
      </w:r>
    </w:p>
    <w:p w14:paraId="3F1529DD" w14:textId="77777777" w:rsidR="00ED3BB7" w:rsidRDefault="00ED3BB7" w:rsidP="00ED3BB7">
      <w:pPr>
        <w:pStyle w:val="PlantUML"/>
      </w:pPr>
    </w:p>
    <w:p w14:paraId="29F3DE06" w14:textId="77777777" w:rsidR="00ED3BB7" w:rsidRDefault="00ED3BB7" w:rsidP="00ED3BB7">
      <w:pPr>
        <w:pStyle w:val="PlantUML"/>
      </w:pPr>
    </w:p>
    <w:p w14:paraId="0B9964C0" w14:textId="77777777" w:rsidR="00ED3BB7" w:rsidRDefault="00ED3BB7" w:rsidP="00ED3BB7">
      <w:pPr>
        <w:pStyle w:val="PlantUML"/>
      </w:pPr>
      <w:r>
        <w:t>@enduml</w:t>
      </w:r>
    </w:p>
    <w:p w14:paraId="16BAC1B1" w14:textId="77777777" w:rsidR="00ED3BB7" w:rsidRDefault="00ED3BB7" w:rsidP="00ED3BB7">
      <w:pPr>
        <w:pStyle w:val="PlantUMLImg"/>
      </w:pPr>
      <w:r>
        <w:drawing>
          <wp:inline distT="0" distB="0" distL="0" distR="0" wp14:anchorId="78C94D89" wp14:editId="5DB07B93">
            <wp:extent cx="3829050" cy="3267075"/>
            <wp:effectExtent l="0" t="0" r="0" b="9525"/>
            <wp:docPr id="1411353367"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1353367" name="Picture 2" descr="Generated by PlantUML"/>
                    <pic:cNvPicPr/>
                  </pic:nvPicPr>
                  <pic:blipFill>
                    <a:blip r:embed="rId34">
                      <a:extLst>
                        <a:ext uri="{28A0092B-C50C-407E-A947-70E740481C1C}">
                          <a14:useLocalDpi xmlns:a14="http://schemas.microsoft.com/office/drawing/2010/main" val="0"/>
                        </a:ext>
                      </a:extLst>
                    </a:blip>
                    <a:stretch>
                      <a:fillRect/>
                    </a:stretch>
                  </pic:blipFill>
                  <pic:spPr>
                    <a:xfrm>
                      <a:off x="0" y="0"/>
                      <a:ext cx="3829050" cy="3267075"/>
                    </a:xfrm>
                    <a:prstGeom prst="rect">
                      <a:avLst/>
                    </a:prstGeom>
                  </pic:spPr>
                </pic:pic>
              </a:graphicData>
            </a:graphic>
          </wp:inline>
        </w:drawing>
      </w:r>
    </w:p>
    <w:p w14:paraId="15A54FA9" w14:textId="77777777" w:rsidR="00ED3BB7" w:rsidRDefault="00ED3BB7" w:rsidP="00ED3BB7">
      <w:pPr>
        <w:pStyle w:val="TF"/>
      </w:pPr>
      <w:bookmarkStart w:id="1030" w:name="_Toc193779728"/>
      <w:bookmarkStart w:id="1031" w:name="_Toc202768313"/>
      <w:r>
        <w:t>Figure 4.2.2.3.2.1-1 ORAN.O2ims.Artifacts Inheritance</w:t>
      </w:r>
      <w:bookmarkEnd w:id="1030"/>
      <w:bookmarkEnd w:id="1031"/>
    </w:p>
    <w:p w14:paraId="01EDCE41" w14:textId="77777777" w:rsidR="00ED3BB7" w:rsidRPr="00B27C14" w:rsidRDefault="00ED3BB7" w:rsidP="00ED3BB7">
      <w:pPr>
        <w:keepNext/>
        <w:keepLines/>
        <w:spacing w:before="120"/>
        <w:ind w:left="1418" w:hanging="1418"/>
        <w:outlineLvl w:val="3"/>
        <w:rPr>
          <w:rFonts w:ascii="Arial" w:hAnsi="Arial"/>
          <w:sz w:val="24"/>
        </w:rPr>
      </w:pPr>
      <w:r w:rsidRPr="00B27C14">
        <w:rPr>
          <w:rFonts w:ascii="Arial" w:hAnsi="Arial"/>
          <w:sz w:val="24"/>
        </w:rPr>
        <w:t>4.2.2.4 Class Definitions</w:t>
      </w:r>
    </w:p>
    <w:p w14:paraId="1B0E4E82" w14:textId="77777777" w:rsidR="00ED3BB7" w:rsidRPr="00B27C14" w:rsidRDefault="00ED3BB7" w:rsidP="00ED3BB7">
      <w:pPr>
        <w:keepNext/>
        <w:keepLines/>
        <w:spacing w:before="120"/>
        <w:ind w:left="1701" w:hanging="1701"/>
        <w:outlineLvl w:val="4"/>
        <w:rPr>
          <w:rFonts w:ascii="Arial" w:hAnsi="Arial"/>
        </w:rPr>
      </w:pPr>
      <w:r w:rsidRPr="00B27C14">
        <w:rPr>
          <w:rFonts w:ascii="Arial" w:hAnsi="Arial"/>
        </w:rPr>
        <w:t>4.2.2.4.1</w:t>
      </w:r>
      <w:r w:rsidRPr="00B27C14">
        <w:rPr>
          <w:rFonts w:ascii="Arial" w:hAnsi="Arial"/>
        </w:rPr>
        <w:tab/>
      </w:r>
      <w:proofErr w:type="spellStart"/>
      <w:r>
        <w:rPr>
          <w:rFonts w:ascii="Arial" w:hAnsi="Arial"/>
        </w:rPr>
        <w:t>ArtifactResourceType</w:t>
      </w:r>
      <w:proofErr w:type="spellEnd"/>
    </w:p>
    <w:p w14:paraId="0EE6A23B"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t>4.2.2.4.1.1</w:t>
      </w:r>
      <w:r w:rsidRPr="00B27C14">
        <w:rPr>
          <w:rFonts w:ascii="Arial" w:hAnsi="Arial"/>
        </w:rPr>
        <w:tab/>
        <w:t>Definition</w:t>
      </w:r>
    </w:p>
    <w:p w14:paraId="40EA631C" w14:textId="77777777" w:rsidR="00ED3BB7" w:rsidRDefault="00ED3BB7" w:rsidP="00ED3BB7">
      <w:r>
        <w:t xml:space="preserve">The </w:t>
      </w:r>
      <w:proofErr w:type="spellStart"/>
      <w:r>
        <w:t>ArtifactResourceType</w:t>
      </w:r>
      <w:proofErr w:type="spellEnd"/>
      <w:r>
        <w:t xml:space="preserve"> represents a resource type for a stored artifact resource in an O-Cloud.</w:t>
      </w:r>
    </w:p>
    <w:p w14:paraId="7AE9136B" w14:textId="77777777" w:rsidR="00ED3BB7" w:rsidRDefault="00ED3BB7" w:rsidP="00ED3BB7">
      <w:r>
        <w:t>Artifact resource types provide the categorization of O-Cloud artifacts used as declarative templates or binary images for provisioning or deployment. The values for these types are used to build the inventory with provisioning enablers. The O-Cloud provides a mechanism to discover data about artifacts with respective operations on artifact resource types.</w:t>
      </w:r>
    </w:p>
    <w:p w14:paraId="5A9ADF70" w14:textId="77777777" w:rsidR="00ED3BB7" w:rsidRDefault="00ED3BB7" w:rsidP="00ED3BB7">
      <w:r w:rsidRPr="00932E06">
        <w:t xml:space="preserve">The </w:t>
      </w:r>
      <w:proofErr w:type="spellStart"/>
      <w:r>
        <w:t>ArtifactResourceType</w:t>
      </w:r>
      <w:proofErr w:type="spellEnd"/>
      <w:r>
        <w:t xml:space="preserve"> </w:t>
      </w:r>
      <w:r w:rsidRPr="00932E06">
        <w:t xml:space="preserve">is a Specialized Object that derives from a Generalized Object, the </w:t>
      </w:r>
      <w:proofErr w:type="spellStart"/>
      <w:r w:rsidRPr="00963EC2">
        <w:rPr>
          <w:i/>
          <w:iCs/>
        </w:rPr>
        <w:t>InfrastructureInventoryObject</w:t>
      </w:r>
      <w:proofErr w:type="spellEnd"/>
      <w:r w:rsidRPr="00963EC2">
        <w:rPr>
          <w:i/>
          <w:iCs/>
        </w:rPr>
        <w:t>_</w:t>
      </w:r>
      <w:r w:rsidRPr="00932E06">
        <w:t xml:space="preserve">. The </w:t>
      </w:r>
      <w:proofErr w:type="spellStart"/>
      <w:r>
        <w:t>ArtifactResourceType</w:t>
      </w:r>
      <w:proofErr w:type="spellEnd"/>
      <w:r>
        <w:t xml:space="preserve"> </w:t>
      </w:r>
      <w:r w:rsidRPr="00932E06">
        <w:t xml:space="preserve">inherits the attributes from the </w:t>
      </w:r>
      <w:proofErr w:type="spellStart"/>
      <w:r w:rsidRPr="00163EAB">
        <w:rPr>
          <w:i/>
          <w:iCs/>
        </w:rPr>
        <w:t>InfrastructureInventoryObject</w:t>
      </w:r>
      <w:proofErr w:type="spellEnd"/>
      <w:r w:rsidRPr="00163EAB">
        <w:rPr>
          <w:i/>
          <w:iCs/>
        </w:rPr>
        <w:t>_</w:t>
      </w:r>
      <w:r>
        <w:t xml:space="preserve"> and allows it and all specializations of this class to be included in a change notification.</w:t>
      </w:r>
    </w:p>
    <w:p w14:paraId="027AB75D"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lastRenderedPageBreak/>
        <w:t>4.2.2.4.1.2</w:t>
      </w:r>
      <w:r w:rsidRPr="00B27C14">
        <w:rPr>
          <w:rFonts w:ascii="Arial" w:hAnsi="Arial"/>
        </w:rPr>
        <w:tab/>
        <w:t>Attributes</w:t>
      </w:r>
    </w:p>
    <w:p w14:paraId="38D91EF0" w14:textId="77777777" w:rsidR="00ED3BB7" w:rsidRPr="00B27C14" w:rsidRDefault="00ED3BB7" w:rsidP="00ED3BB7">
      <w:pPr>
        <w:keepNext/>
        <w:keepLines/>
        <w:spacing w:before="60"/>
        <w:jc w:val="center"/>
        <w:rPr>
          <w:rFonts w:ascii="Arial" w:eastAsia="Calibri" w:hAnsi="Arial"/>
          <w:b/>
        </w:rPr>
      </w:pPr>
      <w:r w:rsidRPr="00B27C14">
        <w:rPr>
          <w:rFonts w:ascii="Arial" w:eastAsia="Calibri" w:hAnsi="Arial"/>
          <w:b/>
        </w:rPr>
        <w:t xml:space="preserve">Table 4.2.2.4.1.2-1 Attributes Properties for </w:t>
      </w:r>
      <w:proofErr w:type="spellStart"/>
      <w:r>
        <w:rPr>
          <w:rFonts w:ascii="Arial" w:eastAsia="Calibri" w:hAnsi="Arial"/>
          <w:b/>
        </w:rPr>
        <w:t>ArtifactResourceType</w:t>
      </w:r>
      <w:proofErr w:type="spellEnd"/>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2070"/>
        <w:gridCol w:w="2790"/>
        <w:gridCol w:w="4500"/>
      </w:tblGrid>
      <w:tr w:rsidR="00ED3BB7" w:rsidRPr="00B27C14" w14:paraId="10BE6707" w14:textId="77777777" w:rsidTr="00775EDC">
        <w:trPr>
          <w:cantSplit/>
          <w:tblHeader/>
        </w:trPr>
        <w:tc>
          <w:tcPr>
            <w:tcW w:w="2070" w:type="dxa"/>
            <w:tcBorders>
              <w:top w:val="single" w:sz="4" w:space="0" w:color="auto"/>
              <w:left w:val="single" w:sz="4" w:space="0" w:color="auto"/>
              <w:bottom w:val="single" w:sz="4" w:space="0" w:color="auto"/>
              <w:right w:val="single" w:sz="4" w:space="0" w:color="auto"/>
            </w:tcBorders>
            <w:shd w:val="clear" w:color="auto" w:fill="C0C0C0"/>
            <w:hideMark/>
          </w:tcPr>
          <w:p w14:paraId="7C84A0D9" w14:textId="77777777" w:rsidR="00ED3BB7" w:rsidRPr="00236309" w:rsidRDefault="00ED3BB7" w:rsidP="00775EDC">
            <w:pPr>
              <w:widowControl w:val="0"/>
              <w:spacing w:after="0" w:line="252" w:lineRule="auto"/>
              <w:jc w:val="center"/>
              <w:rPr>
                <w:rFonts w:ascii="Arial" w:eastAsia="Calibri" w:hAnsi="Arial" w:cs="Arial"/>
                <w:b/>
                <w:sz w:val="18"/>
                <w:szCs w:val="18"/>
              </w:rPr>
            </w:pPr>
            <w:r w:rsidRPr="00236309">
              <w:rPr>
                <w:rFonts w:ascii="Arial" w:eastAsia="Calibri" w:hAnsi="Arial" w:cs="Arial"/>
                <w:b/>
                <w:sz w:val="18"/>
                <w:szCs w:val="18"/>
              </w:rPr>
              <w:t>Attribute name</w:t>
            </w:r>
          </w:p>
        </w:tc>
        <w:tc>
          <w:tcPr>
            <w:tcW w:w="2790" w:type="dxa"/>
            <w:tcBorders>
              <w:top w:val="single" w:sz="4" w:space="0" w:color="auto"/>
              <w:left w:val="single" w:sz="4" w:space="0" w:color="auto"/>
              <w:bottom w:val="single" w:sz="4" w:space="0" w:color="auto"/>
              <w:right w:val="single" w:sz="4" w:space="0" w:color="auto"/>
            </w:tcBorders>
            <w:shd w:val="clear" w:color="auto" w:fill="C0C0C0"/>
            <w:hideMark/>
          </w:tcPr>
          <w:p w14:paraId="071B9681" w14:textId="77777777" w:rsidR="00ED3BB7" w:rsidRPr="00236309" w:rsidRDefault="00ED3BB7" w:rsidP="00775EDC">
            <w:pPr>
              <w:widowControl w:val="0"/>
              <w:spacing w:after="0" w:line="252" w:lineRule="auto"/>
              <w:jc w:val="center"/>
              <w:rPr>
                <w:rFonts w:ascii="Arial" w:eastAsia="Calibri" w:hAnsi="Arial" w:cs="Arial"/>
                <w:b/>
                <w:sz w:val="18"/>
                <w:szCs w:val="18"/>
              </w:rPr>
            </w:pPr>
            <w:r w:rsidRPr="00236309">
              <w:rPr>
                <w:rFonts w:ascii="Arial" w:eastAsia="Calibri" w:hAnsi="Arial" w:cs="Arial"/>
                <w:b/>
                <w:sz w:val="18"/>
                <w:szCs w:val="18"/>
              </w:rPr>
              <w:t>Data Type/Description</w:t>
            </w:r>
          </w:p>
        </w:tc>
        <w:tc>
          <w:tcPr>
            <w:tcW w:w="4500" w:type="dxa"/>
            <w:tcBorders>
              <w:top w:val="single" w:sz="4" w:space="0" w:color="auto"/>
              <w:left w:val="single" w:sz="4" w:space="0" w:color="auto"/>
              <w:bottom w:val="single" w:sz="4" w:space="0" w:color="auto"/>
              <w:right w:val="single" w:sz="4" w:space="0" w:color="auto"/>
            </w:tcBorders>
            <w:shd w:val="clear" w:color="auto" w:fill="C0C0C0"/>
            <w:hideMark/>
          </w:tcPr>
          <w:p w14:paraId="4869751B" w14:textId="77777777" w:rsidR="00ED3BB7" w:rsidRPr="00236309" w:rsidRDefault="00ED3BB7" w:rsidP="00775EDC">
            <w:pPr>
              <w:widowControl w:val="0"/>
              <w:spacing w:after="0" w:line="252" w:lineRule="auto"/>
              <w:jc w:val="center"/>
              <w:rPr>
                <w:rFonts w:ascii="Arial" w:eastAsia="Calibri" w:hAnsi="Arial" w:cs="Arial"/>
                <w:b/>
                <w:sz w:val="18"/>
                <w:szCs w:val="18"/>
              </w:rPr>
            </w:pPr>
            <w:r w:rsidRPr="00236309">
              <w:rPr>
                <w:rFonts w:ascii="Arial" w:eastAsia="Calibri" w:hAnsi="Arial" w:cs="Arial"/>
                <w:b/>
                <w:sz w:val="18"/>
              </w:rPr>
              <w:t>Properties</w:t>
            </w:r>
          </w:p>
        </w:tc>
      </w:tr>
      <w:tr w:rsidR="00ED3BB7" w:rsidRPr="00B27C14" w14:paraId="41676F5E" w14:textId="77777777" w:rsidTr="00775EDC">
        <w:tc>
          <w:tcPr>
            <w:tcW w:w="2070" w:type="dxa"/>
            <w:tcBorders>
              <w:top w:val="single" w:sz="4" w:space="0" w:color="auto"/>
              <w:left w:val="single" w:sz="4" w:space="0" w:color="auto"/>
              <w:bottom w:val="single" w:sz="4" w:space="0" w:color="auto"/>
              <w:right w:val="single" w:sz="4" w:space="0" w:color="auto"/>
            </w:tcBorders>
            <w:hideMark/>
          </w:tcPr>
          <w:p w14:paraId="73831F54" w14:textId="77777777" w:rsidR="00ED3BB7" w:rsidRPr="00236309" w:rsidRDefault="00ED3BB7" w:rsidP="00775EDC">
            <w:pPr>
              <w:widowControl w:val="0"/>
              <w:spacing w:after="0" w:line="252" w:lineRule="auto"/>
              <w:rPr>
                <w:rFonts w:ascii="Arial" w:eastAsia="Calibri" w:hAnsi="Arial" w:cs="Arial"/>
                <w:sz w:val="18"/>
                <w:szCs w:val="18"/>
              </w:rPr>
            </w:pPr>
            <w:proofErr w:type="spellStart"/>
            <w:r w:rsidRPr="00236309">
              <w:rPr>
                <w:rFonts w:ascii="Arial" w:eastAsia="Calibri" w:hAnsi="Arial" w:cs="Arial"/>
                <w:sz w:val="18"/>
                <w:szCs w:val="18"/>
              </w:rPr>
              <w:t>artifactResourceTypeId</w:t>
            </w:r>
            <w:proofErr w:type="spellEnd"/>
          </w:p>
        </w:tc>
        <w:tc>
          <w:tcPr>
            <w:tcW w:w="2790" w:type="dxa"/>
            <w:tcBorders>
              <w:top w:val="single" w:sz="4" w:space="0" w:color="auto"/>
              <w:left w:val="single" w:sz="4" w:space="0" w:color="auto"/>
              <w:bottom w:val="single" w:sz="4" w:space="0" w:color="auto"/>
              <w:right w:val="single" w:sz="4" w:space="0" w:color="auto"/>
            </w:tcBorders>
            <w:hideMark/>
          </w:tcPr>
          <w:p w14:paraId="0855C4AB" w14:textId="77777777" w:rsidR="00ED3BB7" w:rsidRPr="00F34FA5" w:rsidRDefault="00ED3BB7" w:rsidP="00775EDC">
            <w:pPr>
              <w:widowControl w:val="0"/>
              <w:rPr>
                <w:rFonts w:ascii="Arial" w:eastAsia="Calibri" w:hAnsi="Arial" w:cs="Arial"/>
                <w:b/>
                <w:bCs/>
                <w:sz w:val="18"/>
                <w:szCs w:val="18"/>
              </w:rPr>
            </w:pPr>
            <w:r w:rsidRPr="00F34FA5">
              <w:rPr>
                <w:rFonts w:ascii="Arial" w:hAnsi="Arial" w:cs="Arial"/>
                <w:b/>
                <w:bCs/>
                <w:sz w:val="18"/>
                <w:szCs w:val="18"/>
              </w:rPr>
              <w:t>Data Type</w:t>
            </w:r>
            <w:r w:rsidRPr="00F34FA5">
              <w:rPr>
                <w:rFonts w:ascii="Arial" w:eastAsia="Calibri" w:hAnsi="Arial" w:cs="Arial"/>
                <w:b/>
                <w:bCs/>
                <w:sz w:val="18"/>
                <w:szCs w:val="18"/>
              </w:rPr>
              <w:t>:</w:t>
            </w:r>
            <w:r w:rsidRPr="00F34FA5">
              <w:rPr>
                <w:rFonts w:ascii="Arial" w:eastAsia="Calibri" w:hAnsi="Arial" w:cs="Arial"/>
                <w:sz w:val="18"/>
                <w:szCs w:val="18"/>
              </w:rPr>
              <w:t xml:space="preserve"> </w:t>
            </w:r>
            <w:r w:rsidRPr="00F34FA5">
              <w:rPr>
                <w:rFonts w:ascii="Arial" w:hAnsi="Arial" w:cs="Arial"/>
                <w:sz w:val="18"/>
                <w:szCs w:val="18"/>
              </w:rPr>
              <w:t>string</w:t>
            </w:r>
          </w:p>
          <w:p w14:paraId="5D667E01" w14:textId="77777777" w:rsidR="00ED3BB7" w:rsidRPr="00F34FA5" w:rsidRDefault="00ED3BB7" w:rsidP="00775EDC">
            <w:pPr>
              <w:widowControl w:val="0"/>
              <w:rPr>
                <w:rFonts w:ascii="Arial" w:eastAsia="Calibri" w:hAnsi="Arial" w:cs="Arial"/>
                <w:sz w:val="18"/>
                <w:szCs w:val="18"/>
              </w:rPr>
            </w:pPr>
            <w:r w:rsidRPr="00F34FA5">
              <w:rPr>
                <w:rFonts w:ascii="Arial" w:hAnsi="Arial" w:cs="Arial"/>
                <w:b/>
                <w:bCs/>
                <w:sz w:val="18"/>
                <w:szCs w:val="18"/>
              </w:rPr>
              <w:t>Description</w:t>
            </w:r>
            <w:r w:rsidRPr="00F34FA5">
              <w:rPr>
                <w:rFonts w:ascii="Arial" w:eastAsia="Calibri" w:hAnsi="Arial" w:cs="Arial"/>
                <w:b/>
                <w:bCs/>
                <w:sz w:val="18"/>
                <w:szCs w:val="18"/>
              </w:rPr>
              <w:t xml:space="preserve">: </w:t>
            </w:r>
            <w:r w:rsidRPr="00F34FA5">
              <w:rPr>
                <w:rFonts w:ascii="Arial" w:hAnsi="Arial" w:cs="Arial"/>
                <w:sz w:val="18"/>
                <w:szCs w:val="18"/>
              </w:rPr>
              <w:t>Cloud unique identifier for the artifact type.</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3FFCDACF"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p w14:paraId="626306FF"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x-support-qualifier:</w:t>
            </w:r>
            <w:r w:rsidRPr="00B27C14">
              <w:rPr>
                <w:rFonts w:ascii="Courier New" w:hAnsi="Courier New" w:cs="Courier New"/>
                <w:noProof/>
                <w:sz w:val="16"/>
              </w:rPr>
              <w:tab/>
              <w:t>M</w:t>
            </w:r>
          </w:p>
          <w:p w14:paraId="0C104FA3"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x-isInvariant:</w:t>
            </w:r>
            <w:r w:rsidRPr="00B27C14">
              <w:rPr>
                <w:rFonts w:ascii="Courier New" w:hAnsi="Courier New" w:cs="Courier New"/>
                <w:noProof/>
                <w:sz w:val="16"/>
              </w:rPr>
              <w:tab/>
              <w:t>True</w:t>
            </w:r>
          </w:p>
          <w:p w14:paraId="68CBE260"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x-inventoryNotification:</w:t>
            </w:r>
            <w:r w:rsidRPr="00B27C14">
              <w:rPr>
                <w:rFonts w:ascii="Courier New" w:hAnsi="Courier New" w:cs="Courier New"/>
                <w:noProof/>
                <w:sz w:val="16"/>
              </w:rPr>
              <w:tab/>
            </w:r>
            <w:r>
              <w:rPr>
                <w:rFonts w:ascii="Courier New" w:hAnsi="Courier New" w:cs="Courier New"/>
                <w:noProof/>
                <w:sz w:val="16"/>
              </w:rPr>
              <w:t>True</w:t>
            </w:r>
          </w:p>
          <w:p w14:paraId="70B8659F"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x-stateChangeNotification:</w:t>
            </w:r>
            <w:r w:rsidRPr="00B27C14">
              <w:rPr>
                <w:rFonts w:ascii="Courier New" w:hAnsi="Courier New" w:cs="Courier New"/>
                <w:noProof/>
                <w:sz w:val="16"/>
              </w:rPr>
              <w:tab/>
              <w:t>False</w:t>
            </w:r>
          </w:p>
          <w:p w14:paraId="6D1F826A" w14:textId="54CD70ED" w:rsidR="00ED3BB7" w:rsidRPr="00B27C14" w:rsidDel="00BE5BE9"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del w:id="1032" w:author="Author"/>
                <w:rFonts w:ascii="Courier New" w:hAnsi="Courier New" w:cs="Courier New"/>
                <w:noProof/>
                <w:sz w:val="16"/>
              </w:rPr>
            </w:pPr>
            <w:del w:id="1033" w:author="Author">
              <w:r w:rsidRPr="00B27C14" w:rsidDel="00BE5BE9">
                <w:rPr>
                  <w:rFonts w:ascii="Courier New" w:hAnsi="Courier New" w:cs="Courier New"/>
                  <w:noProof/>
                  <w:sz w:val="16"/>
                </w:rPr>
                <w:delText>nullable:</w:delText>
              </w:r>
              <w:r w:rsidRPr="00B27C14" w:rsidDel="00BE5BE9">
                <w:rPr>
                  <w:rFonts w:ascii="Courier New" w:hAnsi="Courier New" w:cs="Courier New"/>
                  <w:noProof/>
                  <w:sz w:val="16"/>
                </w:rPr>
                <w:tab/>
                <w:delText>False</w:delText>
              </w:r>
            </w:del>
          </w:p>
          <w:p w14:paraId="6CDB0DDF"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format:</w:t>
            </w:r>
            <w:r w:rsidRPr="00B27C14">
              <w:rPr>
                <w:rFonts w:ascii="Courier New" w:hAnsi="Courier New" w:cs="Courier New"/>
                <w:noProof/>
                <w:sz w:val="16"/>
              </w:rPr>
              <w:tab/>
              <w:t>uuid</w:t>
            </w:r>
          </w:p>
          <w:p w14:paraId="2AB01D79" w14:textId="77777777" w:rsidR="00ED3BB7" w:rsidRPr="00B27C14" w:rsidRDefault="00ED3BB7" w:rsidP="00775EDC">
            <w:pPr>
              <w:widowControl w:val="0"/>
              <w:tabs>
                <w:tab w:val="left" w:pos="2584"/>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1E6E69F2" w14:textId="77777777" w:rsidTr="00775EDC">
        <w:tc>
          <w:tcPr>
            <w:tcW w:w="2070" w:type="dxa"/>
            <w:tcBorders>
              <w:top w:val="single" w:sz="4" w:space="0" w:color="auto"/>
              <w:left w:val="single" w:sz="4" w:space="0" w:color="auto"/>
              <w:bottom w:val="single" w:sz="4" w:space="0" w:color="auto"/>
              <w:right w:val="single" w:sz="4" w:space="0" w:color="auto"/>
            </w:tcBorders>
          </w:tcPr>
          <w:p w14:paraId="38283CC5" w14:textId="77777777" w:rsidR="00ED3BB7" w:rsidRPr="00236309" w:rsidDel="00D062DA" w:rsidRDefault="00ED3BB7" w:rsidP="00775EDC">
            <w:pPr>
              <w:widowControl w:val="0"/>
              <w:spacing w:after="0" w:line="252" w:lineRule="auto"/>
              <w:rPr>
                <w:rFonts w:ascii="Arial" w:eastAsia="Calibri" w:hAnsi="Arial" w:cs="Arial"/>
                <w:sz w:val="18"/>
                <w:szCs w:val="18"/>
              </w:rPr>
            </w:pPr>
            <w:r w:rsidRPr="00236309">
              <w:rPr>
                <w:rFonts w:ascii="Arial" w:eastAsia="Calibri" w:hAnsi="Arial" w:cs="Arial"/>
                <w:sz w:val="18"/>
                <w:szCs w:val="18"/>
              </w:rPr>
              <w:t>name</w:t>
            </w:r>
          </w:p>
        </w:tc>
        <w:tc>
          <w:tcPr>
            <w:tcW w:w="2790" w:type="dxa"/>
            <w:tcBorders>
              <w:top w:val="single" w:sz="4" w:space="0" w:color="auto"/>
              <w:left w:val="single" w:sz="4" w:space="0" w:color="auto"/>
              <w:bottom w:val="single" w:sz="4" w:space="0" w:color="auto"/>
              <w:right w:val="single" w:sz="4" w:space="0" w:color="auto"/>
            </w:tcBorders>
          </w:tcPr>
          <w:p w14:paraId="7AB02050" w14:textId="77777777" w:rsidR="00ED3BB7" w:rsidRPr="00F34FA5" w:rsidRDefault="00ED3BB7" w:rsidP="00775EDC">
            <w:pPr>
              <w:widowControl w:val="0"/>
              <w:rPr>
                <w:rFonts w:ascii="Arial" w:eastAsia="Calibri" w:hAnsi="Arial" w:cs="Arial"/>
                <w:b/>
                <w:bCs/>
                <w:sz w:val="18"/>
                <w:szCs w:val="18"/>
              </w:rPr>
            </w:pPr>
            <w:r w:rsidRPr="00F34FA5">
              <w:rPr>
                <w:rFonts w:ascii="Arial" w:hAnsi="Arial" w:cs="Arial"/>
                <w:b/>
                <w:bCs/>
                <w:sz w:val="18"/>
                <w:szCs w:val="18"/>
              </w:rPr>
              <w:t>Data Type</w:t>
            </w:r>
            <w:r w:rsidRPr="00F34FA5">
              <w:rPr>
                <w:rFonts w:ascii="Arial" w:eastAsia="Calibri" w:hAnsi="Arial" w:cs="Arial"/>
                <w:b/>
                <w:bCs/>
                <w:sz w:val="18"/>
                <w:szCs w:val="18"/>
              </w:rPr>
              <w:t>:</w:t>
            </w:r>
            <w:r w:rsidRPr="00F34FA5">
              <w:rPr>
                <w:rFonts w:ascii="Arial" w:eastAsia="Calibri" w:hAnsi="Arial" w:cs="Arial"/>
                <w:sz w:val="18"/>
                <w:szCs w:val="18"/>
              </w:rPr>
              <w:t xml:space="preserve"> </w:t>
            </w:r>
            <w:r w:rsidRPr="00F34FA5">
              <w:rPr>
                <w:rFonts w:ascii="Arial" w:hAnsi="Arial" w:cs="Arial"/>
                <w:sz w:val="18"/>
                <w:szCs w:val="18"/>
              </w:rPr>
              <w:t>string</w:t>
            </w:r>
          </w:p>
          <w:p w14:paraId="51D49998" w14:textId="77777777" w:rsidR="00ED3BB7" w:rsidRPr="00F34FA5" w:rsidRDefault="00ED3BB7" w:rsidP="00775EDC">
            <w:pPr>
              <w:widowControl w:val="0"/>
              <w:rPr>
                <w:rFonts w:ascii="Arial" w:eastAsia="Calibri" w:hAnsi="Arial" w:cs="Arial"/>
                <w:b/>
                <w:bCs/>
                <w:sz w:val="18"/>
                <w:szCs w:val="18"/>
              </w:rPr>
            </w:pPr>
            <w:r w:rsidRPr="00F34FA5">
              <w:rPr>
                <w:rFonts w:ascii="Arial" w:hAnsi="Arial" w:cs="Arial"/>
                <w:b/>
                <w:bCs/>
                <w:sz w:val="18"/>
                <w:szCs w:val="18"/>
              </w:rPr>
              <w:t>Description</w:t>
            </w:r>
            <w:r w:rsidRPr="00F34FA5">
              <w:rPr>
                <w:rFonts w:ascii="Arial" w:eastAsia="Calibri" w:hAnsi="Arial" w:cs="Arial"/>
                <w:b/>
                <w:bCs/>
                <w:sz w:val="18"/>
                <w:szCs w:val="18"/>
              </w:rPr>
              <w:t xml:space="preserve">: </w:t>
            </w:r>
            <w:r w:rsidRPr="00F34FA5">
              <w:rPr>
                <w:rFonts w:ascii="Arial" w:hAnsi="Arial" w:cs="Arial"/>
                <w:sz w:val="18"/>
                <w:szCs w:val="18"/>
              </w:rPr>
              <w:t>Human readable name for the artifact type.</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641531DC"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p w14:paraId="1C26B65E"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x-support-qualifier:</w:t>
            </w:r>
            <w:r w:rsidRPr="00B27C14">
              <w:rPr>
                <w:rFonts w:ascii="Courier New" w:hAnsi="Courier New" w:cs="Courier New"/>
                <w:noProof/>
                <w:sz w:val="16"/>
              </w:rPr>
              <w:tab/>
              <w:t>M</w:t>
            </w:r>
          </w:p>
          <w:p w14:paraId="142EE7C7"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x-isInvariant:</w:t>
            </w:r>
            <w:r w:rsidRPr="00B27C14">
              <w:rPr>
                <w:rFonts w:ascii="Courier New" w:hAnsi="Courier New" w:cs="Courier New"/>
                <w:noProof/>
                <w:sz w:val="16"/>
              </w:rPr>
              <w:tab/>
              <w:t>True</w:t>
            </w:r>
          </w:p>
          <w:p w14:paraId="667E7689"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x-inventoryNotification:</w:t>
            </w:r>
            <w:r w:rsidRPr="00B27C14">
              <w:rPr>
                <w:rFonts w:ascii="Courier New" w:hAnsi="Courier New" w:cs="Courier New"/>
                <w:noProof/>
                <w:sz w:val="16"/>
              </w:rPr>
              <w:tab/>
            </w:r>
            <w:r>
              <w:rPr>
                <w:rFonts w:ascii="Courier New" w:hAnsi="Courier New" w:cs="Courier New"/>
                <w:noProof/>
                <w:sz w:val="16"/>
              </w:rPr>
              <w:t>False</w:t>
            </w:r>
          </w:p>
          <w:p w14:paraId="1C965D48"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x-stateChangeNotification:</w:t>
            </w:r>
            <w:r w:rsidRPr="00B27C14">
              <w:rPr>
                <w:rFonts w:ascii="Courier New" w:hAnsi="Courier New" w:cs="Courier New"/>
                <w:noProof/>
                <w:sz w:val="16"/>
              </w:rPr>
              <w:tab/>
              <w:t>False</w:t>
            </w:r>
          </w:p>
          <w:p w14:paraId="4F856221" w14:textId="292A8504" w:rsidR="00ED3BB7" w:rsidRPr="00B27C14" w:rsidDel="00BE5BE9"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del w:id="1034" w:author="Author"/>
                <w:rFonts w:ascii="Courier New" w:hAnsi="Courier New" w:cs="Courier New"/>
                <w:noProof/>
                <w:sz w:val="16"/>
              </w:rPr>
            </w:pPr>
            <w:del w:id="1035" w:author="Author">
              <w:r w:rsidRPr="00B27C14" w:rsidDel="00BE5BE9">
                <w:rPr>
                  <w:rFonts w:ascii="Courier New" w:hAnsi="Courier New" w:cs="Courier New"/>
                  <w:noProof/>
                  <w:sz w:val="16"/>
                </w:rPr>
                <w:delText>nullable:</w:delText>
              </w:r>
              <w:r w:rsidRPr="00B27C14" w:rsidDel="00BE5BE9">
                <w:rPr>
                  <w:rFonts w:ascii="Courier New" w:hAnsi="Courier New" w:cs="Courier New"/>
                  <w:noProof/>
                  <w:sz w:val="16"/>
                </w:rPr>
                <w:tab/>
                <w:delText>False</w:delText>
              </w:r>
            </w:del>
          </w:p>
          <w:p w14:paraId="4B12770F" w14:textId="77777777" w:rsidR="00ED3BB7" w:rsidRPr="00B27C14" w:rsidRDefault="00ED3BB7" w:rsidP="00BE5BE9">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33FE64C6" w14:textId="77777777" w:rsidTr="00775EDC">
        <w:tc>
          <w:tcPr>
            <w:tcW w:w="2070" w:type="dxa"/>
            <w:tcBorders>
              <w:top w:val="single" w:sz="4" w:space="0" w:color="auto"/>
              <w:left w:val="single" w:sz="4" w:space="0" w:color="auto"/>
              <w:bottom w:val="single" w:sz="4" w:space="0" w:color="auto"/>
              <w:right w:val="single" w:sz="4" w:space="0" w:color="auto"/>
            </w:tcBorders>
          </w:tcPr>
          <w:p w14:paraId="0CE3272F" w14:textId="77777777" w:rsidR="00ED3BB7" w:rsidRPr="00236309" w:rsidRDefault="00ED3BB7" w:rsidP="00775EDC">
            <w:pPr>
              <w:widowControl w:val="0"/>
              <w:spacing w:after="0" w:line="252" w:lineRule="auto"/>
              <w:rPr>
                <w:rFonts w:ascii="Arial" w:eastAsia="Calibri" w:hAnsi="Arial" w:cs="Arial"/>
                <w:sz w:val="18"/>
                <w:szCs w:val="18"/>
              </w:rPr>
            </w:pPr>
            <w:r w:rsidRPr="00236309">
              <w:rPr>
                <w:rFonts w:ascii="Arial" w:eastAsia="Calibri" w:hAnsi="Arial" w:cs="Arial"/>
                <w:sz w:val="18"/>
                <w:szCs w:val="18"/>
              </w:rPr>
              <w:t>description</w:t>
            </w:r>
          </w:p>
        </w:tc>
        <w:tc>
          <w:tcPr>
            <w:tcW w:w="2790" w:type="dxa"/>
            <w:tcBorders>
              <w:top w:val="single" w:sz="4" w:space="0" w:color="auto"/>
              <w:left w:val="single" w:sz="4" w:space="0" w:color="auto"/>
              <w:bottom w:val="single" w:sz="4" w:space="0" w:color="auto"/>
              <w:right w:val="single" w:sz="4" w:space="0" w:color="auto"/>
            </w:tcBorders>
          </w:tcPr>
          <w:p w14:paraId="0162E762" w14:textId="77777777" w:rsidR="00ED3BB7" w:rsidRPr="00F34FA5" w:rsidRDefault="00ED3BB7" w:rsidP="00775EDC">
            <w:pPr>
              <w:widowControl w:val="0"/>
              <w:rPr>
                <w:rFonts w:ascii="Arial" w:eastAsia="Calibri" w:hAnsi="Arial" w:cs="Arial"/>
                <w:b/>
                <w:bCs/>
                <w:sz w:val="18"/>
                <w:szCs w:val="18"/>
              </w:rPr>
            </w:pPr>
            <w:r w:rsidRPr="00F34FA5">
              <w:rPr>
                <w:rFonts w:ascii="Arial" w:hAnsi="Arial" w:cs="Arial"/>
                <w:b/>
                <w:bCs/>
                <w:sz w:val="18"/>
                <w:szCs w:val="18"/>
              </w:rPr>
              <w:t>Data Type</w:t>
            </w:r>
            <w:r w:rsidRPr="00F34FA5">
              <w:rPr>
                <w:rFonts w:ascii="Arial" w:eastAsia="Calibri" w:hAnsi="Arial" w:cs="Arial"/>
                <w:b/>
                <w:bCs/>
                <w:sz w:val="18"/>
                <w:szCs w:val="18"/>
              </w:rPr>
              <w:t>:</w:t>
            </w:r>
            <w:r w:rsidRPr="00F34FA5">
              <w:rPr>
                <w:rFonts w:ascii="Arial" w:eastAsia="Calibri" w:hAnsi="Arial" w:cs="Arial"/>
                <w:sz w:val="18"/>
                <w:szCs w:val="18"/>
              </w:rPr>
              <w:t xml:space="preserve"> </w:t>
            </w:r>
            <w:r w:rsidRPr="00F34FA5">
              <w:rPr>
                <w:rFonts w:ascii="Arial" w:hAnsi="Arial" w:cs="Arial"/>
                <w:sz w:val="18"/>
                <w:szCs w:val="18"/>
              </w:rPr>
              <w:t>string</w:t>
            </w:r>
          </w:p>
          <w:p w14:paraId="4A533BA5" w14:textId="77777777" w:rsidR="00ED3BB7" w:rsidRPr="00F34FA5" w:rsidRDefault="00ED3BB7" w:rsidP="00775EDC">
            <w:pPr>
              <w:widowControl w:val="0"/>
              <w:rPr>
                <w:rFonts w:ascii="Arial" w:eastAsia="Calibri" w:hAnsi="Arial" w:cs="Arial"/>
                <w:b/>
                <w:bCs/>
                <w:sz w:val="18"/>
                <w:szCs w:val="18"/>
              </w:rPr>
            </w:pPr>
            <w:r w:rsidRPr="00F34FA5">
              <w:rPr>
                <w:rFonts w:ascii="Arial" w:hAnsi="Arial" w:cs="Arial"/>
                <w:b/>
                <w:bCs/>
                <w:sz w:val="18"/>
                <w:szCs w:val="18"/>
              </w:rPr>
              <w:t>Description</w:t>
            </w:r>
            <w:r w:rsidRPr="00F34FA5">
              <w:rPr>
                <w:rFonts w:ascii="Arial" w:eastAsia="Calibri" w:hAnsi="Arial" w:cs="Arial"/>
                <w:b/>
                <w:bCs/>
                <w:sz w:val="18"/>
                <w:szCs w:val="18"/>
              </w:rPr>
              <w:t xml:space="preserve">: </w:t>
            </w:r>
            <w:r w:rsidRPr="00F34FA5">
              <w:rPr>
                <w:rFonts w:ascii="Arial" w:hAnsi="Arial" w:cs="Arial"/>
                <w:sz w:val="18"/>
                <w:szCs w:val="18"/>
              </w:rPr>
              <w:t>Description of the artifact type.</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762406C0"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p w14:paraId="5F23E8F0"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x-support-qualifier:</w:t>
            </w:r>
            <w:r w:rsidRPr="00B27C14">
              <w:rPr>
                <w:rFonts w:ascii="Courier New" w:hAnsi="Courier New" w:cs="Courier New"/>
                <w:noProof/>
                <w:sz w:val="16"/>
              </w:rPr>
              <w:tab/>
              <w:t>M</w:t>
            </w:r>
          </w:p>
          <w:p w14:paraId="7FAC1C52"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x-isInvariant:</w:t>
            </w:r>
            <w:r w:rsidRPr="00B27C14">
              <w:rPr>
                <w:rFonts w:ascii="Courier New" w:hAnsi="Courier New" w:cs="Courier New"/>
                <w:noProof/>
                <w:sz w:val="16"/>
              </w:rPr>
              <w:tab/>
              <w:t>True</w:t>
            </w:r>
          </w:p>
          <w:p w14:paraId="08C76D87"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x-inventoryNotification:</w:t>
            </w:r>
            <w:r w:rsidRPr="00B27C14">
              <w:rPr>
                <w:rFonts w:ascii="Courier New" w:hAnsi="Courier New" w:cs="Courier New"/>
                <w:noProof/>
                <w:sz w:val="16"/>
              </w:rPr>
              <w:tab/>
            </w:r>
            <w:r>
              <w:rPr>
                <w:rFonts w:ascii="Courier New" w:hAnsi="Courier New" w:cs="Courier New"/>
                <w:noProof/>
                <w:sz w:val="16"/>
              </w:rPr>
              <w:t>False</w:t>
            </w:r>
          </w:p>
          <w:p w14:paraId="65C191B5"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x-stateChangeNotification:</w:t>
            </w:r>
            <w:r w:rsidRPr="00B27C14">
              <w:rPr>
                <w:rFonts w:ascii="Courier New" w:hAnsi="Courier New" w:cs="Courier New"/>
                <w:noProof/>
                <w:sz w:val="16"/>
              </w:rPr>
              <w:tab/>
              <w:t>False</w:t>
            </w:r>
          </w:p>
          <w:p w14:paraId="4DFFB966" w14:textId="45067E10" w:rsidR="00ED3BB7" w:rsidRPr="00B27C14" w:rsidDel="00BE5BE9"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del w:id="1036" w:author="Author"/>
                <w:rFonts w:ascii="Courier New" w:hAnsi="Courier New" w:cs="Courier New"/>
                <w:noProof/>
                <w:sz w:val="16"/>
              </w:rPr>
            </w:pPr>
            <w:del w:id="1037" w:author="Author">
              <w:r w:rsidRPr="00B27C14" w:rsidDel="00BE5BE9">
                <w:rPr>
                  <w:rFonts w:ascii="Courier New" w:hAnsi="Courier New" w:cs="Courier New"/>
                  <w:noProof/>
                  <w:sz w:val="16"/>
                </w:rPr>
                <w:delText>nullable:</w:delText>
              </w:r>
              <w:r w:rsidRPr="00B27C14" w:rsidDel="00BE5BE9">
                <w:rPr>
                  <w:rFonts w:ascii="Courier New" w:hAnsi="Courier New" w:cs="Courier New"/>
                  <w:noProof/>
                  <w:sz w:val="16"/>
                </w:rPr>
                <w:tab/>
                <w:delText>False</w:delText>
              </w:r>
            </w:del>
          </w:p>
          <w:p w14:paraId="6678666E" w14:textId="77777777" w:rsidR="00ED3BB7" w:rsidRPr="00B27C14" w:rsidRDefault="00ED3BB7" w:rsidP="00BE5BE9">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11FFEAF1" w14:textId="77777777" w:rsidTr="00775EDC">
        <w:tc>
          <w:tcPr>
            <w:tcW w:w="2070" w:type="dxa"/>
            <w:tcBorders>
              <w:top w:val="single" w:sz="4" w:space="0" w:color="auto"/>
              <w:left w:val="single" w:sz="4" w:space="0" w:color="auto"/>
              <w:bottom w:val="single" w:sz="4" w:space="0" w:color="auto"/>
              <w:right w:val="single" w:sz="4" w:space="0" w:color="auto"/>
            </w:tcBorders>
          </w:tcPr>
          <w:p w14:paraId="416CDF77" w14:textId="77777777" w:rsidR="00ED3BB7" w:rsidRPr="00236309" w:rsidRDefault="00ED3BB7" w:rsidP="00775EDC">
            <w:pPr>
              <w:widowControl w:val="0"/>
              <w:spacing w:after="0" w:line="252" w:lineRule="auto"/>
              <w:rPr>
                <w:rFonts w:ascii="Arial" w:eastAsia="Calibri" w:hAnsi="Arial" w:cs="Arial"/>
                <w:sz w:val="18"/>
                <w:szCs w:val="18"/>
              </w:rPr>
            </w:pPr>
            <w:r w:rsidRPr="00236309">
              <w:rPr>
                <w:rFonts w:ascii="Arial" w:eastAsia="Calibri" w:hAnsi="Arial" w:cs="Arial"/>
                <w:sz w:val="18"/>
                <w:szCs w:val="18"/>
              </w:rPr>
              <w:t>extensions</w:t>
            </w:r>
          </w:p>
        </w:tc>
        <w:tc>
          <w:tcPr>
            <w:tcW w:w="2790" w:type="dxa"/>
            <w:tcBorders>
              <w:top w:val="single" w:sz="4" w:space="0" w:color="auto"/>
              <w:left w:val="single" w:sz="4" w:space="0" w:color="auto"/>
              <w:bottom w:val="single" w:sz="4" w:space="0" w:color="auto"/>
              <w:right w:val="single" w:sz="4" w:space="0" w:color="auto"/>
            </w:tcBorders>
          </w:tcPr>
          <w:p w14:paraId="08C5A26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0F4693E" w14:textId="77777777" w:rsidR="00ED3BB7" w:rsidRPr="00F34FA5" w:rsidRDefault="00ED3BB7" w:rsidP="00775EDC">
            <w:pPr>
              <w:widowControl w:val="0"/>
              <w:rPr>
                <w:rFonts w:ascii="Arial" w:eastAsia="Calibri"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artifact resource type.</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5B7633D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0B04B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CC7A220" w14:textId="77777777" w:rsidR="00B10CA2" w:rsidRDefault="00B10CA2" w:rsidP="00B10CA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038" w:author="Author"/>
              </w:rPr>
            </w:pPr>
            <w:ins w:id="1039" w:author="Author">
              <w:r>
                <w:t>x-isAlwaysPresent:</w:t>
              </w:r>
              <w:r>
                <w:tab/>
                <w:t>False</w:t>
              </w:r>
            </w:ins>
          </w:p>
          <w:p w14:paraId="665019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9E6683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7392BB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74F29F4" w14:textId="337C702F" w:rsidR="00ED3BB7" w:rsidDel="00B10CA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40" w:author="Author"/>
              </w:rPr>
            </w:pPr>
            <w:del w:id="1041" w:author="Author">
              <w:r w:rsidDel="00B10CA2">
                <w:delText>n</w:delText>
              </w:r>
              <w:r w:rsidRPr="00F137AA" w:rsidDel="00B10CA2">
                <w:delText>ullable</w:delText>
              </w:r>
              <w:r w:rsidDel="00B10CA2">
                <w:delText>:</w:delText>
              </w:r>
              <w:r w:rsidRPr="00F137AA" w:rsidDel="00B10CA2">
                <w:tab/>
              </w:r>
              <w:r w:rsidDel="00B10CA2">
                <w:delText>True</w:delText>
              </w:r>
            </w:del>
          </w:p>
          <w:p w14:paraId="730955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483508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3584C00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0C7028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2DB84A1C"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bl>
    <w:p w14:paraId="21E4E011" w14:textId="77777777" w:rsidR="00ED3BB7" w:rsidRPr="00B27C14" w:rsidRDefault="00ED3BB7" w:rsidP="00ED3BB7">
      <w:pPr>
        <w:widowControl w:val="0"/>
        <w:rPr>
          <w:rFonts w:ascii="Calibri" w:eastAsia="Calibri" w:hAnsi="Calibri"/>
        </w:rPr>
      </w:pPr>
    </w:p>
    <w:p w14:paraId="6474AEB6"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t>4.2.2.4.1.3</w:t>
      </w:r>
      <w:r w:rsidRPr="00B27C14">
        <w:rPr>
          <w:rFonts w:ascii="Arial" w:hAnsi="Arial"/>
        </w:rPr>
        <w:tab/>
        <w:t>Attribute constraints</w:t>
      </w:r>
    </w:p>
    <w:p w14:paraId="6B5F6158" w14:textId="77777777" w:rsidR="00ED3BB7" w:rsidRPr="00FE7385" w:rsidRDefault="00ED3BB7" w:rsidP="00ED3BB7">
      <w:pPr>
        <w:rPr>
          <w:rFonts w:ascii="Calibri" w:eastAsia="Calibri" w:hAnsi="Calibri"/>
          <w:i/>
        </w:rPr>
      </w:pPr>
      <w:r w:rsidRPr="00B27C14">
        <w:rPr>
          <w:rFonts w:ascii="Calibri" w:eastAsia="Calibri" w:hAnsi="Calibri"/>
        </w:rPr>
        <w:t>None</w:t>
      </w:r>
      <w:r w:rsidRPr="00FE7385">
        <w:rPr>
          <w:rFonts w:ascii="Calibri" w:eastAsia="Calibri" w:hAnsi="Calibri"/>
          <w:i/>
        </w:rPr>
        <w:t>.</w:t>
      </w:r>
    </w:p>
    <w:p w14:paraId="45265605"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t>4.2.2.4.1.4</w:t>
      </w:r>
      <w:r w:rsidRPr="00B27C14">
        <w:rPr>
          <w:rFonts w:ascii="Arial" w:hAnsi="Arial"/>
        </w:rPr>
        <w:tab/>
      </w:r>
      <w:r w:rsidRPr="00B27C14">
        <w:rPr>
          <w:rFonts w:ascii="Arial" w:hAnsi="Arial"/>
        </w:rPr>
        <w:tab/>
        <w:t>State diagram</w:t>
      </w:r>
    </w:p>
    <w:p w14:paraId="6ABECAC4" w14:textId="77777777" w:rsidR="00ED3BB7" w:rsidRPr="00FE7385" w:rsidRDefault="00ED3BB7" w:rsidP="00ED3BB7">
      <w:pPr>
        <w:rPr>
          <w:rFonts w:ascii="Calibri" w:eastAsia="Calibri" w:hAnsi="Calibri"/>
          <w:i/>
        </w:rPr>
      </w:pPr>
      <w:r w:rsidRPr="00B27C14">
        <w:rPr>
          <w:rFonts w:ascii="Calibri" w:eastAsia="Calibri" w:hAnsi="Calibri"/>
        </w:rPr>
        <w:t>None</w:t>
      </w:r>
      <w:r w:rsidRPr="00FE7385">
        <w:rPr>
          <w:rFonts w:ascii="Calibri" w:eastAsia="Calibri" w:hAnsi="Calibri"/>
          <w:i/>
        </w:rPr>
        <w:t>.</w:t>
      </w:r>
    </w:p>
    <w:p w14:paraId="3475AFF3" w14:textId="77777777" w:rsidR="00ED3BB7" w:rsidRPr="00B27C14" w:rsidRDefault="00ED3BB7" w:rsidP="00ED3BB7">
      <w:pPr>
        <w:keepNext/>
        <w:keepLines/>
        <w:spacing w:before="120"/>
        <w:ind w:left="1701" w:hanging="1701"/>
        <w:outlineLvl w:val="4"/>
        <w:rPr>
          <w:rFonts w:ascii="Arial" w:hAnsi="Arial"/>
        </w:rPr>
      </w:pPr>
      <w:r w:rsidRPr="00B27C14">
        <w:rPr>
          <w:rFonts w:ascii="Arial" w:hAnsi="Arial"/>
        </w:rPr>
        <w:t>4.2.2.4.</w:t>
      </w:r>
      <w:r>
        <w:rPr>
          <w:rFonts w:ascii="Arial" w:hAnsi="Arial"/>
        </w:rPr>
        <w:t>2</w:t>
      </w:r>
      <w:r w:rsidRPr="00B27C14">
        <w:rPr>
          <w:rFonts w:ascii="Arial" w:hAnsi="Arial"/>
        </w:rPr>
        <w:tab/>
      </w:r>
      <w:proofErr w:type="spellStart"/>
      <w:r>
        <w:rPr>
          <w:rFonts w:ascii="Arial" w:hAnsi="Arial"/>
        </w:rPr>
        <w:t>ArtifactResource</w:t>
      </w:r>
      <w:proofErr w:type="spellEnd"/>
    </w:p>
    <w:p w14:paraId="21EBC297"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t>4.2.2.4.</w:t>
      </w:r>
      <w:r>
        <w:rPr>
          <w:rFonts w:ascii="Arial" w:hAnsi="Arial"/>
        </w:rPr>
        <w:t>2</w:t>
      </w:r>
      <w:r w:rsidRPr="00B27C14">
        <w:rPr>
          <w:rFonts w:ascii="Arial" w:hAnsi="Arial"/>
        </w:rPr>
        <w:t>.1</w:t>
      </w:r>
      <w:r w:rsidRPr="00B27C14">
        <w:rPr>
          <w:rFonts w:ascii="Arial" w:hAnsi="Arial"/>
        </w:rPr>
        <w:tab/>
        <w:t>Definition</w:t>
      </w:r>
    </w:p>
    <w:p w14:paraId="6C94CF01" w14:textId="77777777" w:rsidR="00ED3BB7" w:rsidRDefault="00ED3BB7" w:rsidP="00ED3BB7">
      <w:proofErr w:type="gramStart"/>
      <w:r>
        <w:t xml:space="preserve">The </w:t>
      </w:r>
      <w:proofErr w:type="spellStart"/>
      <w:r>
        <w:t>ArtifactResource</w:t>
      </w:r>
      <w:proofErr w:type="spellEnd"/>
      <w:proofErr w:type="gramEnd"/>
      <w:r>
        <w:t xml:space="preserve"> represents a stored artifact resource in an O-Cloud.</w:t>
      </w:r>
    </w:p>
    <w:p w14:paraId="23D64364" w14:textId="77777777" w:rsidR="00ED3BB7" w:rsidRDefault="00ED3BB7" w:rsidP="00ED3BB7">
      <w:proofErr w:type="spellStart"/>
      <w:r>
        <w:t>ArtifactResource</w:t>
      </w:r>
      <w:proofErr w:type="spellEnd"/>
      <w:r>
        <w:t xml:space="preserve"> provides the ability to expose information about the artifact that is needed by consumers without the need of parsing the artifact itself by the consumer. The O-Cloud provides a mechanism to discover new artifacts with respective operations on artifact resources.</w:t>
      </w:r>
    </w:p>
    <w:p w14:paraId="6DE407B3" w14:textId="77777777" w:rsidR="00ED3BB7" w:rsidRDefault="00ED3BB7" w:rsidP="00ED3BB7">
      <w:r w:rsidRPr="00932E06">
        <w:t xml:space="preserve">The </w:t>
      </w:r>
      <w:proofErr w:type="spellStart"/>
      <w:r>
        <w:t>ArtifactResource</w:t>
      </w:r>
      <w:proofErr w:type="spellEnd"/>
      <w:r>
        <w:t xml:space="preserve"> </w:t>
      </w:r>
      <w:r w:rsidRPr="00932E06">
        <w:t xml:space="preserve">is a Specialized Object that derives from a Generalized Object, the </w:t>
      </w:r>
      <w:proofErr w:type="spellStart"/>
      <w:r w:rsidRPr="00963EC2">
        <w:rPr>
          <w:i/>
          <w:iCs/>
        </w:rPr>
        <w:t>InfrastructureInventoryObject</w:t>
      </w:r>
      <w:proofErr w:type="spellEnd"/>
      <w:r w:rsidRPr="00963EC2">
        <w:rPr>
          <w:i/>
          <w:iCs/>
        </w:rPr>
        <w:t>_</w:t>
      </w:r>
      <w:r w:rsidRPr="00932E06">
        <w:t xml:space="preserve">. </w:t>
      </w:r>
      <w:proofErr w:type="gramStart"/>
      <w:r w:rsidRPr="00932E06">
        <w:t xml:space="preserve">The </w:t>
      </w:r>
      <w:proofErr w:type="spellStart"/>
      <w:r>
        <w:t>ArtifactResource</w:t>
      </w:r>
      <w:proofErr w:type="spellEnd"/>
      <w:proofErr w:type="gramEnd"/>
      <w:r>
        <w:t xml:space="preserve"> </w:t>
      </w:r>
      <w:r w:rsidRPr="00932E06">
        <w:t xml:space="preserve">inherits the attributes from the </w:t>
      </w:r>
      <w:proofErr w:type="spellStart"/>
      <w:r w:rsidRPr="00163EAB">
        <w:rPr>
          <w:i/>
          <w:iCs/>
        </w:rPr>
        <w:t>InfrastructureInventoryObject</w:t>
      </w:r>
      <w:proofErr w:type="spellEnd"/>
      <w:r w:rsidRPr="00163EAB">
        <w:rPr>
          <w:i/>
          <w:iCs/>
        </w:rPr>
        <w:t>_</w:t>
      </w:r>
      <w:r>
        <w:t xml:space="preserve"> and allows it and all specializations of this class to be included in a change notification.</w:t>
      </w:r>
    </w:p>
    <w:p w14:paraId="60085CF4"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t>4.2.2.4.</w:t>
      </w:r>
      <w:r>
        <w:rPr>
          <w:rFonts w:ascii="Arial" w:hAnsi="Arial"/>
        </w:rPr>
        <w:t>2</w:t>
      </w:r>
      <w:r w:rsidRPr="00B27C14">
        <w:rPr>
          <w:rFonts w:ascii="Arial" w:hAnsi="Arial"/>
        </w:rPr>
        <w:t>.2</w:t>
      </w:r>
      <w:r w:rsidRPr="00B27C14">
        <w:rPr>
          <w:rFonts w:ascii="Arial" w:hAnsi="Arial"/>
        </w:rPr>
        <w:tab/>
        <w:t>Attributes</w:t>
      </w:r>
    </w:p>
    <w:p w14:paraId="3BE2F174" w14:textId="77777777" w:rsidR="00ED3BB7" w:rsidRPr="00B27C14" w:rsidRDefault="00ED3BB7" w:rsidP="00ED3BB7">
      <w:pPr>
        <w:keepNext/>
        <w:keepLines/>
        <w:spacing w:before="60"/>
        <w:jc w:val="center"/>
        <w:rPr>
          <w:rFonts w:ascii="Arial" w:eastAsia="Calibri" w:hAnsi="Arial"/>
          <w:b/>
        </w:rPr>
      </w:pPr>
      <w:r w:rsidRPr="00B27C14">
        <w:rPr>
          <w:rFonts w:ascii="Arial" w:eastAsia="Calibri" w:hAnsi="Arial"/>
          <w:b/>
        </w:rPr>
        <w:t>Table 4.2.2.4.</w:t>
      </w:r>
      <w:r>
        <w:rPr>
          <w:rFonts w:ascii="Arial" w:eastAsia="Calibri" w:hAnsi="Arial"/>
          <w:b/>
        </w:rPr>
        <w:t>2</w:t>
      </w:r>
      <w:r w:rsidRPr="00B27C14">
        <w:rPr>
          <w:rFonts w:ascii="Arial" w:eastAsia="Calibri" w:hAnsi="Arial"/>
          <w:b/>
        </w:rPr>
        <w:t xml:space="preserve">.2-1 Attributes Properties for </w:t>
      </w:r>
      <w:proofErr w:type="spellStart"/>
      <w:r>
        <w:rPr>
          <w:rFonts w:ascii="Arial" w:eastAsia="Calibri" w:hAnsi="Arial"/>
          <w:b/>
        </w:rPr>
        <w:t>ArtifactResource</w:t>
      </w:r>
      <w:proofErr w:type="spellEnd"/>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2070"/>
        <w:gridCol w:w="2790"/>
        <w:gridCol w:w="4500"/>
      </w:tblGrid>
      <w:tr w:rsidR="00ED3BB7" w:rsidRPr="00B27C14" w14:paraId="2FDFC2F5" w14:textId="77777777" w:rsidTr="00775EDC">
        <w:trPr>
          <w:cantSplit/>
          <w:tblHeader/>
        </w:trPr>
        <w:tc>
          <w:tcPr>
            <w:tcW w:w="2070" w:type="dxa"/>
            <w:tcBorders>
              <w:top w:val="single" w:sz="4" w:space="0" w:color="auto"/>
              <w:left w:val="single" w:sz="4" w:space="0" w:color="auto"/>
              <w:bottom w:val="single" w:sz="4" w:space="0" w:color="auto"/>
              <w:right w:val="single" w:sz="4" w:space="0" w:color="auto"/>
            </w:tcBorders>
            <w:shd w:val="clear" w:color="auto" w:fill="C0C0C0"/>
            <w:hideMark/>
          </w:tcPr>
          <w:p w14:paraId="0C55CFCD" w14:textId="77777777" w:rsidR="00ED3BB7" w:rsidRPr="00236309" w:rsidRDefault="00ED3BB7" w:rsidP="00775EDC">
            <w:pPr>
              <w:widowControl w:val="0"/>
              <w:spacing w:after="0" w:line="252" w:lineRule="auto"/>
              <w:jc w:val="center"/>
              <w:rPr>
                <w:rFonts w:ascii="Arial" w:eastAsia="Calibri" w:hAnsi="Arial" w:cs="Arial"/>
                <w:b/>
                <w:sz w:val="18"/>
                <w:szCs w:val="18"/>
              </w:rPr>
            </w:pPr>
            <w:r w:rsidRPr="00236309">
              <w:rPr>
                <w:rFonts w:ascii="Arial" w:eastAsia="Calibri" w:hAnsi="Arial" w:cs="Arial"/>
                <w:b/>
                <w:sz w:val="18"/>
                <w:szCs w:val="18"/>
              </w:rPr>
              <w:t>Attribute name</w:t>
            </w:r>
          </w:p>
        </w:tc>
        <w:tc>
          <w:tcPr>
            <w:tcW w:w="2790" w:type="dxa"/>
            <w:tcBorders>
              <w:top w:val="single" w:sz="4" w:space="0" w:color="auto"/>
              <w:left w:val="single" w:sz="4" w:space="0" w:color="auto"/>
              <w:bottom w:val="single" w:sz="4" w:space="0" w:color="auto"/>
              <w:right w:val="single" w:sz="4" w:space="0" w:color="auto"/>
            </w:tcBorders>
            <w:shd w:val="clear" w:color="auto" w:fill="C0C0C0"/>
            <w:hideMark/>
          </w:tcPr>
          <w:p w14:paraId="5311AB16" w14:textId="77777777" w:rsidR="00ED3BB7" w:rsidRPr="00236309" w:rsidRDefault="00ED3BB7" w:rsidP="00775EDC">
            <w:pPr>
              <w:widowControl w:val="0"/>
              <w:spacing w:after="0" w:line="252" w:lineRule="auto"/>
              <w:jc w:val="center"/>
              <w:rPr>
                <w:rFonts w:ascii="Arial" w:eastAsia="Calibri" w:hAnsi="Arial" w:cs="Arial"/>
                <w:b/>
                <w:sz w:val="18"/>
                <w:szCs w:val="18"/>
              </w:rPr>
            </w:pPr>
            <w:r w:rsidRPr="00236309">
              <w:rPr>
                <w:rFonts w:ascii="Arial" w:eastAsia="Calibri" w:hAnsi="Arial" w:cs="Arial"/>
                <w:b/>
                <w:sz w:val="18"/>
                <w:szCs w:val="18"/>
              </w:rPr>
              <w:t>Data Type/Description</w:t>
            </w:r>
          </w:p>
        </w:tc>
        <w:tc>
          <w:tcPr>
            <w:tcW w:w="4500" w:type="dxa"/>
            <w:tcBorders>
              <w:top w:val="single" w:sz="4" w:space="0" w:color="auto"/>
              <w:left w:val="single" w:sz="4" w:space="0" w:color="auto"/>
              <w:bottom w:val="single" w:sz="4" w:space="0" w:color="auto"/>
              <w:right w:val="single" w:sz="4" w:space="0" w:color="auto"/>
            </w:tcBorders>
            <w:shd w:val="clear" w:color="auto" w:fill="C0C0C0"/>
            <w:hideMark/>
          </w:tcPr>
          <w:p w14:paraId="67DD4CFF" w14:textId="77777777" w:rsidR="00ED3BB7" w:rsidRPr="00F34FA5" w:rsidRDefault="00ED3BB7" w:rsidP="00775EDC">
            <w:pPr>
              <w:widowControl w:val="0"/>
              <w:spacing w:after="0" w:line="252" w:lineRule="auto"/>
              <w:jc w:val="center"/>
              <w:rPr>
                <w:rFonts w:ascii="Arial" w:eastAsia="Calibri" w:hAnsi="Arial" w:cs="Arial"/>
                <w:b/>
              </w:rPr>
            </w:pPr>
            <w:r w:rsidRPr="00236309">
              <w:rPr>
                <w:rFonts w:ascii="Arial" w:eastAsia="Calibri" w:hAnsi="Arial" w:cs="Arial"/>
                <w:b/>
                <w:sz w:val="18"/>
                <w:szCs w:val="18"/>
              </w:rPr>
              <w:t>Properties</w:t>
            </w:r>
          </w:p>
        </w:tc>
      </w:tr>
      <w:tr w:rsidR="00ED3BB7" w:rsidRPr="00B27C14" w14:paraId="3417B968" w14:textId="77777777" w:rsidTr="00775EDC">
        <w:tc>
          <w:tcPr>
            <w:tcW w:w="2070" w:type="dxa"/>
            <w:tcBorders>
              <w:top w:val="single" w:sz="4" w:space="0" w:color="auto"/>
              <w:left w:val="single" w:sz="4" w:space="0" w:color="auto"/>
              <w:bottom w:val="single" w:sz="4" w:space="0" w:color="auto"/>
              <w:right w:val="single" w:sz="4" w:space="0" w:color="auto"/>
            </w:tcBorders>
            <w:hideMark/>
          </w:tcPr>
          <w:p w14:paraId="3646EF32" w14:textId="77777777" w:rsidR="00ED3BB7" w:rsidRPr="00236309" w:rsidRDefault="00ED3BB7" w:rsidP="00775EDC">
            <w:pPr>
              <w:widowControl w:val="0"/>
              <w:spacing w:after="0" w:line="252" w:lineRule="auto"/>
              <w:rPr>
                <w:rFonts w:ascii="Arial" w:eastAsia="Calibri" w:hAnsi="Arial" w:cs="Arial"/>
                <w:sz w:val="18"/>
                <w:szCs w:val="18"/>
              </w:rPr>
            </w:pPr>
            <w:proofErr w:type="spellStart"/>
            <w:r w:rsidRPr="00236309">
              <w:rPr>
                <w:rFonts w:ascii="Arial" w:eastAsia="Calibri" w:hAnsi="Arial" w:cs="Arial"/>
                <w:sz w:val="18"/>
                <w:szCs w:val="18"/>
              </w:rPr>
              <w:t>artifactResourceId</w:t>
            </w:r>
            <w:proofErr w:type="spellEnd"/>
          </w:p>
        </w:tc>
        <w:tc>
          <w:tcPr>
            <w:tcW w:w="2790" w:type="dxa"/>
            <w:tcBorders>
              <w:top w:val="single" w:sz="4" w:space="0" w:color="auto"/>
              <w:left w:val="single" w:sz="4" w:space="0" w:color="auto"/>
              <w:bottom w:val="single" w:sz="4" w:space="0" w:color="auto"/>
              <w:right w:val="single" w:sz="4" w:space="0" w:color="auto"/>
            </w:tcBorders>
            <w:hideMark/>
          </w:tcPr>
          <w:p w14:paraId="5A5321DC" w14:textId="77777777" w:rsidR="00ED3BB7" w:rsidRPr="00F34FA5" w:rsidRDefault="00ED3BB7" w:rsidP="00775EDC">
            <w:pPr>
              <w:widowControl w:val="0"/>
              <w:rPr>
                <w:rFonts w:ascii="Arial" w:eastAsia="Calibri" w:hAnsi="Arial" w:cs="Arial"/>
                <w:b/>
                <w:bCs/>
                <w:sz w:val="18"/>
                <w:szCs w:val="18"/>
              </w:rPr>
            </w:pPr>
            <w:r w:rsidRPr="00F34FA5">
              <w:rPr>
                <w:rFonts w:ascii="Arial" w:eastAsia="Calibri" w:hAnsi="Arial" w:cs="Arial"/>
                <w:b/>
                <w:bCs/>
                <w:sz w:val="18"/>
                <w:szCs w:val="18"/>
              </w:rPr>
              <w:t>Data Type:</w:t>
            </w:r>
            <w:r w:rsidRPr="00F34FA5">
              <w:rPr>
                <w:rFonts w:ascii="Arial" w:eastAsia="Calibri" w:hAnsi="Arial" w:cs="Arial"/>
                <w:sz w:val="18"/>
                <w:szCs w:val="18"/>
              </w:rPr>
              <w:t xml:space="preserve"> string</w:t>
            </w:r>
          </w:p>
          <w:p w14:paraId="4246E6D0" w14:textId="77777777" w:rsidR="00ED3BB7" w:rsidRPr="00F34FA5" w:rsidRDefault="00ED3BB7" w:rsidP="00775EDC">
            <w:pPr>
              <w:widowControl w:val="0"/>
              <w:rPr>
                <w:rFonts w:ascii="Arial" w:eastAsia="Calibri" w:hAnsi="Arial" w:cs="Arial"/>
                <w:sz w:val="18"/>
                <w:szCs w:val="18"/>
              </w:rPr>
            </w:pPr>
            <w:r w:rsidRPr="00F34FA5">
              <w:rPr>
                <w:rFonts w:ascii="Arial" w:eastAsia="Calibri" w:hAnsi="Arial" w:cs="Arial"/>
                <w:b/>
                <w:bCs/>
                <w:sz w:val="18"/>
                <w:szCs w:val="18"/>
              </w:rPr>
              <w:lastRenderedPageBreak/>
              <w:t xml:space="preserve">Description: </w:t>
            </w:r>
            <w:r w:rsidRPr="00F34FA5">
              <w:rPr>
                <w:rFonts w:ascii="Arial" w:eastAsia="Calibri" w:hAnsi="Arial" w:cs="Arial"/>
                <w:sz w:val="18"/>
                <w:szCs w:val="18"/>
              </w:rPr>
              <w:t>O-</w:t>
            </w:r>
            <w:r w:rsidRPr="00F34FA5">
              <w:rPr>
                <w:rFonts w:ascii="Arial" w:hAnsi="Arial" w:cs="Arial"/>
                <w:sz w:val="18"/>
                <w:szCs w:val="18"/>
              </w:rPr>
              <w:t>Cloud unique identifier for the artifact.</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35119700"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p w14:paraId="7EDAA1E1"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x-support-qualifier:</w:t>
            </w:r>
            <w:r w:rsidRPr="00B27C14">
              <w:rPr>
                <w:rFonts w:ascii="Courier New" w:hAnsi="Courier New" w:cs="Courier New"/>
                <w:noProof/>
                <w:sz w:val="16"/>
              </w:rPr>
              <w:tab/>
              <w:t>M</w:t>
            </w:r>
          </w:p>
          <w:p w14:paraId="24812E80"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lastRenderedPageBreak/>
              <w:t>x-isInvariant:</w:t>
            </w:r>
            <w:r w:rsidRPr="00B27C14">
              <w:rPr>
                <w:rFonts w:ascii="Courier New" w:hAnsi="Courier New" w:cs="Courier New"/>
                <w:noProof/>
                <w:sz w:val="16"/>
              </w:rPr>
              <w:tab/>
              <w:t>True</w:t>
            </w:r>
          </w:p>
          <w:p w14:paraId="0AE19E6C"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x-inventoryNotification:</w:t>
            </w:r>
            <w:r w:rsidRPr="00B27C14">
              <w:rPr>
                <w:rFonts w:ascii="Courier New" w:hAnsi="Courier New" w:cs="Courier New"/>
                <w:noProof/>
                <w:sz w:val="16"/>
              </w:rPr>
              <w:tab/>
            </w:r>
            <w:r>
              <w:rPr>
                <w:rFonts w:ascii="Courier New" w:hAnsi="Courier New" w:cs="Courier New"/>
                <w:noProof/>
                <w:sz w:val="16"/>
              </w:rPr>
              <w:t>True</w:t>
            </w:r>
          </w:p>
          <w:p w14:paraId="0C875860"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x-stateChangeNotification:</w:t>
            </w:r>
            <w:r w:rsidRPr="00B27C14">
              <w:rPr>
                <w:rFonts w:ascii="Courier New" w:hAnsi="Courier New" w:cs="Courier New"/>
                <w:noProof/>
                <w:sz w:val="16"/>
              </w:rPr>
              <w:tab/>
              <w:t>False</w:t>
            </w:r>
          </w:p>
          <w:p w14:paraId="3F5604C3" w14:textId="3675E8BD" w:rsidR="00ED3BB7" w:rsidRPr="00B27C14" w:rsidDel="00B10CA2"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del w:id="1042" w:author="Author"/>
                <w:rFonts w:ascii="Courier New" w:hAnsi="Courier New" w:cs="Courier New"/>
                <w:noProof/>
                <w:sz w:val="16"/>
              </w:rPr>
            </w:pPr>
            <w:del w:id="1043" w:author="Author">
              <w:r w:rsidRPr="00B27C14" w:rsidDel="00B10CA2">
                <w:rPr>
                  <w:rFonts w:ascii="Courier New" w:hAnsi="Courier New" w:cs="Courier New"/>
                  <w:noProof/>
                  <w:sz w:val="16"/>
                </w:rPr>
                <w:delText>nullable:</w:delText>
              </w:r>
              <w:r w:rsidRPr="00B27C14" w:rsidDel="00B10CA2">
                <w:rPr>
                  <w:rFonts w:ascii="Courier New" w:hAnsi="Courier New" w:cs="Courier New"/>
                  <w:noProof/>
                  <w:sz w:val="16"/>
                </w:rPr>
                <w:tab/>
                <w:delText>False</w:delText>
              </w:r>
            </w:del>
          </w:p>
          <w:p w14:paraId="620174EB"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format:</w:t>
            </w:r>
            <w:r w:rsidRPr="00B27C14">
              <w:rPr>
                <w:rFonts w:ascii="Courier New" w:hAnsi="Courier New" w:cs="Courier New"/>
                <w:noProof/>
                <w:sz w:val="16"/>
              </w:rPr>
              <w:tab/>
              <w:t>uuid</w:t>
            </w:r>
          </w:p>
          <w:p w14:paraId="6CEF5188" w14:textId="77777777" w:rsidR="00ED3BB7" w:rsidRPr="00B27C14" w:rsidRDefault="00ED3BB7" w:rsidP="00775EDC">
            <w:pPr>
              <w:widowControl w:val="0"/>
              <w:tabs>
                <w:tab w:val="left" w:pos="2584"/>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75DFDF1C" w14:textId="77777777" w:rsidTr="00775EDC">
        <w:tc>
          <w:tcPr>
            <w:tcW w:w="2070" w:type="dxa"/>
            <w:tcBorders>
              <w:top w:val="single" w:sz="4" w:space="0" w:color="auto"/>
              <w:left w:val="single" w:sz="4" w:space="0" w:color="auto"/>
              <w:bottom w:val="single" w:sz="4" w:space="0" w:color="auto"/>
              <w:right w:val="single" w:sz="4" w:space="0" w:color="auto"/>
            </w:tcBorders>
          </w:tcPr>
          <w:p w14:paraId="0D308CF2" w14:textId="77777777" w:rsidR="00ED3BB7" w:rsidRPr="00236309" w:rsidDel="00D062DA" w:rsidRDefault="00ED3BB7" w:rsidP="00775EDC">
            <w:pPr>
              <w:widowControl w:val="0"/>
              <w:spacing w:after="0" w:line="252" w:lineRule="auto"/>
              <w:rPr>
                <w:rFonts w:ascii="Arial" w:eastAsia="Calibri" w:hAnsi="Arial" w:cs="Arial"/>
                <w:sz w:val="18"/>
                <w:szCs w:val="18"/>
              </w:rPr>
            </w:pPr>
            <w:r w:rsidRPr="00236309">
              <w:rPr>
                <w:rFonts w:ascii="Arial" w:eastAsia="Calibri" w:hAnsi="Arial" w:cs="Arial"/>
                <w:sz w:val="18"/>
                <w:szCs w:val="18"/>
              </w:rPr>
              <w:lastRenderedPageBreak/>
              <w:t>name</w:t>
            </w:r>
          </w:p>
        </w:tc>
        <w:tc>
          <w:tcPr>
            <w:tcW w:w="2790" w:type="dxa"/>
            <w:tcBorders>
              <w:top w:val="single" w:sz="4" w:space="0" w:color="auto"/>
              <w:left w:val="single" w:sz="4" w:space="0" w:color="auto"/>
              <w:bottom w:val="single" w:sz="4" w:space="0" w:color="auto"/>
              <w:right w:val="single" w:sz="4" w:space="0" w:color="auto"/>
            </w:tcBorders>
          </w:tcPr>
          <w:p w14:paraId="1A9BE24E" w14:textId="77777777" w:rsidR="00ED3BB7" w:rsidRPr="00F34FA5" w:rsidRDefault="00ED3BB7" w:rsidP="00775EDC">
            <w:pPr>
              <w:widowControl w:val="0"/>
              <w:rPr>
                <w:rFonts w:ascii="Arial" w:eastAsia="Calibri" w:hAnsi="Arial" w:cs="Arial"/>
                <w:b/>
                <w:bCs/>
                <w:sz w:val="18"/>
                <w:szCs w:val="18"/>
              </w:rPr>
            </w:pPr>
            <w:r w:rsidRPr="00F34FA5">
              <w:rPr>
                <w:rFonts w:ascii="Arial" w:eastAsia="Calibri" w:hAnsi="Arial" w:cs="Arial"/>
                <w:b/>
                <w:bCs/>
                <w:sz w:val="18"/>
                <w:szCs w:val="18"/>
              </w:rPr>
              <w:t>Data Type:</w:t>
            </w:r>
            <w:r w:rsidRPr="00F34FA5">
              <w:rPr>
                <w:rFonts w:ascii="Arial" w:eastAsia="Calibri" w:hAnsi="Arial" w:cs="Arial"/>
                <w:sz w:val="18"/>
                <w:szCs w:val="18"/>
              </w:rPr>
              <w:t xml:space="preserve"> string</w:t>
            </w:r>
          </w:p>
          <w:p w14:paraId="69457B43" w14:textId="77777777" w:rsidR="00ED3BB7" w:rsidRPr="00F34FA5" w:rsidRDefault="00ED3BB7" w:rsidP="00775EDC">
            <w:pPr>
              <w:widowControl w:val="0"/>
              <w:rPr>
                <w:rFonts w:ascii="Arial" w:eastAsia="Calibri" w:hAnsi="Arial" w:cs="Arial"/>
                <w:b/>
                <w:bCs/>
                <w:sz w:val="18"/>
                <w:szCs w:val="18"/>
              </w:rPr>
            </w:pPr>
            <w:r w:rsidRPr="00F34FA5">
              <w:rPr>
                <w:rFonts w:ascii="Arial" w:eastAsia="Calibri" w:hAnsi="Arial" w:cs="Arial"/>
                <w:b/>
                <w:bCs/>
                <w:sz w:val="18"/>
                <w:szCs w:val="18"/>
              </w:rPr>
              <w:t xml:space="preserve">Description: </w:t>
            </w:r>
            <w:r w:rsidRPr="00F34FA5">
              <w:rPr>
                <w:rFonts w:ascii="Arial" w:eastAsia="Calibri" w:hAnsi="Arial" w:cs="Arial"/>
                <w:sz w:val="18"/>
                <w:szCs w:val="18"/>
              </w:rPr>
              <w:t xml:space="preserve">Human readable name of the artifact. </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2996AAA2"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p w14:paraId="141CD4E8"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x-support-qualifier:</w:t>
            </w:r>
            <w:r w:rsidRPr="00B27C14">
              <w:rPr>
                <w:rFonts w:ascii="Courier New" w:hAnsi="Courier New" w:cs="Courier New"/>
                <w:noProof/>
                <w:sz w:val="16"/>
              </w:rPr>
              <w:tab/>
              <w:t>M</w:t>
            </w:r>
          </w:p>
          <w:p w14:paraId="312089C5"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x-isInvariant:</w:t>
            </w:r>
            <w:r w:rsidRPr="00B27C14">
              <w:rPr>
                <w:rFonts w:ascii="Courier New" w:hAnsi="Courier New" w:cs="Courier New"/>
                <w:noProof/>
                <w:sz w:val="16"/>
              </w:rPr>
              <w:tab/>
              <w:t>True</w:t>
            </w:r>
          </w:p>
          <w:p w14:paraId="48521AF7"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x-inventoryNotification:</w:t>
            </w:r>
            <w:r w:rsidRPr="00B27C14">
              <w:rPr>
                <w:rFonts w:ascii="Courier New" w:hAnsi="Courier New" w:cs="Courier New"/>
                <w:noProof/>
                <w:sz w:val="16"/>
              </w:rPr>
              <w:tab/>
            </w:r>
            <w:r>
              <w:rPr>
                <w:rFonts w:ascii="Courier New" w:hAnsi="Courier New" w:cs="Courier New"/>
                <w:noProof/>
                <w:sz w:val="16"/>
              </w:rPr>
              <w:t>False</w:t>
            </w:r>
          </w:p>
          <w:p w14:paraId="10E14BC0"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x-stateChangeNotification:</w:t>
            </w:r>
            <w:r w:rsidRPr="00B27C14">
              <w:rPr>
                <w:rFonts w:ascii="Courier New" w:hAnsi="Courier New" w:cs="Courier New"/>
                <w:noProof/>
                <w:sz w:val="16"/>
              </w:rPr>
              <w:tab/>
              <w:t>False</w:t>
            </w:r>
          </w:p>
          <w:p w14:paraId="2E23CC4F" w14:textId="743F3752" w:rsidR="00ED3BB7" w:rsidRPr="00B27C14" w:rsidDel="00B10CA2"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del w:id="1044" w:author="Author"/>
                <w:rFonts w:ascii="Courier New" w:hAnsi="Courier New" w:cs="Courier New"/>
                <w:noProof/>
                <w:sz w:val="16"/>
              </w:rPr>
            </w:pPr>
            <w:del w:id="1045" w:author="Author">
              <w:r w:rsidRPr="00B27C14" w:rsidDel="00B10CA2">
                <w:rPr>
                  <w:rFonts w:ascii="Courier New" w:hAnsi="Courier New" w:cs="Courier New"/>
                  <w:noProof/>
                  <w:sz w:val="16"/>
                </w:rPr>
                <w:delText>nullable:</w:delText>
              </w:r>
              <w:r w:rsidRPr="00B27C14" w:rsidDel="00B10CA2">
                <w:rPr>
                  <w:rFonts w:ascii="Courier New" w:hAnsi="Courier New" w:cs="Courier New"/>
                  <w:noProof/>
                  <w:sz w:val="16"/>
                </w:rPr>
                <w:tab/>
                <w:delText>False</w:delText>
              </w:r>
            </w:del>
          </w:p>
          <w:p w14:paraId="2E61B816" w14:textId="77777777" w:rsidR="00ED3BB7" w:rsidRPr="00B27C14" w:rsidRDefault="00ED3BB7" w:rsidP="00B10CA2">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3859AFF3" w14:textId="77777777" w:rsidTr="00775EDC">
        <w:tc>
          <w:tcPr>
            <w:tcW w:w="2070" w:type="dxa"/>
            <w:tcBorders>
              <w:top w:val="single" w:sz="4" w:space="0" w:color="auto"/>
              <w:left w:val="single" w:sz="4" w:space="0" w:color="auto"/>
              <w:bottom w:val="single" w:sz="4" w:space="0" w:color="auto"/>
              <w:right w:val="single" w:sz="4" w:space="0" w:color="auto"/>
            </w:tcBorders>
          </w:tcPr>
          <w:p w14:paraId="287F1B13" w14:textId="77777777" w:rsidR="00ED3BB7" w:rsidRPr="00236309" w:rsidRDefault="00ED3BB7" w:rsidP="00775EDC">
            <w:pPr>
              <w:widowControl w:val="0"/>
              <w:spacing w:after="0" w:line="252" w:lineRule="auto"/>
              <w:rPr>
                <w:rFonts w:ascii="Arial" w:eastAsia="Calibri" w:hAnsi="Arial" w:cs="Arial"/>
                <w:sz w:val="18"/>
                <w:szCs w:val="18"/>
              </w:rPr>
            </w:pPr>
            <w:r w:rsidRPr="00236309">
              <w:rPr>
                <w:rFonts w:ascii="Arial" w:eastAsia="Calibri" w:hAnsi="Arial" w:cs="Arial"/>
                <w:sz w:val="18"/>
                <w:szCs w:val="18"/>
              </w:rPr>
              <w:t>version</w:t>
            </w:r>
          </w:p>
        </w:tc>
        <w:tc>
          <w:tcPr>
            <w:tcW w:w="2790" w:type="dxa"/>
            <w:tcBorders>
              <w:top w:val="single" w:sz="4" w:space="0" w:color="auto"/>
              <w:left w:val="single" w:sz="4" w:space="0" w:color="auto"/>
              <w:bottom w:val="single" w:sz="4" w:space="0" w:color="auto"/>
              <w:right w:val="single" w:sz="4" w:space="0" w:color="auto"/>
            </w:tcBorders>
          </w:tcPr>
          <w:p w14:paraId="2F3E82F1" w14:textId="77777777" w:rsidR="00ED3BB7" w:rsidRPr="00F34FA5" w:rsidRDefault="00ED3BB7" w:rsidP="00775EDC">
            <w:pPr>
              <w:widowControl w:val="0"/>
              <w:rPr>
                <w:rFonts w:ascii="Arial" w:eastAsia="Calibri" w:hAnsi="Arial" w:cs="Arial"/>
                <w:b/>
                <w:bCs/>
                <w:sz w:val="18"/>
                <w:szCs w:val="18"/>
              </w:rPr>
            </w:pPr>
            <w:r w:rsidRPr="00F34FA5">
              <w:rPr>
                <w:rFonts w:ascii="Arial" w:eastAsia="Calibri" w:hAnsi="Arial" w:cs="Arial"/>
                <w:b/>
                <w:bCs/>
                <w:sz w:val="18"/>
                <w:szCs w:val="18"/>
              </w:rPr>
              <w:t>Data Type:</w:t>
            </w:r>
            <w:r w:rsidRPr="00F34FA5">
              <w:rPr>
                <w:rFonts w:ascii="Arial" w:eastAsia="Calibri" w:hAnsi="Arial" w:cs="Arial"/>
                <w:sz w:val="18"/>
                <w:szCs w:val="18"/>
              </w:rPr>
              <w:t xml:space="preserve"> string</w:t>
            </w:r>
          </w:p>
          <w:p w14:paraId="0C3225A1" w14:textId="77777777" w:rsidR="00ED3BB7" w:rsidRPr="00F34FA5" w:rsidRDefault="00ED3BB7" w:rsidP="00775EDC">
            <w:pPr>
              <w:widowControl w:val="0"/>
              <w:rPr>
                <w:rFonts w:ascii="Arial" w:eastAsia="Calibri" w:hAnsi="Arial" w:cs="Arial"/>
                <w:sz w:val="18"/>
                <w:szCs w:val="18"/>
              </w:rPr>
            </w:pPr>
            <w:r w:rsidRPr="00F34FA5">
              <w:rPr>
                <w:rFonts w:ascii="Arial" w:eastAsia="Calibri" w:hAnsi="Arial" w:cs="Arial"/>
                <w:b/>
                <w:bCs/>
                <w:sz w:val="18"/>
                <w:szCs w:val="18"/>
              </w:rPr>
              <w:t xml:space="preserve">Description: </w:t>
            </w:r>
            <w:r w:rsidRPr="00F34FA5">
              <w:rPr>
                <w:rFonts w:ascii="Arial" w:eastAsia="Calibri" w:hAnsi="Arial" w:cs="Arial"/>
                <w:sz w:val="18"/>
                <w:szCs w:val="18"/>
              </w:rPr>
              <w:t xml:space="preserve">Version of the artifact. </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7ADA4F4D"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p w14:paraId="2421378F"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x-support-qualifier:</w:t>
            </w:r>
            <w:r w:rsidRPr="00B27C14">
              <w:rPr>
                <w:rFonts w:ascii="Courier New" w:hAnsi="Courier New" w:cs="Courier New"/>
                <w:noProof/>
                <w:sz w:val="16"/>
              </w:rPr>
              <w:tab/>
              <w:t>M</w:t>
            </w:r>
          </w:p>
          <w:p w14:paraId="295D22B8"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x-isInvariant:</w:t>
            </w:r>
            <w:r w:rsidRPr="00B27C14">
              <w:rPr>
                <w:rFonts w:ascii="Courier New" w:hAnsi="Courier New" w:cs="Courier New"/>
                <w:noProof/>
                <w:sz w:val="16"/>
              </w:rPr>
              <w:tab/>
              <w:t>True</w:t>
            </w:r>
          </w:p>
          <w:p w14:paraId="7509C867"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x-inventoryNotification:</w:t>
            </w:r>
            <w:r w:rsidRPr="00B27C14">
              <w:rPr>
                <w:rFonts w:ascii="Courier New" w:hAnsi="Courier New" w:cs="Courier New"/>
                <w:noProof/>
                <w:sz w:val="16"/>
              </w:rPr>
              <w:tab/>
            </w:r>
            <w:r>
              <w:rPr>
                <w:rFonts w:ascii="Courier New" w:hAnsi="Courier New" w:cs="Courier New"/>
                <w:noProof/>
                <w:sz w:val="16"/>
              </w:rPr>
              <w:t>False</w:t>
            </w:r>
          </w:p>
          <w:p w14:paraId="135A1646"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x-stateChangeNotification:</w:t>
            </w:r>
            <w:r w:rsidRPr="00B27C14">
              <w:rPr>
                <w:rFonts w:ascii="Courier New" w:hAnsi="Courier New" w:cs="Courier New"/>
                <w:noProof/>
                <w:sz w:val="16"/>
              </w:rPr>
              <w:tab/>
              <w:t>False</w:t>
            </w:r>
          </w:p>
          <w:p w14:paraId="021542D7" w14:textId="01898846" w:rsidR="00ED3BB7" w:rsidRPr="00B27C14" w:rsidDel="00B10CA2"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del w:id="1046" w:author="Author"/>
                <w:rFonts w:ascii="Courier New" w:hAnsi="Courier New" w:cs="Courier New"/>
                <w:noProof/>
                <w:sz w:val="16"/>
              </w:rPr>
            </w:pPr>
            <w:del w:id="1047" w:author="Author">
              <w:r w:rsidRPr="00B27C14" w:rsidDel="00B10CA2">
                <w:rPr>
                  <w:rFonts w:ascii="Courier New" w:hAnsi="Courier New" w:cs="Courier New"/>
                  <w:noProof/>
                  <w:sz w:val="16"/>
                </w:rPr>
                <w:delText>nullable:</w:delText>
              </w:r>
              <w:r w:rsidRPr="00B27C14" w:rsidDel="00B10CA2">
                <w:rPr>
                  <w:rFonts w:ascii="Courier New" w:hAnsi="Courier New" w:cs="Courier New"/>
                  <w:noProof/>
                  <w:sz w:val="16"/>
                </w:rPr>
                <w:tab/>
                <w:delText>False</w:delText>
              </w:r>
            </w:del>
          </w:p>
          <w:p w14:paraId="04B1E98E" w14:textId="77777777" w:rsidR="00ED3BB7" w:rsidRPr="00B27C14" w:rsidRDefault="00ED3BB7" w:rsidP="00B10CA2">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44266201" w14:textId="77777777" w:rsidTr="00775EDC">
        <w:tc>
          <w:tcPr>
            <w:tcW w:w="2070" w:type="dxa"/>
            <w:tcBorders>
              <w:top w:val="single" w:sz="4" w:space="0" w:color="auto"/>
              <w:left w:val="single" w:sz="4" w:space="0" w:color="auto"/>
              <w:bottom w:val="single" w:sz="4" w:space="0" w:color="auto"/>
              <w:right w:val="single" w:sz="4" w:space="0" w:color="auto"/>
            </w:tcBorders>
          </w:tcPr>
          <w:p w14:paraId="63BFD30F" w14:textId="77777777" w:rsidR="00ED3BB7" w:rsidRPr="00236309" w:rsidRDefault="00ED3BB7" w:rsidP="00775EDC">
            <w:pPr>
              <w:widowControl w:val="0"/>
              <w:spacing w:after="0" w:line="252" w:lineRule="auto"/>
              <w:rPr>
                <w:rFonts w:ascii="Arial" w:eastAsia="Calibri" w:hAnsi="Arial" w:cs="Arial"/>
                <w:sz w:val="18"/>
                <w:szCs w:val="18"/>
              </w:rPr>
            </w:pPr>
            <w:r w:rsidRPr="00236309">
              <w:rPr>
                <w:rFonts w:ascii="Arial" w:eastAsia="Calibri" w:hAnsi="Arial" w:cs="Arial"/>
                <w:sz w:val="18"/>
                <w:szCs w:val="18"/>
              </w:rPr>
              <w:t>description</w:t>
            </w:r>
          </w:p>
        </w:tc>
        <w:tc>
          <w:tcPr>
            <w:tcW w:w="2790" w:type="dxa"/>
            <w:tcBorders>
              <w:top w:val="single" w:sz="4" w:space="0" w:color="auto"/>
              <w:left w:val="single" w:sz="4" w:space="0" w:color="auto"/>
              <w:bottom w:val="single" w:sz="4" w:space="0" w:color="auto"/>
              <w:right w:val="single" w:sz="4" w:space="0" w:color="auto"/>
            </w:tcBorders>
          </w:tcPr>
          <w:p w14:paraId="5110D68B" w14:textId="77777777" w:rsidR="00ED3BB7" w:rsidRPr="00F34FA5" w:rsidRDefault="00ED3BB7" w:rsidP="00775EDC">
            <w:pPr>
              <w:widowControl w:val="0"/>
              <w:rPr>
                <w:rFonts w:ascii="Arial" w:eastAsia="Calibri" w:hAnsi="Arial" w:cs="Arial"/>
                <w:b/>
                <w:bCs/>
                <w:sz w:val="18"/>
                <w:szCs w:val="18"/>
              </w:rPr>
            </w:pPr>
            <w:r w:rsidRPr="00F34FA5">
              <w:rPr>
                <w:rFonts w:ascii="Arial" w:eastAsia="Calibri" w:hAnsi="Arial" w:cs="Arial"/>
                <w:b/>
                <w:bCs/>
                <w:sz w:val="18"/>
                <w:szCs w:val="18"/>
              </w:rPr>
              <w:t>Data Type:</w:t>
            </w:r>
            <w:r w:rsidRPr="00F34FA5">
              <w:rPr>
                <w:rFonts w:ascii="Arial" w:eastAsia="Calibri" w:hAnsi="Arial" w:cs="Arial"/>
                <w:sz w:val="18"/>
                <w:szCs w:val="18"/>
              </w:rPr>
              <w:t xml:space="preserve"> string</w:t>
            </w:r>
          </w:p>
          <w:p w14:paraId="0E036226" w14:textId="77777777" w:rsidR="00ED3BB7" w:rsidRPr="00F34FA5" w:rsidRDefault="00ED3BB7" w:rsidP="00775EDC">
            <w:pPr>
              <w:widowControl w:val="0"/>
              <w:rPr>
                <w:rFonts w:ascii="Arial" w:eastAsia="Calibri" w:hAnsi="Arial" w:cs="Arial"/>
                <w:b/>
                <w:bCs/>
                <w:sz w:val="18"/>
                <w:szCs w:val="18"/>
              </w:rPr>
            </w:pPr>
            <w:r w:rsidRPr="00F34FA5">
              <w:rPr>
                <w:rFonts w:ascii="Arial" w:eastAsia="Calibri" w:hAnsi="Arial" w:cs="Arial"/>
                <w:b/>
                <w:bCs/>
                <w:sz w:val="18"/>
                <w:szCs w:val="18"/>
              </w:rPr>
              <w:t xml:space="preserve">Description: </w:t>
            </w:r>
            <w:r w:rsidRPr="00F34FA5">
              <w:rPr>
                <w:rFonts w:ascii="Arial" w:eastAsia="Calibri" w:hAnsi="Arial" w:cs="Arial"/>
                <w:sz w:val="18"/>
                <w:szCs w:val="18"/>
              </w:rPr>
              <w:t>Description of the artifact.</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32D90281"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p w14:paraId="4A41D944"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x-support-qualifier:</w:t>
            </w:r>
            <w:r w:rsidRPr="00B27C14">
              <w:rPr>
                <w:rFonts w:ascii="Courier New" w:hAnsi="Courier New" w:cs="Courier New"/>
                <w:noProof/>
                <w:sz w:val="16"/>
              </w:rPr>
              <w:tab/>
              <w:t>M</w:t>
            </w:r>
          </w:p>
          <w:p w14:paraId="5B38EDB4"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x-isInvariant:</w:t>
            </w:r>
            <w:r w:rsidRPr="00B27C14">
              <w:rPr>
                <w:rFonts w:ascii="Courier New" w:hAnsi="Courier New" w:cs="Courier New"/>
                <w:noProof/>
                <w:sz w:val="16"/>
              </w:rPr>
              <w:tab/>
              <w:t>True</w:t>
            </w:r>
          </w:p>
          <w:p w14:paraId="3203F0BA"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x-inventoryNotification:</w:t>
            </w:r>
            <w:r w:rsidRPr="00B27C14">
              <w:rPr>
                <w:rFonts w:ascii="Courier New" w:hAnsi="Courier New" w:cs="Courier New"/>
                <w:noProof/>
                <w:sz w:val="16"/>
              </w:rPr>
              <w:tab/>
            </w:r>
            <w:r>
              <w:rPr>
                <w:rFonts w:ascii="Courier New" w:hAnsi="Courier New" w:cs="Courier New"/>
                <w:noProof/>
                <w:sz w:val="16"/>
              </w:rPr>
              <w:t>False</w:t>
            </w:r>
          </w:p>
          <w:p w14:paraId="5C36DD58"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r w:rsidRPr="00B27C14">
              <w:rPr>
                <w:rFonts w:ascii="Courier New" w:hAnsi="Courier New" w:cs="Courier New"/>
                <w:noProof/>
                <w:sz w:val="16"/>
              </w:rPr>
              <w:t>x-stateChangeNotification:</w:t>
            </w:r>
            <w:r w:rsidRPr="00B27C14">
              <w:rPr>
                <w:rFonts w:ascii="Courier New" w:hAnsi="Courier New" w:cs="Courier New"/>
                <w:noProof/>
                <w:sz w:val="16"/>
              </w:rPr>
              <w:tab/>
              <w:t>False</w:t>
            </w:r>
          </w:p>
          <w:p w14:paraId="3FD667A3" w14:textId="7632C602" w:rsidR="00ED3BB7" w:rsidRPr="00B27C14" w:rsidDel="00B10CA2"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del w:id="1048" w:author="Author"/>
                <w:rFonts w:ascii="Courier New" w:hAnsi="Courier New" w:cs="Courier New"/>
                <w:noProof/>
                <w:sz w:val="16"/>
              </w:rPr>
            </w:pPr>
            <w:del w:id="1049" w:author="Author">
              <w:r w:rsidRPr="00B27C14" w:rsidDel="00B10CA2">
                <w:rPr>
                  <w:rFonts w:ascii="Courier New" w:hAnsi="Courier New" w:cs="Courier New"/>
                  <w:noProof/>
                  <w:sz w:val="16"/>
                </w:rPr>
                <w:delText>nullable:</w:delText>
              </w:r>
              <w:r w:rsidRPr="00B27C14" w:rsidDel="00B10CA2">
                <w:rPr>
                  <w:rFonts w:ascii="Courier New" w:hAnsi="Courier New" w:cs="Courier New"/>
                  <w:noProof/>
                  <w:sz w:val="16"/>
                </w:rPr>
                <w:tab/>
              </w:r>
              <w:r w:rsidDel="00B10CA2">
                <w:rPr>
                  <w:rFonts w:ascii="Courier New" w:hAnsi="Courier New" w:cs="Courier New"/>
                  <w:noProof/>
                  <w:sz w:val="16"/>
                </w:rPr>
                <w:delText>False</w:delText>
              </w:r>
            </w:del>
          </w:p>
          <w:p w14:paraId="1F52BCEC" w14:textId="77777777" w:rsidR="00ED3BB7" w:rsidRPr="00B27C14" w:rsidRDefault="00ED3BB7" w:rsidP="00B10CA2">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0A621848" w14:textId="77777777" w:rsidTr="00775EDC">
        <w:tc>
          <w:tcPr>
            <w:tcW w:w="2070" w:type="dxa"/>
            <w:tcBorders>
              <w:top w:val="single" w:sz="4" w:space="0" w:color="auto"/>
              <w:left w:val="single" w:sz="4" w:space="0" w:color="auto"/>
              <w:bottom w:val="single" w:sz="4" w:space="0" w:color="auto"/>
              <w:right w:val="single" w:sz="4" w:space="0" w:color="auto"/>
            </w:tcBorders>
          </w:tcPr>
          <w:p w14:paraId="0F8AAA04" w14:textId="77777777" w:rsidR="00ED3BB7" w:rsidRPr="00236309" w:rsidRDefault="00ED3BB7" w:rsidP="00775EDC">
            <w:pPr>
              <w:widowControl w:val="0"/>
              <w:spacing w:after="0" w:line="252" w:lineRule="auto"/>
              <w:rPr>
                <w:rFonts w:ascii="Arial" w:eastAsia="Calibri" w:hAnsi="Arial" w:cs="Arial"/>
                <w:sz w:val="18"/>
                <w:szCs w:val="18"/>
              </w:rPr>
            </w:pPr>
            <w:proofErr w:type="spellStart"/>
            <w:r w:rsidRPr="00236309">
              <w:rPr>
                <w:rFonts w:ascii="Arial" w:eastAsia="Calibri" w:hAnsi="Arial" w:cs="Arial"/>
                <w:sz w:val="18"/>
                <w:szCs w:val="18"/>
              </w:rPr>
              <w:t>parameterSchema</w:t>
            </w:r>
            <w:proofErr w:type="spellEnd"/>
          </w:p>
        </w:tc>
        <w:tc>
          <w:tcPr>
            <w:tcW w:w="2790" w:type="dxa"/>
            <w:tcBorders>
              <w:top w:val="single" w:sz="4" w:space="0" w:color="auto"/>
              <w:left w:val="single" w:sz="4" w:space="0" w:color="auto"/>
              <w:bottom w:val="single" w:sz="4" w:space="0" w:color="auto"/>
              <w:right w:val="single" w:sz="4" w:space="0" w:color="auto"/>
            </w:tcBorders>
          </w:tcPr>
          <w:p w14:paraId="55A9134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2554AA2" w14:textId="77777777" w:rsidR="00ED3BB7" w:rsidRPr="00F34FA5" w:rsidRDefault="00ED3BB7" w:rsidP="00775EDC">
            <w:pPr>
              <w:widowControl w:val="0"/>
              <w:rPr>
                <w:rFonts w:ascii="Arial" w:eastAsia="Calibri"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Properties (keys) which are tailored by the artifact composition when it is to be used as a parameterized template. See NOTE.</w:t>
            </w:r>
          </w:p>
        </w:tc>
        <w:tc>
          <w:tcPr>
            <w:tcW w:w="4500" w:type="dxa"/>
            <w:tcBorders>
              <w:top w:val="single" w:sz="4" w:space="0" w:color="auto"/>
              <w:left w:val="single" w:sz="4" w:space="0" w:color="auto"/>
              <w:bottom w:val="single" w:sz="4" w:space="0" w:color="auto"/>
              <w:right w:val="single" w:sz="4" w:space="0" w:color="auto"/>
            </w:tcBorders>
            <w:shd w:val="clear" w:color="auto" w:fill="FFF2CC"/>
          </w:tcPr>
          <w:p w14:paraId="2D1CF96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B98A2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079B856" w14:textId="77777777" w:rsidR="000D3BAB" w:rsidRDefault="000D3BAB" w:rsidP="000D3B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050" w:author="Author"/>
              </w:rPr>
            </w:pPr>
            <w:ins w:id="1051" w:author="Author">
              <w:r>
                <w:t>x-isAlwaysPresent:</w:t>
              </w:r>
              <w:r>
                <w:tab/>
                <w:t>False</w:t>
              </w:r>
            </w:ins>
          </w:p>
          <w:p w14:paraId="398C0C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CC4B7E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1D0667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2F706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9C00860" w14:textId="259A5F41" w:rsidR="00ED3BB7" w:rsidDel="000D3BA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52" w:author="Author"/>
              </w:rPr>
            </w:pPr>
            <w:del w:id="1053" w:author="Author">
              <w:r w:rsidDel="000D3BAB">
                <w:delText>n</w:delText>
              </w:r>
              <w:r w:rsidRPr="00F137AA" w:rsidDel="000D3BAB">
                <w:delText>ullable</w:delText>
              </w:r>
              <w:r w:rsidDel="000D3BAB">
                <w:delText>:</w:delText>
              </w:r>
              <w:r w:rsidRPr="00F137AA" w:rsidDel="000D3BAB">
                <w:tab/>
              </w:r>
              <w:r w:rsidDel="000D3BAB">
                <w:delText>True</w:delText>
              </w:r>
            </w:del>
          </w:p>
          <w:p w14:paraId="570E42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59187E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1BC5B22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0A504BAD"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4573E697" w14:textId="77777777" w:rsidR="00ED3BB7" w:rsidRPr="00B27C14" w:rsidRDefault="00ED3BB7" w:rsidP="00775EDC">
            <w:pPr>
              <w:widowControl w:val="0"/>
              <w:tabs>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left="2674" w:hanging="2610"/>
              <w:rPr>
                <w:rFonts w:ascii="Courier New" w:hAnsi="Courier New" w:cs="Courier New"/>
                <w:noProof/>
                <w:sz w:val="16"/>
              </w:rPr>
            </w:pPr>
          </w:p>
        </w:tc>
      </w:tr>
      <w:tr w:rsidR="00ED3BB7" w:rsidRPr="00B27C14" w14:paraId="6D3CD3E3" w14:textId="77777777" w:rsidTr="00775EDC">
        <w:tc>
          <w:tcPr>
            <w:tcW w:w="9360" w:type="dxa"/>
            <w:gridSpan w:val="3"/>
            <w:tcBorders>
              <w:top w:val="single" w:sz="4" w:space="0" w:color="auto"/>
              <w:left w:val="single" w:sz="4" w:space="0" w:color="auto"/>
              <w:bottom w:val="single" w:sz="4" w:space="0" w:color="auto"/>
              <w:right w:val="single" w:sz="4" w:space="0" w:color="auto"/>
            </w:tcBorders>
          </w:tcPr>
          <w:p w14:paraId="704A4B6F" w14:textId="77777777" w:rsidR="00ED3BB7" w:rsidRPr="00F34FA5"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690" w:hanging="626"/>
              <w:rPr>
                <w:rFonts w:ascii="Arial" w:hAnsi="Arial" w:cs="Arial"/>
                <w:sz w:val="18"/>
                <w:szCs w:val="18"/>
              </w:rPr>
            </w:pPr>
            <w:r w:rsidRPr="00F34FA5">
              <w:rPr>
                <w:rFonts w:ascii="Arial" w:hAnsi="Arial" w:cs="Arial"/>
                <w:noProof w:val="0"/>
                <w:sz w:val="18"/>
                <w:szCs w:val="18"/>
              </w:rPr>
              <w:t xml:space="preserve">NOTE: Since the </w:t>
            </w:r>
            <w:proofErr w:type="spellStart"/>
            <w:r w:rsidRPr="00F34FA5">
              <w:rPr>
                <w:rFonts w:ascii="Arial" w:hAnsi="Arial" w:cs="Arial"/>
                <w:noProof w:val="0"/>
                <w:sz w:val="18"/>
                <w:szCs w:val="18"/>
              </w:rPr>
              <w:t>ArtifactResource</w:t>
            </w:r>
            <w:proofErr w:type="spellEnd"/>
            <w:r w:rsidRPr="00F34FA5">
              <w:rPr>
                <w:rFonts w:ascii="Arial" w:hAnsi="Arial" w:cs="Arial"/>
                <w:noProof w:val="0"/>
                <w:sz w:val="18"/>
                <w:szCs w:val="18"/>
              </w:rPr>
              <w:t xml:space="preserve"> is generic for any kind of artifact at an information model level, no keys are specified since this would have dependency on the kind of resource to which the artifact applies.</w:t>
            </w:r>
          </w:p>
        </w:tc>
      </w:tr>
    </w:tbl>
    <w:p w14:paraId="5199A154" w14:textId="77777777" w:rsidR="00ED3BB7" w:rsidRPr="00B27C14" w:rsidRDefault="00ED3BB7" w:rsidP="00ED3BB7">
      <w:pPr>
        <w:widowControl w:val="0"/>
        <w:rPr>
          <w:rFonts w:ascii="Calibri" w:eastAsia="Calibri" w:hAnsi="Calibri"/>
        </w:rPr>
      </w:pPr>
    </w:p>
    <w:p w14:paraId="0DCEE2B8"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t>4.2.2.4.</w:t>
      </w:r>
      <w:r>
        <w:rPr>
          <w:rFonts w:ascii="Arial" w:hAnsi="Arial"/>
        </w:rPr>
        <w:t>2</w:t>
      </w:r>
      <w:r w:rsidRPr="00B27C14">
        <w:rPr>
          <w:rFonts w:ascii="Arial" w:hAnsi="Arial"/>
        </w:rPr>
        <w:t>.3</w:t>
      </w:r>
      <w:r w:rsidRPr="00B27C14">
        <w:rPr>
          <w:rFonts w:ascii="Arial" w:hAnsi="Arial"/>
        </w:rPr>
        <w:tab/>
        <w:t>Attribute constraints</w:t>
      </w:r>
    </w:p>
    <w:p w14:paraId="54DC6018" w14:textId="77777777" w:rsidR="00ED3BB7" w:rsidRPr="00FE7385" w:rsidRDefault="00ED3BB7" w:rsidP="00ED3BB7">
      <w:pPr>
        <w:rPr>
          <w:rFonts w:ascii="Calibri" w:eastAsia="Calibri" w:hAnsi="Calibri"/>
          <w:i/>
        </w:rPr>
      </w:pPr>
      <w:r w:rsidRPr="00B27C14">
        <w:rPr>
          <w:rFonts w:ascii="Calibri" w:eastAsia="Calibri" w:hAnsi="Calibri"/>
        </w:rPr>
        <w:t>None</w:t>
      </w:r>
      <w:r w:rsidRPr="00FE7385">
        <w:rPr>
          <w:rFonts w:ascii="Calibri" w:eastAsia="Calibri" w:hAnsi="Calibri"/>
          <w:i/>
        </w:rPr>
        <w:t>.</w:t>
      </w:r>
    </w:p>
    <w:p w14:paraId="255F5BDA" w14:textId="77777777" w:rsidR="00ED3BB7" w:rsidRPr="00B27C14" w:rsidRDefault="00ED3BB7" w:rsidP="00ED3BB7">
      <w:pPr>
        <w:keepNext/>
        <w:keepLines/>
        <w:spacing w:before="120"/>
        <w:ind w:left="1985" w:hanging="1985"/>
        <w:outlineLvl w:val="5"/>
        <w:rPr>
          <w:rFonts w:ascii="Arial" w:hAnsi="Arial"/>
        </w:rPr>
      </w:pPr>
      <w:r w:rsidRPr="00B27C14">
        <w:rPr>
          <w:rFonts w:ascii="Arial" w:hAnsi="Arial"/>
        </w:rPr>
        <w:t>4.2.2.4.</w:t>
      </w:r>
      <w:r>
        <w:rPr>
          <w:rFonts w:ascii="Arial" w:hAnsi="Arial"/>
        </w:rPr>
        <w:t>2</w:t>
      </w:r>
      <w:r w:rsidRPr="00B27C14">
        <w:rPr>
          <w:rFonts w:ascii="Arial" w:hAnsi="Arial"/>
        </w:rPr>
        <w:t>.4</w:t>
      </w:r>
      <w:r w:rsidRPr="00B27C14">
        <w:rPr>
          <w:rFonts w:ascii="Arial" w:hAnsi="Arial"/>
        </w:rPr>
        <w:tab/>
      </w:r>
      <w:r w:rsidRPr="00B27C14">
        <w:rPr>
          <w:rFonts w:ascii="Arial" w:hAnsi="Arial"/>
        </w:rPr>
        <w:tab/>
        <w:t>State diagram</w:t>
      </w:r>
    </w:p>
    <w:p w14:paraId="56537995" w14:textId="77777777" w:rsidR="00ED3BB7" w:rsidRPr="00FE7385" w:rsidRDefault="00ED3BB7" w:rsidP="00ED3BB7">
      <w:r w:rsidRPr="00B27C14">
        <w:rPr>
          <w:rFonts w:ascii="Calibri" w:eastAsia="Calibri" w:hAnsi="Calibri"/>
        </w:rPr>
        <w:t>None</w:t>
      </w:r>
      <w:r w:rsidRPr="00F34FA5">
        <w:rPr>
          <w:rFonts w:ascii="Calibri" w:eastAsia="Calibri" w:hAnsi="Calibri"/>
          <w:i/>
        </w:rPr>
        <w:t>.</w:t>
      </w:r>
    </w:p>
    <w:p w14:paraId="5B6C3C98" w14:textId="2F6C90AA" w:rsidR="00ED3BB7" w:rsidRDefault="00ED3BB7" w:rsidP="00ED3BB7">
      <w:pPr>
        <w:pStyle w:val="Heading3"/>
      </w:pPr>
      <w:bookmarkStart w:id="1054" w:name="_Toc193779705"/>
      <w:bookmarkStart w:id="1055" w:name="_Toc202769432"/>
      <w:r>
        <w:t>4.2.3</w:t>
      </w:r>
      <w:r w:rsidR="00761289">
        <w:tab/>
      </w:r>
      <w:r>
        <w:t>Namespace: ORAN.O2ims.Cluster</w:t>
      </w:r>
      <w:bookmarkEnd w:id="1054"/>
      <w:bookmarkEnd w:id="1055"/>
    </w:p>
    <w:p w14:paraId="625D6989" w14:textId="77777777" w:rsidR="00ED3BB7" w:rsidRDefault="00ED3BB7" w:rsidP="00ED3BB7">
      <w:pPr>
        <w:pStyle w:val="Heading4"/>
      </w:pPr>
      <w:r>
        <w:t>4.2.3.1</w:t>
      </w:r>
      <w:r>
        <w:tab/>
        <w:t>Namespace Overview</w:t>
      </w:r>
    </w:p>
    <w:p w14:paraId="34A69033" w14:textId="77777777" w:rsidR="00ED3BB7" w:rsidRDefault="00ED3BB7" w:rsidP="00ED3BB7">
      <w:r>
        <w:t>The O-RAN O2ims Cluster namespace defines the classes and their attributes which are directly exposed to the consumer (SMO) via its O2 IMS Interface.</w:t>
      </w:r>
    </w:p>
    <w:p w14:paraId="74F6CFC9" w14:textId="77777777" w:rsidR="00ED3BB7" w:rsidRDefault="00ED3BB7" w:rsidP="00ED3BB7">
      <w:r>
        <w:t>This namespace is used for the provisioned O-Cloud Node Clusters with status and metrics as well as its internal topologies. The O-Coud Node Clusters are assembled based on the ORAN.O2ims.Inventory objects and configured through ORAN.O2ims.Artifacts.</w:t>
      </w:r>
    </w:p>
    <w:p w14:paraId="3B8E5B5D" w14:textId="77777777" w:rsidR="00ED3BB7" w:rsidRDefault="00ED3BB7" w:rsidP="00ED3BB7">
      <w:pPr>
        <w:pStyle w:val="Heading4"/>
      </w:pPr>
      <w:r>
        <w:t>4.2.3.2</w:t>
      </w:r>
      <w:r>
        <w:tab/>
        <w:t>Imported and associated information entities</w:t>
      </w:r>
    </w:p>
    <w:p w14:paraId="5F53D6AD" w14:textId="77777777" w:rsidR="00ED3BB7" w:rsidRDefault="00ED3BB7" w:rsidP="00ED3BB7">
      <w:pPr>
        <w:pStyle w:val="Heading5"/>
      </w:pPr>
      <w:r>
        <w:t>4.2.3.2.1</w:t>
      </w:r>
      <w:r>
        <w:tab/>
        <w:t>Imported information entities and local labels</w:t>
      </w:r>
    </w:p>
    <w:p w14:paraId="2E5F8729" w14:textId="77777777" w:rsidR="00ED3BB7" w:rsidRDefault="00ED3BB7" w:rsidP="00ED3BB7">
      <w:r>
        <w:t xml:space="preserve">Information entities imported into the model are also elements of the namespace and </w:t>
      </w:r>
      <w:proofErr w:type="gramStart"/>
      <w:r>
        <w:t>therefore shall</w:t>
      </w:r>
      <w:proofErr w:type="gramEnd"/>
      <w:r>
        <w:t xml:space="preserve"> remain unique within the namespace. </w:t>
      </w:r>
    </w:p>
    <w:p w14:paraId="21D10158" w14:textId="77777777" w:rsidR="00ED3BB7" w:rsidRDefault="00ED3BB7" w:rsidP="00ED3BB7">
      <w:pPr>
        <w:pStyle w:val="TH"/>
      </w:pPr>
      <w:bookmarkStart w:id="1056" w:name="_Toc193779787"/>
      <w:bookmarkStart w:id="1057" w:name="_Toc202768238"/>
      <w:r>
        <w:lastRenderedPageBreak/>
        <w:t>Table 4.2.3.2.1-1 Imported Entities</w:t>
      </w:r>
      <w:bookmarkEnd w:id="1056"/>
      <w:bookmarkEnd w:id="1057"/>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336E3590"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6A2D5173" w14:textId="77777777" w:rsidR="00ED3BB7" w:rsidRDefault="00ED3BB7" w:rsidP="00775EDC">
            <w:pPr>
              <w:pStyle w:val="TAH"/>
            </w:pPr>
            <w: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679AA9BA" w14:textId="77777777" w:rsidR="00ED3BB7" w:rsidRDefault="00ED3BB7" w:rsidP="00775EDC">
            <w:pPr>
              <w:pStyle w:val="TAH"/>
            </w:pPr>
            <w:r>
              <w:t xml:space="preserve">Local label </w:t>
            </w:r>
          </w:p>
        </w:tc>
      </w:tr>
      <w:tr w:rsidR="00ED3BB7" w14:paraId="56BDAA4E"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2609ABDB" w14:textId="77777777" w:rsidR="00ED3BB7" w:rsidRDefault="00ED3BB7" w:rsidP="00775EDC">
            <w:pPr>
              <w:pStyle w:val="TAL"/>
            </w:pPr>
          </w:p>
        </w:tc>
        <w:tc>
          <w:tcPr>
            <w:tcW w:w="4252" w:type="dxa"/>
            <w:tcBorders>
              <w:top w:val="single" w:sz="6" w:space="0" w:color="auto"/>
              <w:left w:val="single" w:sz="6" w:space="0" w:color="auto"/>
              <w:bottom w:val="single" w:sz="6" w:space="0" w:color="auto"/>
              <w:right w:val="single" w:sz="4" w:space="0" w:color="auto"/>
            </w:tcBorders>
          </w:tcPr>
          <w:p w14:paraId="5C12C287" w14:textId="77777777" w:rsidR="00ED3BB7" w:rsidRDefault="00ED3BB7" w:rsidP="00775EDC">
            <w:pPr>
              <w:pStyle w:val="TAL"/>
            </w:pPr>
          </w:p>
        </w:tc>
      </w:tr>
      <w:tr w:rsidR="00ED3BB7" w14:paraId="32E2403A"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453B5671" w14:textId="77777777" w:rsidR="00ED3BB7" w:rsidRDefault="00ED3BB7" w:rsidP="00775EDC">
            <w:pPr>
              <w:pStyle w:val="TAL"/>
            </w:pPr>
          </w:p>
        </w:tc>
        <w:tc>
          <w:tcPr>
            <w:tcW w:w="4252" w:type="dxa"/>
            <w:tcBorders>
              <w:top w:val="single" w:sz="6" w:space="0" w:color="auto"/>
              <w:left w:val="single" w:sz="6" w:space="0" w:color="auto"/>
              <w:bottom w:val="single" w:sz="4" w:space="0" w:color="auto"/>
              <w:right w:val="single" w:sz="4" w:space="0" w:color="auto"/>
            </w:tcBorders>
          </w:tcPr>
          <w:p w14:paraId="106FFA4E" w14:textId="77777777" w:rsidR="00ED3BB7" w:rsidRDefault="00ED3BB7" w:rsidP="00775EDC">
            <w:pPr>
              <w:pStyle w:val="TAL"/>
              <w:rPr>
                <w:rFonts w:ascii="Courier New" w:hAnsi="Courier New" w:cs="Courier New"/>
              </w:rPr>
            </w:pPr>
          </w:p>
        </w:tc>
      </w:tr>
    </w:tbl>
    <w:p w14:paraId="2CC6CC42" w14:textId="77777777" w:rsidR="00ED3BB7" w:rsidRDefault="00ED3BB7" w:rsidP="00ED3BB7">
      <w:pPr>
        <w:rPr>
          <w:rFonts w:ascii="Arial" w:hAnsi="Arial"/>
          <w:sz w:val="28"/>
        </w:rPr>
      </w:pPr>
    </w:p>
    <w:p w14:paraId="6196DBFD" w14:textId="77777777" w:rsidR="00ED3BB7" w:rsidRDefault="00ED3BB7" w:rsidP="00ED3BB7">
      <w:pPr>
        <w:pStyle w:val="Heading5"/>
      </w:pPr>
      <w:r>
        <w:t>4.2.3.2.2</w:t>
      </w:r>
      <w:r>
        <w:tab/>
        <w:t>Associated information entities and local labels</w:t>
      </w:r>
    </w:p>
    <w:p w14:paraId="738254D8" w14:textId="77777777" w:rsidR="00ED3BB7" w:rsidRDefault="00ED3BB7" w:rsidP="00ED3BB7">
      <w:r>
        <w:t>Information entities referenced in the model through an association which may be extended and overloaded with a new entity of the same name within the namespace are listed in the associated entities table.</w:t>
      </w:r>
    </w:p>
    <w:p w14:paraId="69FDDDCC" w14:textId="77777777" w:rsidR="00ED3BB7" w:rsidRDefault="00ED3BB7" w:rsidP="00ED3BB7">
      <w:pPr>
        <w:pStyle w:val="TH"/>
      </w:pPr>
      <w:bookmarkStart w:id="1058" w:name="_Toc193779788"/>
      <w:bookmarkStart w:id="1059" w:name="_Toc202768239"/>
      <w:r>
        <w:t>Table 4.2.3.2.2-1 Associated Entities</w:t>
      </w:r>
      <w:bookmarkEnd w:id="1058"/>
      <w:bookmarkEnd w:id="1059"/>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2B297F90"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4B32DAB6" w14:textId="77777777" w:rsidR="00ED3BB7" w:rsidRPr="00236309" w:rsidRDefault="00ED3BB7" w:rsidP="00775EDC">
            <w:pPr>
              <w:pStyle w:val="TAH"/>
              <w:rPr>
                <w:rFonts w:cs="Arial"/>
                <w:szCs w:val="18"/>
              </w:rPr>
            </w:pPr>
            <w:r w:rsidRPr="00236309">
              <w:rPr>
                <w:rFonts w:cs="Arial"/>
                <w:szCs w:val="18"/>
              </w:rP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78FD5EC4" w14:textId="77777777" w:rsidR="00ED3BB7" w:rsidRPr="00236309" w:rsidRDefault="00ED3BB7" w:rsidP="00775EDC">
            <w:pPr>
              <w:pStyle w:val="TAH"/>
              <w:rPr>
                <w:rFonts w:cs="Arial"/>
                <w:szCs w:val="18"/>
              </w:rPr>
            </w:pPr>
            <w:r w:rsidRPr="00236309">
              <w:rPr>
                <w:rFonts w:cs="Arial"/>
                <w:szCs w:val="18"/>
              </w:rPr>
              <w:t xml:space="preserve">Local label </w:t>
            </w:r>
          </w:p>
        </w:tc>
      </w:tr>
      <w:tr w:rsidR="00ED3BB7" w14:paraId="5FF410B4"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720F829D" w14:textId="77777777" w:rsidR="00ED3BB7" w:rsidRPr="00236309" w:rsidRDefault="00ED3BB7" w:rsidP="00775EDC">
            <w:pPr>
              <w:pStyle w:val="TAL"/>
              <w:rPr>
                <w:rFonts w:cs="Arial"/>
                <w:szCs w:val="18"/>
              </w:rPr>
            </w:pPr>
            <w:r w:rsidRPr="00F34FA5">
              <w:rPr>
                <w:rFonts w:cs="Arial"/>
                <w:szCs w:val="18"/>
              </w:rPr>
              <w:t xml:space="preserve">4.2.1.4.7 </w:t>
            </w:r>
            <w:proofErr w:type="spellStart"/>
            <w:r w:rsidRPr="00F34FA5">
              <w:rPr>
                <w:rFonts w:cs="Arial"/>
                <w:i/>
                <w:iCs/>
                <w:szCs w:val="18"/>
              </w:rPr>
              <w:t>InfrastructureInventoryObject</w:t>
            </w:r>
            <w:proofErr w:type="spellEnd"/>
            <w:r w:rsidRPr="00F34FA5">
              <w:rPr>
                <w:rFonts w:cs="Arial"/>
                <w:i/>
                <w:iCs/>
                <w:szCs w:val="18"/>
              </w:rPr>
              <w:t>_</w:t>
            </w:r>
          </w:p>
        </w:tc>
        <w:tc>
          <w:tcPr>
            <w:tcW w:w="4252" w:type="dxa"/>
            <w:tcBorders>
              <w:top w:val="single" w:sz="6" w:space="0" w:color="auto"/>
              <w:left w:val="single" w:sz="6" w:space="0" w:color="auto"/>
              <w:bottom w:val="single" w:sz="6" w:space="0" w:color="auto"/>
              <w:right w:val="single" w:sz="4" w:space="0" w:color="auto"/>
            </w:tcBorders>
          </w:tcPr>
          <w:p w14:paraId="5812AFEE" w14:textId="77777777" w:rsidR="00ED3BB7" w:rsidRPr="00F34FA5" w:rsidRDefault="00ED3BB7" w:rsidP="00775EDC">
            <w:pPr>
              <w:pStyle w:val="TAL"/>
              <w:rPr>
                <w:rFonts w:cs="Arial"/>
                <w:szCs w:val="18"/>
              </w:rPr>
            </w:pPr>
            <w:proofErr w:type="spellStart"/>
            <w:r w:rsidRPr="00F34FA5">
              <w:rPr>
                <w:rFonts w:cs="Arial"/>
                <w:i/>
                <w:iCs/>
                <w:szCs w:val="18"/>
              </w:rPr>
              <w:t>InfrastructureInventoryObject</w:t>
            </w:r>
            <w:proofErr w:type="spellEnd"/>
            <w:r w:rsidRPr="00F34FA5">
              <w:rPr>
                <w:rFonts w:cs="Arial"/>
                <w:i/>
                <w:iCs/>
                <w:szCs w:val="18"/>
              </w:rPr>
              <w:t>_</w:t>
            </w:r>
          </w:p>
        </w:tc>
      </w:tr>
      <w:tr w:rsidR="00ED3BB7" w14:paraId="16614643"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3131C207" w14:textId="77777777" w:rsidR="00ED3BB7" w:rsidRPr="00236309" w:rsidRDefault="00ED3BB7" w:rsidP="00775EDC">
            <w:pPr>
              <w:pStyle w:val="TAL"/>
              <w:tabs>
                <w:tab w:val="left" w:pos="1150"/>
              </w:tabs>
              <w:rPr>
                <w:rFonts w:cs="Arial"/>
                <w:szCs w:val="18"/>
              </w:rPr>
            </w:pPr>
          </w:p>
        </w:tc>
        <w:tc>
          <w:tcPr>
            <w:tcW w:w="4252" w:type="dxa"/>
            <w:tcBorders>
              <w:top w:val="single" w:sz="6" w:space="0" w:color="auto"/>
              <w:left w:val="single" w:sz="6" w:space="0" w:color="auto"/>
              <w:bottom w:val="single" w:sz="6" w:space="0" w:color="auto"/>
              <w:right w:val="single" w:sz="4" w:space="0" w:color="auto"/>
            </w:tcBorders>
          </w:tcPr>
          <w:p w14:paraId="5CED4AF3" w14:textId="77777777" w:rsidR="00ED3BB7" w:rsidRPr="00236309" w:rsidRDefault="00ED3BB7" w:rsidP="00775EDC">
            <w:pPr>
              <w:pStyle w:val="TAL"/>
              <w:rPr>
                <w:rFonts w:cs="Arial"/>
                <w:szCs w:val="18"/>
              </w:rPr>
            </w:pPr>
          </w:p>
        </w:tc>
      </w:tr>
    </w:tbl>
    <w:p w14:paraId="2CD14717" w14:textId="77777777" w:rsidR="00ED3BB7" w:rsidRDefault="00ED3BB7" w:rsidP="00ED3BB7"/>
    <w:p w14:paraId="73A11385" w14:textId="77777777" w:rsidR="00ED3BB7" w:rsidRDefault="00ED3BB7" w:rsidP="00ED3BB7">
      <w:pPr>
        <w:pStyle w:val="Heading4"/>
      </w:pPr>
      <w:r>
        <w:t>4.2.3.3</w:t>
      </w:r>
      <w:r>
        <w:tab/>
        <w:t>Class Diagram</w:t>
      </w:r>
    </w:p>
    <w:p w14:paraId="0576D12D" w14:textId="77777777" w:rsidR="00ED3BB7" w:rsidRDefault="00ED3BB7" w:rsidP="00ED3BB7">
      <w:pPr>
        <w:pStyle w:val="Heading5"/>
      </w:pPr>
      <w:r>
        <w:t>4.2.3.3.1</w:t>
      </w:r>
      <w:r>
        <w:tab/>
        <w:t>Relationships</w:t>
      </w:r>
    </w:p>
    <w:p w14:paraId="3A436891" w14:textId="77777777" w:rsidR="00ED3BB7" w:rsidRDefault="00ED3BB7" w:rsidP="00ED3BB7">
      <w:pPr>
        <w:pStyle w:val="Heading6"/>
      </w:pPr>
      <w:r>
        <w:t>4.2.3.3.1.1</w:t>
      </w:r>
      <w:r>
        <w:tab/>
        <w:t>Description</w:t>
      </w:r>
    </w:p>
    <w:p w14:paraId="470F4583" w14:textId="77777777" w:rsidR="00ED3BB7" w:rsidRDefault="00ED3BB7" w:rsidP="00ED3BB7">
      <w:r>
        <w:t>This clause depicts the set of classes (e.g. IOCs) that encapsulates the information relevant for the O-RAN Cloud (O-Cloud). This clause provides an overview of the relationships between relevant classes in UML. Subsequent clauses provide more detailed specification of various aspects of these classes. The UML Class diagram depicts a view of the namespace maintaining a defined focus so as not to overcrowd a single diagram trying to depict all relationships within the namespace.</w:t>
      </w:r>
    </w:p>
    <w:p w14:paraId="2FEA8D54" w14:textId="77777777" w:rsidR="00ED3BB7" w:rsidRDefault="00ED3BB7" w:rsidP="00ED3BB7">
      <w:pPr>
        <w:pStyle w:val="Heading6"/>
      </w:pPr>
      <w:r>
        <w:t>4.2.3.3.1.2 ORAN.O2ims.Cluster Intra-Namespace Relationships</w:t>
      </w:r>
    </w:p>
    <w:p w14:paraId="543CA814" w14:textId="77777777" w:rsidR="00ED3BB7" w:rsidRDefault="00ED3BB7" w:rsidP="00ED3BB7">
      <w:pPr>
        <w:pStyle w:val="PlantUML"/>
      </w:pPr>
      <w:r>
        <w:t>@startuml</w:t>
      </w:r>
    </w:p>
    <w:p w14:paraId="3608FBEE" w14:textId="77777777" w:rsidR="00ED3BB7" w:rsidRDefault="00ED3BB7" w:rsidP="00ED3BB7">
      <w:pPr>
        <w:pStyle w:val="PlantUML"/>
      </w:pPr>
      <w:r>
        <w:t>Hide Members</w:t>
      </w:r>
    </w:p>
    <w:p w14:paraId="11B5AC2F" w14:textId="77777777" w:rsidR="00ED3BB7" w:rsidRDefault="00ED3BB7" w:rsidP="00ED3BB7">
      <w:pPr>
        <w:pStyle w:val="PlantUML"/>
      </w:pPr>
      <w:r>
        <w:t>Hide Circle</w:t>
      </w:r>
    </w:p>
    <w:p w14:paraId="019B4EEF" w14:textId="77777777" w:rsidR="00ED3BB7" w:rsidRDefault="00ED3BB7" w:rsidP="00ED3BB7">
      <w:pPr>
        <w:pStyle w:val="PlantUML"/>
      </w:pPr>
    </w:p>
    <w:p w14:paraId="3E2FE1B8" w14:textId="77777777" w:rsidR="00ED3BB7" w:rsidRDefault="00ED3BB7" w:rsidP="00ED3BB7">
      <w:pPr>
        <w:pStyle w:val="PlantUML"/>
      </w:pPr>
      <w:r>
        <w:t>Namespace ORAN.O2ims.Cluster #LightSteelBlue {</w:t>
      </w:r>
      <w:bookmarkStart w:id="1060" w:name="_Hlk173139491"/>
    </w:p>
    <w:p w14:paraId="4DF320D8" w14:textId="77777777" w:rsidR="00ED3BB7" w:rsidRDefault="00ED3BB7" w:rsidP="00ED3BB7">
      <w:pPr>
        <w:pStyle w:val="PlantUML"/>
      </w:pPr>
      <w:r>
        <w:t>Class NodeCluster &lt;&lt;InformationObjectClass&gt;&gt;</w:t>
      </w:r>
    </w:p>
    <w:p w14:paraId="033FCAF9" w14:textId="77777777" w:rsidR="00ED3BB7" w:rsidRDefault="00ED3BB7" w:rsidP="00ED3BB7">
      <w:pPr>
        <w:pStyle w:val="PlantUML"/>
      </w:pPr>
      <w:r>
        <w:t>Class NodeClusterType &lt;&lt;InformationObjectClass&gt;&gt;</w:t>
      </w:r>
    </w:p>
    <w:p w14:paraId="415A7764" w14:textId="77777777" w:rsidR="00ED3BB7" w:rsidRDefault="00ED3BB7" w:rsidP="00ED3BB7">
      <w:pPr>
        <w:pStyle w:val="PlantUML"/>
      </w:pPr>
      <w:r>
        <w:t>Class ClusterResourceGroup &lt;&lt;InformationObjectClass&gt;&gt;</w:t>
      </w:r>
    </w:p>
    <w:p w14:paraId="46A3155E" w14:textId="77777777" w:rsidR="00ED3BB7" w:rsidRDefault="00ED3BB7" w:rsidP="00ED3BB7">
      <w:pPr>
        <w:pStyle w:val="PlantUML"/>
      </w:pPr>
      <w:r>
        <w:t>Class ClusterResource &lt;&lt;InformationObjectClass&gt;&gt;</w:t>
      </w:r>
    </w:p>
    <w:p w14:paraId="7977800D" w14:textId="77777777" w:rsidR="00ED3BB7" w:rsidRDefault="00ED3BB7" w:rsidP="00ED3BB7">
      <w:pPr>
        <w:pStyle w:val="PlantUML"/>
      </w:pPr>
      <w:r>
        <w:t>Class ClusterResourceType &lt;&lt;InformationObjectClass&gt;&gt;</w:t>
      </w:r>
    </w:p>
    <w:bookmarkEnd w:id="1060"/>
    <w:p w14:paraId="787868CE" w14:textId="77777777" w:rsidR="00ED3BB7" w:rsidRDefault="00ED3BB7" w:rsidP="00ED3BB7">
      <w:pPr>
        <w:pStyle w:val="PlantUML"/>
      </w:pPr>
    </w:p>
    <w:p w14:paraId="3E59B13B" w14:textId="77777777" w:rsidR="00ED3BB7" w:rsidRDefault="00ED3BB7" w:rsidP="00ED3BB7">
      <w:pPr>
        <w:pStyle w:val="PlantUML"/>
      </w:pPr>
      <w:r>
        <w:t xml:space="preserve">NodeCluster "1" --&gt; "0..N\n+clusterResourceGroups" ClusterResourceGroup </w:t>
      </w:r>
    </w:p>
    <w:p w14:paraId="11F0EACB" w14:textId="77777777" w:rsidR="00ED3BB7" w:rsidRDefault="00ED3BB7" w:rsidP="00ED3BB7">
      <w:pPr>
        <w:pStyle w:val="PlantUML"/>
      </w:pPr>
      <w:r>
        <w:t>NodeCluster --&gt; NodeClusterType : Has</w:t>
      </w:r>
    </w:p>
    <w:p w14:paraId="626C36B9" w14:textId="77777777" w:rsidR="00ED3BB7" w:rsidRDefault="00ED3BB7" w:rsidP="00ED3BB7">
      <w:pPr>
        <w:pStyle w:val="PlantUML"/>
      </w:pPr>
      <w:r>
        <w:t>ClusterResourceGroup "1" -r-&gt; "1..N\n+clusterResources" ClusterResource : "\t\t\t"</w:t>
      </w:r>
    </w:p>
    <w:p w14:paraId="6C7C5443" w14:textId="77777777" w:rsidR="00ED3BB7" w:rsidRDefault="00ED3BB7" w:rsidP="00ED3BB7">
      <w:pPr>
        <w:pStyle w:val="PlantUML"/>
      </w:pPr>
      <w:r>
        <w:t>NodeCluster "1" --&gt; "1..N\n+clusterResourceIds" ClusterResource</w:t>
      </w:r>
    </w:p>
    <w:p w14:paraId="78B96E3F" w14:textId="77777777" w:rsidR="00ED3BB7" w:rsidRDefault="00ED3BB7" w:rsidP="00ED3BB7">
      <w:pPr>
        <w:pStyle w:val="PlantUML"/>
      </w:pPr>
      <w:r>
        <w:t>ClusterResource --&gt; ClusterResourceType : Has</w:t>
      </w:r>
    </w:p>
    <w:p w14:paraId="7CC753E7" w14:textId="77777777" w:rsidR="00ED3BB7" w:rsidRDefault="00ED3BB7" w:rsidP="00ED3BB7">
      <w:pPr>
        <w:pStyle w:val="PlantUML"/>
      </w:pPr>
      <w:r>
        <w:t>ClusterResource "1" --&gt; "0..N\n+memberOf" ClusterResource</w:t>
      </w:r>
    </w:p>
    <w:p w14:paraId="05EAD037" w14:textId="77777777" w:rsidR="00ED3BB7" w:rsidRDefault="00ED3BB7" w:rsidP="00ED3BB7">
      <w:pPr>
        <w:pStyle w:val="PlantUML"/>
      </w:pPr>
      <w:r>
        <w:t>}</w:t>
      </w:r>
    </w:p>
    <w:p w14:paraId="1C4274DF" w14:textId="77777777" w:rsidR="00ED3BB7" w:rsidRDefault="00ED3BB7" w:rsidP="00ED3BB7">
      <w:pPr>
        <w:pStyle w:val="PlantUML"/>
      </w:pPr>
    </w:p>
    <w:p w14:paraId="3C8A4CE7" w14:textId="77777777" w:rsidR="00ED3BB7" w:rsidRPr="006D53BA" w:rsidRDefault="00ED3BB7" w:rsidP="00ED3BB7">
      <w:pPr>
        <w:pStyle w:val="PlantUML"/>
      </w:pPr>
      <w:r>
        <w:t>@enduml</w:t>
      </w:r>
    </w:p>
    <w:p w14:paraId="20B5151C" w14:textId="77777777" w:rsidR="00ED3BB7" w:rsidRDefault="00ED3BB7" w:rsidP="00ED3BB7">
      <w:pPr>
        <w:pStyle w:val="PlantUMLImg"/>
      </w:pPr>
      <w:r>
        <w:lastRenderedPageBreak/>
        <w:drawing>
          <wp:inline distT="0" distB="0" distL="0" distR="0" wp14:anchorId="5681AB84" wp14:editId="479DBD1F">
            <wp:extent cx="5943600" cy="3051664"/>
            <wp:effectExtent l="0" t="0" r="0" b="0"/>
            <wp:docPr id="1115499999"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5499999" name="Picture 6" descr="Generated by PlantUML"/>
                    <pic:cNvPicPr/>
                  </pic:nvPicPr>
                  <pic:blipFill>
                    <a:blip r:embed="rId35">
                      <a:extLst>
                        <a:ext uri="{28A0092B-C50C-407E-A947-70E740481C1C}">
                          <a14:useLocalDpi xmlns:a14="http://schemas.microsoft.com/office/drawing/2010/main" val="0"/>
                        </a:ext>
                      </a:extLst>
                    </a:blip>
                    <a:stretch>
                      <a:fillRect/>
                    </a:stretch>
                  </pic:blipFill>
                  <pic:spPr>
                    <a:xfrm>
                      <a:off x="0" y="0"/>
                      <a:ext cx="5943600" cy="3051664"/>
                    </a:xfrm>
                    <a:prstGeom prst="rect">
                      <a:avLst/>
                    </a:prstGeom>
                  </pic:spPr>
                </pic:pic>
              </a:graphicData>
            </a:graphic>
          </wp:inline>
        </w:drawing>
      </w:r>
    </w:p>
    <w:p w14:paraId="5DF788D2" w14:textId="0B9827E1" w:rsidR="00ED3BB7" w:rsidRDefault="00761289" w:rsidP="00ED3BB7">
      <w:pPr>
        <w:pStyle w:val="TF"/>
      </w:pPr>
      <w:bookmarkStart w:id="1061" w:name="_Toc193779729"/>
      <w:bookmarkStart w:id="1062" w:name="_Toc202768314"/>
      <w:r>
        <w:rPr>
          <w:lang w:val="en-GB"/>
        </w:rPr>
        <w:t xml:space="preserve">Figure </w:t>
      </w:r>
      <w:r w:rsidR="00ED3BB7">
        <w:t>4.2.3.3.1.2-1 ORAN.O2ims.Cluster Intra-Namespace Relationships</w:t>
      </w:r>
      <w:bookmarkEnd w:id="1061"/>
      <w:bookmarkEnd w:id="1062"/>
    </w:p>
    <w:p w14:paraId="7C48BC39" w14:textId="77777777" w:rsidR="00ED3BB7" w:rsidRDefault="00ED3BB7" w:rsidP="00ED3BB7">
      <w:pPr>
        <w:pStyle w:val="Heading6"/>
      </w:pPr>
      <w:r>
        <w:t>4.2.3.3.1.3 ORAN.O2ims.Cluster Inter-Namespace Relationships</w:t>
      </w:r>
    </w:p>
    <w:p w14:paraId="0D69D20B" w14:textId="77777777" w:rsidR="00ED3BB7" w:rsidRDefault="00ED3BB7" w:rsidP="00ED3BB7">
      <w:pPr>
        <w:pStyle w:val="PlantUML"/>
      </w:pPr>
      <w:r>
        <w:t>@startuml</w:t>
      </w:r>
    </w:p>
    <w:p w14:paraId="2FABA2E0" w14:textId="77777777" w:rsidR="00ED3BB7" w:rsidRDefault="00ED3BB7" w:rsidP="00ED3BB7">
      <w:pPr>
        <w:pStyle w:val="PlantUML"/>
      </w:pPr>
      <w:r>
        <w:t>Hide Members</w:t>
      </w:r>
    </w:p>
    <w:p w14:paraId="66942BA9" w14:textId="77777777" w:rsidR="00ED3BB7" w:rsidRDefault="00ED3BB7" w:rsidP="00ED3BB7">
      <w:pPr>
        <w:pStyle w:val="PlantUML"/>
      </w:pPr>
      <w:r>
        <w:t>Hide Circle</w:t>
      </w:r>
    </w:p>
    <w:p w14:paraId="5D5BECC0" w14:textId="77777777" w:rsidR="00ED3BB7" w:rsidRDefault="00ED3BB7" w:rsidP="00ED3BB7">
      <w:pPr>
        <w:pStyle w:val="PlantUML"/>
      </w:pPr>
    </w:p>
    <w:p w14:paraId="2A967358" w14:textId="77777777" w:rsidR="00ED3BB7" w:rsidRDefault="00ED3BB7" w:rsidP="00ED3BB7">
      <w:pPr>
        <w:pStyle w:val="PlantUML"/>
      </w:pPr>
    </w:p>
    <w:p w14:paraId="68D3B887" w14:textId="77777777" w:rsidR="00ED3BB7" w:rsidRDefault="00ED3BB7" w:rsidP="00ED3BB7">
      <w:pPr>
        <w:pStyle w:val="PlantUML"/>
      </w:pPr>
      <w:r>
        <w:t>Namespace ORAN.O2ims.Cluster #LightSteelBlue {</w:t>
      </w:r>
    </w:p>
    <w:p w14:paraId="1D5B10C6" w14:textId="77777777" w:rsidR="00ED3BB7" w:rsidRDefault="00ED3BB7" w:rsidP="00ED3BB7">
      <w:pPr>
        <w:pStyle w:val="PlantUML"/>
      </w:pPr>
      <w:r>
        <w:t>Class NodeCluster &lt;&lt;InformationObjectClass&gt;&gt;</w:t>
      </w:r>
    </w:p>
    <w:p w14:paraId="499F4DD3" w14:textId="77777777" w:rsidR="00ED3BB7" w:rsidRDefault="00ED3BB7" w:rsidP="00ED3BB7">
      <w:pPr>
        <w:pStyle w:val="PlantUML"/>
      </w:pPr>
      <w:r>
        <w:t>Class ClusterResource &lt;&lt;InformationObjectClass&gt;&gt;</w:t>
      </w:r>
    </w:p>
    <w:p w14:paraId="7F7985F1" w14:textId="77777777" w:rsidR="00ED3BB7" w:rsidRDefault="00ED3BB7" w:rsidP="00ED3BB7">
      <w:pPr>
        <w:pStyle w:val="PlantUML"/>
      </w:pPr>
    </w:p>
    <w:p w14:paraId="74147D23" w14:textId="77777777" w:rsidR="00ED3BB7" w:rsidRDefault="00ED3BB7" w:rsidP="00ED3BB7">
      <w:pPr>
        <w:pStyle w:val="PlantUML"/>
      </w:pPr>
      <w:r>
        <w:t>}</w:t>
      </w:r>
    </w:p>
    <w:p w14:paraId="51119B07" w14:textId="77777777" w:rsidR="00ED3BB7" w:rsidRDefault="00ED3BB7" w:rsidP="00ED3BB7">
      <w:pPr>
        <w:pStyle w:val="PlantUML"/>
      </w:pPr>
    </w:p>
    <w:p w14:paraId="2B754A5D" w14:textId="77777777" w:rsidR="00ED3BB7" w:rsidRDefault="00ED3BB7" w:rsidP="00ED3BB7">
      <w:pPr>
        <w:pStyle w:val="PlantUML"/>
      </w:pPr>
      <w:r>
        <w:t>Namespace ORAN.O2ims.Inventory #LightYellow {</w:t>
      </w:r>
    </w:p>
    <w:p w14:paraId="4DB29E10" w14:textId="77777777" w:rsidR="00ED3BB7" w:rsidRDefault="00ED3BB7" w:rsidP="00ED3BB7">
      <w:pPr>
        <w:pStyle w:val="PlantUML"/>
      </w:pPr>
      <w:r>
        <w:t xml:space="preserve">   Class Resource &lt;&lt;InformationObjectClass&gt;&gt;</w:t>
      </w:r>
    </w:p>
    <w:p w14:paraId="5866A234" w14:textId="77777777" w:rsidR="00ED3BB7" w:rsidRDefault="00ED3BB7" w:rsidP="00ED3BB7">
      <w:pPr>
        <w:pStyle w:val="PlantUML"/>
      </w:pPr>
      <w:r>
        <w:t>}</w:t>
      </w:r>
    </w:p>
    <w:p w14:paraId="74698F49" w14:textId="77777777" w:rsidR="00ED3BB7" w:rsidRDefault="00ED3BB7" w:rsidP="00ED3BB7">
      <w:pPr>
        <w:pStyle w:val="PlantUML"/>
      </w:pPr>
    </w:p>
    <w:p w14:paraId="10AAE107" w14:textId="77777777" w:rsidR="00ED3BB7" w:rsidRDefault="00ED3BB7" w:rsidP="00ED3BB7">
      <w:pPr>
        <w:pStyle w:val="PlantUML"/>
      </w:pPr>
      <w:r>
        <w:t>Namespace ORAN.O2ims.Infrastructure #Lavender {</w:t>
      </w:r>
    </w:p>
    <w:p w14:paraId="0687869D" w14:textId="77777777" w:rsidR="00ED3BB7" w:rsidRDefault="00ED3BB7" w:rsidP="00ED3BB7">
      <w:pPr>
        <w:pStyle w:val="PlantUML"/>
      </w:pPr>
      <w:r>
        <w:t xml:space="preserve">   Class InfrastructureResource &lt;&lt;InformationObjectClass&gt;&gt;</w:t>
      </w:r>
    </w:p>
    <w:p w14:paraId="1843E9F0" w14:textId="77777777" w:rsidR="00ED3BB7" w:rsidRDefault="00ED3BB7" w:rsidP="00ED3BB7">
      <w:pPr>
        <w:pStyle w:val="PlantUML"/>
      </w:pPr>
      <w:r>
        <w:t>}</w:t>
      </w:r>
    </w:p>
    <w:p w14:paraId="007258CF" w14:textId="77777777" w:rsidR="00ED3BB7" w:rsidRDefault="00ED3BB7" w:rsidP="00ED3BB7">
      <w:pPr>
        <w:pStyle w:val="PlantUML"/>
      </w:pPr>
    </w:p>
    <w:p w14:paraId="3DC5AEA7" w14:textId="77777777" w:rsidR="00ED3BB7" w:rsidRDefault="00ED3BB7" w:rsidP="00ED3BB7">
      <w:pPr>
        <w:pStyle w:val="PlantUML"/>
      </w:pPr>
      <w:r>
        <w:t>Namespace ORAN.O2ims.Artifacts #Magenta {</w:t>
      </w:r>
    </w:p>
    <w:p w14:paraId="63CA1203" w14:textId="77777777" w:rsidR="00ED3BB7" w:rsidRDefault="00ED3BB7" w:rsidP="00ED3BB7">
      <w:pPr>
        <w:pStyle w:val="PlantUML"/>
      </w:pPr>
      <w:r>
        <w:t xml:space="preserve">   Class ArtifactResource &lt;&lt;InformationObjectClass&gt;&gt;</w:t>
      </w:r>
    </w:p>
    <w:p w14:paraId="5A21DE1F" w14:textId="77777777" w:rsidR="00ED3BB7" w:rsidRDefault="00ED3BB7" w:rsidP="00ED3BB7">
      <w:pPr>
        <w:pStyle w:val="PlantUML"/>
      </w:pPr>
      <w:r>
        <w:t>}</w:t>
      </w:r>
    </w:p>
    <w:p w14:paraId="60532DB7" w14:textId="77777777" w:rsidR="00ED3BB7" w:rsidRDefault="00ED3BB7" w:rsidP="00ED3BB7">
      <w:pPr>
        <w:pStyle w:val="PlantUML"/>
      </w:pPr>
      <w:r>
        <w:t>Namespace ORAN.02ims.Provisioning #FireBrick {</w:t>
      </w:r>
    </w:p>
    <w:p w14:paraId="720DB93E" w14:textId="77777777" w:rsidR="00ED3BB7" w:rsidRDefault="00ED3BB7" w:rsidP="00ED3BB7">
      <w:pPr>
        <w:pStyle w:val="PlantUML"/>
      </w:pPr>
      <w:r>
        <w:t xml:space="preserve">   Class ProvisioningRequest &lt;&lt;InformationObjectClass&gt;&gt;</w:t>
      </w:r>
    </w:p>
    <w:p w14:paraId="138871B8" w14:textId="77777777" w:rsidR="00ED3BB7" w:rsidRDefault="00ED3BB7" w:rsidP="00ED3BB7">
      <w:pPr>
        <w:pStyle w:val="PlantUML"/>
      </w:pPr>
      <w:r>
        <w:t>}</w:t>
      </w:r>
    </w:p>
    <w:p w14:paraId="747F4C6C" w14:textId="77777777" w:rsidR="00ED3BB7" w:rsidRDefault="00ED3BB7" w:rsidP="00ED3BB7">
      <w:pPr>
        <w:pStyle w:val="PlantUML"/>
      </w:pPr>
    </w:p>
    <w:p w14:paraId="52A3CE5C" w14:textId="77777777" w:rsidR="00ED3BB7" w:rsidRDefault="00ED3BB7" w:rsidP="00ED3BB7">
      <w:pPr>
        <w:pStyle w:val="PlantUML"/>
      </w:pPr>
      <w:r>
        <w:t>ORAN.02ims.Provisioning.ProvisioningRequest --&gt; ORAN.O2ims.Cluster.NodeCluster : Fulfill</w:t>
      </w:r>
    </w:p>
    <w:p w14:paraId="71307476" w14:textId="77777777" w:rsidR="00ED3BB7" w:rsidRDefault="00ED3BB7" w:rsidP="00ED3BB7">
      <w:pPr>
        <w:pStyle w:val="PlantUML"/>
      </w:pPr>
    </w:p>
    <w:p w14:paraId="6AF0D949" w14:textId="77777777" w:rsidR="00ED3BB7" w:rsidRDefault="00ED3BB7" w:rsidP="00ED3BB7">
      <w:pPr>
        <w:pStyle w:val="PlantUML"/>
      </w:pPr>
      <w:r>
        <w:t>ORAN.O2ims.Cluster.NodeCluster --&gt; ORAN.O2ims.Artifacts.ArtifactResource : BasedOn</w:t>
      </w:r>
    </w:p>
    <w:p w14:paraId="34CCC0A1" w14:textId="77777777" w:rsidR="00ED3BB7" w:rsidRDefault="00ED3BB7" w:rsidP="00ED3BB7">
      <w:pPr>
        <w:pStyle w:val="PlantUML"/>
      </w:pPr>
    </w:p>
    <w:p w14:paraId="2E06A4C0" w14:textId="77777777" w:rsidR="00ED3BB7" w:rsidRDefault="00ED3BB7" w:rsidP="00ED3BB7">
      <w:pPr>
        <w:pStyle w:val="PlantUML"/>
      </w:pPr>
      <w:r>
        <w:t>ORAN.O2ims.Cluster.ClusterResource -l-&gt; ORAN.O2ims.Inventory.Resource : "\tMappedTo\t"</w:t>
      </w:r>
    </w:p>
    <w:p w14:paraId="4FEB1F6F" w14:textId="77777777" w:rsidR="00ED3BB7" w:rsidRDefault="00ED3BB7" w:rsidP="00ED3BB7">
      <w:pPr>
        <w:pStyle w:val="PlantUML"/>
      </w:pPr>
      <w:r>
        <w:t>ORAN.O2ims.Cluster.ClusterResource .u. ORAN.O2ims.Infrastructure.InfrastructureResource</w:t>
      </w:r>
    </w:p>
    <w:p w14:paraId="0A21BC52" w14:textId="77777777" w:rsidR="00ED3BB7" w:rsidRDefault="00ED3BB7" w:rsidP="00ED3BB7">
      <w:pPr>
        <w:pStyle w:val="PlantUML"/>
      </w:pPr>
      <w:r>
        <w:t>Note Left on Link</w:t>
      </w:r>
    </w:p>
    <w:p w14:paraId="4B4244D8" w14:textId="77777777" w:rsidR="00ED3BB7" w:rsidRDefault="00ED3BB7" w:rsidP="00ED3BB7">
      <w:pPr>
        <w:pStyle w:val="PlantUML"/>
      </w:pPr>
      <w:r>
        <w:t>This relation will exist but its exact definitions</w:t>
      </w:r>
    </w:p>
    <w:p w14:paraId="4857EF01" w14:textId="77777777" w:rsidR="00ED3BB7" w:rsidRDefault="00ED3BB7" w:rsidP="00ED3BB7">
      <w:pPr>
        <w:pStyle w:val="PlantUML"/>
      </w:pPr>
      <w:r>
        <w:t>are dependent on the definition of specialized</w:t>
      </w:r>
    </w:p>
    <w:p w14:paraId="7078DFB6" w14:textId="77777777" w:rsidR="00ED3BB7" w:rsidRDefault="00ED3BB7" w:rsidP="00ED3BB7">
      <w:pPr>
        <w:pStyle w:val="PlantUML"/>
      </w:pPr>
      <w:r>
        <w:t>classes within each namespace.</w:t>
      </w:r>
    </w:p>
    <w:p w14:paraId="682B4DF7" w14:textId="77777777" w:rsidR="00ED3BB7" w:rsidRDefault="00ED3BB7" w:rsidP="00ED3BB7">
      <w:pPr>
        <w:pStyle w:val="PlantUML"/>
      </w:pPr>
      <w:r>
        <w:t>End note</w:t>
      </w:r>
    </w:p>
    <w:p w14:paraId="605AD884" w14:textId="77777777" w:rsidR="00ED3BB7" w:rsidRDefault="00ED3BB7" w:rsidP="00ED3BB7">
      <w:pPr>
        <w:pStyle w:val="PlantUML"/>
      </w:pPr>
    </w:p>
    <w:p w14:paraId="18312D5A" w14:textId="77777777" w:rsidR="00ED3BB7" w:rsidRDefault="00ED3BB7" w:rsidP="00ED3BB7">
      <w:pPr>
        <w:pStyle w:val="PlantUML"/>
      </w:pPr>
      <w:r>
        <w:t>ORAN.O2ims.Cluster.ClusterResource "\n0..N" --&gt; "0..N\n+artifactResourceIds\t\t\t\n" ORAN.O2ims.Artifacts.ArtifactResource : "\n"</w:t>
      </w:r>
    </w:p>
    <w:p w14:paraId="31A590AA" w14:textId="77777777" w:rsidR="00ED3BB7" w:rsidRPr="002044AF" w:rsidRDefault="00ED3BB7" w:rsidP="00ED3BB7">
      <w:pPr>
        <w:pStyle w:val="PlantUML"/>
      </w:pPr>
      <w:r>
        <w:lastRenderedPageBreak/>
        <w:t>@enduml</w:t>
      </w:r>
    </w:p>
    <w:p w14:paraId="37ABA1B9" w14:textId="77777777" w:rsidR="00ED3BB7" w:rsidRDefault="00ED3BB7" w:rsidP="00ED3BB7">
      <w:pPr>
        <w:pStyle w:val="PlantUMLImg"/>
      </w:pPr>
      <w:r>
        <w:drawing>
          <wp:inline distT="0" distB="0" distL="0" distR="0" wp14:anchorId="096D23C2" wp14:editId="3B01869E">
            <wp:extent cx="5943600" cy="3735091"/>
            <wp:effectExtent l="0" t="0" r="0" b="0"/>
            <wp:docPr id="253984897" name="Picture 2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984897" name="Picture 29" descr="Generated by PlantUML"/>
                    <pic:cNvPicPr/>
                  </pic:nvPicPr>
                  <pic:blipFill>
                    <a:blip r:embed="rId36">
                      <a:extLst>
                        <a:ext uri="{28A0092B-C50C-407E-A947-70E740481C1C}">
                          <a14:useLocalDpi xmlns:a14="http://schemas.microsoft.com/office/drawing/2010/main" val="0"/>
                        </a:ext>
                      </a:extLst>
                    </a:blip>
                    <a:stretch>
                      <a:fillRect/>
                    </a:stretch>
                  </pic:blipFill>
                  <pic:spPr>
                    <a:xfrm>
                      <a:off x="0" y="0"/>
                      <a:ext cx="5943600" cy="3735091"/>
                    </a:xfrm>
                    <a:prstGeom prst="rect">
                      <a:avLst/>
                    </a:prstGeom>
                  </pic:spPr>
                </pic:pic>
              </a:graphicData>
            </a:graphic>
          </wp:inline>
        </w:drawing>
      </w:r>
    </w:p>
    <w:p w14:paraId="4E68197D" w14:textId="77777777" w:rsidR="00ED3BB7" w:rsidRDefault="00ED3BB7" w:rsidP="00ED3BB7">
      <w:pPr>
        <w:pStyle w:val="TF"/>
      </w:pPr>
      <w:bookmarkStart w:id="1063" w:name="_Toc193779730"/>
      <w:bookmarkStart w:id="1064" w:name="_Toc202768315"/>
      <w:r>
        <w:t>Figure 4.2.3.3.1.3-1 ORAN.O2ims.Cluster Inter-Namespace Relationships</w:t>
      </w:r>
      <w:bookmarkEnd w:id="1063"/>
      <w:bookmarkEnd w:id="1064"/>
    </w:p>
    <w:p w14:paraId="0AA69DBD" w14:textId="77777777" w:rsidR="00ED3BB7" w:rsidRDefault="00ED3BB7" w:rsidP="00ED3BB7">
      <w:pPr>
        <w:pStyle w:val="Heading5"/>
      </w:pPr>
      <w:r>
        <w:t>4.2.3.3.2</w:t>
      </w:r>
      <w:r>
        <w:tab/>
        <w:t>Inheritance</w:t>
      </w:r>
    </w:p>
    <w:p w14:paraId="34FE2085" w14:textId="77777777" w:rsidR="00ED3BB7" w:rsidRDefault="00ED3BB7" w:rsidP="00ED3BB7">
      <w:pPr>
        <w:pStyle w:val="Heading6"/>
      </w:pPr>
      <w:r>
        <w:t>4.2.3.3.2.1 ORAN.O2ims.Cluster Inheritance</w:t>
      </w:r>
    </w:p>
    <w:p w14:paraId="14326563" w14:textId="77777777" w:rsidR="00ED3BB7" w:rsidRDefault="00ED3BB7" w:rsidP="00ED3BB7">
      <w:pPr>
        <w:pStyle w:val="PlantUML"/>
      </w:pPr>
      <w:r>
        <w:t>@startuml</w:t>
      </w:r>
    </w:p>
    <w:p w14:paraId="6C683CFC" w14:textId="77777777" w:rsidR="00ED3BB7" w:rsidRDefault="00ED3BB7" w:rsidP="00ED3BB7">
      <w:pPr>
        <w:pStyle w:val="PlantUML"/>
      </w:pPr>
      <w:r>
        <w:t>skin rose</w:t>
      </w:r>
    </w:p>
    <w:p w14:paraId="75F88E53" w14:textId="77777777" w:rsidR="00ED3BB7" w:rsidRDefault="00ED3BB7" w:rsidP="00ED3BB7">
      <w:pPr>
        <w:pStyle w:val="PlantUML"/>
      </w:pPr>
      <w:r>
        <w:t>skinparam ClassStereotypeFontStyle normal</w:t>
      </w:r>
    </w:p>
    <w:p w14:paraId="5B78ECE1" w14:textId="77777777" w:rsidR="00ED3BB7" w:rsidRDefault="00ED3BB7" w:rsidP="00ED3BB7">
      <w:pPr>
        <w:pStyle w:val="PlantUML"/>
      </w:pPr>
      <w:r>
        <w:t>skinparam style strictuml</w:t>
      </w:r>
    </w:p>
    <w:p w14:paraId="49244EC7" w14:textId="77777777" w:rsidR="00ED3BB7" w:rsidRDefault="00ED3BB7" w:rsidP="00ED3BB7">
      <w:pPr>
        <w:pStyle w:val="PlantUML"/>
      </w:pPr>
      <w:r>
        <w:t xml:space="preserve">hide members </w:t>
      </w:r>
    </w:p>
    <w:p w14:paraId="10EEF65F" w14:textId="77777777" w:rsidR="00ED3BB7" w:rsidRDefault="00ED3BB7" w:rsidP="00ED3BB7">
      <w:pPr>
        <w:pStyle w:val="PlantUML"/>
      </w:pPr>
    </w:p>
    <w:p w14:paraId="3A6E5854" w14:textId="77777777" w:rsidR="00ED3BB7" w:rsidRDefault="00ED3BB7" w:rsidP="00ED3BB7">
      <w:pPr>
        <w:pStyle w:val="PlantUML"/>
      </w:pPr>
      <w:r>
        <w:t>Namespace ORAN.O2ims.Inventory {</w:t>
      </w:r>
    </w:p>
    <w:p w14:paraId="363F62BC" w14:textId="77777777" w:rsidR="00ED3BB7" w:rsidRDefault="00ED3BB7" w:rsidP="00ED3BB7">
      <w:pPr>
        <w:pStyle w:val="PlantUML"/>
      </w:pPr>
      <w:r>
        <w:t xml:space="preserve">  Abstract Class InfrastructureInventoryObject_ &lt;&lt;InformationObjectClass&gt;&gt;</w:t>
      </w:r>
    </w:p>
    <w:p w14:paraId="38BBA66E" w14:textId="77777777" w:rsidR="00ED3BB7" w:rsidRDefault="00ED3BB7" w:rsidP="00ED3BB7">
      <w:pPr>
        <w:pStyle w:val="PlantUML"/>
      </w:pPr>
      <w:r>
        <w:t>}</w:t>
      </w:r>
    </w:p>
    <w:p w14:paraId="11ECA587" w14:textId="77777777" w:rsidR="00ED3BB7" w:rsidRDefault="00ED3BB7" w:rsidP="00ED3BB7">
      <w:pPr>
        <w:pStyle w:val="PlantUML"/>
      </w:pPr>
    </w:p>
    <w:p w14:paraId="3E96DE2C" w14:textId="77777777" w:rsidR="00ED3BB7" w:rsidRDefault="00ED3BB7" w:rsidP="00ED3BB7">
      <w:pPr>
        <w:pStyle w:val="PlantUML"/>
      </w:pPr>
      <w:r>
        <w:t>Namespace ORAN.O2ims.Cluster {</w:t>
      </w:r>
    </w:p>
    <w:p w14:paraId="3CD60551" w14:textId="77777777" w:rsidR="00ED3BB7" w:rsidRDefault="00ED3BB7" w:rsidP="00ED3BB7">
      <w:pPr>
        <w:pStyle w:val="PlantUML"/>
      </w:pPr>
    </w:p>
    <w:p w14:paraId="7996CB44" w14:textId="77777777" w:rsidR="00ED3BB7" w:rsidRDefault="00ED3BB7" w:rsidP="00ED3BB7">
      <w:pPr>
        <w:pStyle w:val="PlantUML"/>
      </w:pPr>
      <w:r>
        <w:t>Abstract Class Top &lt;&lt;InformationObjectClass&gt;&gt;</w:t>
      </w:r>
    </w:p>
    <w:p w14:paraId="2900DD8D" w14:textId="77777777" w:rsidR="00ED3BB7" w:rsidRDefault="00ED3BB7" w:rsidP="00ED3BB7">
      <w:pPr>
        <w:pStyle w:val="PlantUML"/>
      </w:pPr>
    </w:p>
    <w:p w14:paraId="214028CA" w14:textId="77777777" w:rsidR="00ED3BB7" w:rsidRDefault="00ED3BB7" w:rsidP="00ED3BB7">
      <w:pPr>
        <w:pStyle w:val="PlantUML"/>
      </w:pPr>
      <w:r>
        <w:t>Class NodeCluster &lt;&lt;InformationObjectClass&gt;&gt;</w:t>
      </w:r>
    </w:p>
    <w:p w14:paraId="35699A8F" w14:textId="77777777" w:rsidR="00ED3BB7" w:rsidRDefault="00ED3BB7" w:rsidP="00ED3BB7">
      <w:pPr>
        <w:pStyle w:val="PlantUML"/>
      </w:pPr>
      <w:r>
        <w:t>NodeCluster -r-|&gt; ORAN.O2ims.Inventory.InfrastructureInventoryObject_</w:t>
      </w:r>
    </w:p>
    <w:p w14:paraId="2F5B3D3C" w14:textId="77777777" w:rsidR="00ED3BB7" w:rsidRDefault="00ED3BB7" w:rsidP="00ED3BB7">
      <w:pPr>
        <w:pStyle w:val="PlantUML"/>
      </w:pPr>
    </w:p>
    <w:p w14:paraId="5A49061B" w14:textId="77777777" w:rsidR="00ED3BB7" w:rsidRDefault="00ED3BB7" w:rsidP="00ED3BB7">
      <w:pPr>
        <w:pStyle w:val="PlantUML"/>
      </w:pPr>
      <w:r>
        <w:t>Class NodeClusterType &lt;&lt;InformationObjectClass&gt;&gt;</w:t>
      </w:r>
    </w:p>
    <w:p w14:paraId="3E7C1572" w14:textId="77777777" w:rsidR="00ED3BB7" w:rsidRDefault="00ED3BB7" w:rsidP="00ED3BB7">
      <w:pPr>
        <w:pStyle w:val="PlantUML"/>
      </w:pPr>
      <w:r>
        <w:t>NodeClusterType -u-|&gt; ORAN.O2ims.Inventory.InfrastructureInventoryObject_</w:t>
      </w:r>
    </w:p>
    <w:p w14:paraId="394F95E0" w14:textId="77777777" w:rsidR="00ED3BB7" w:rsidRDefault="00ED3BB7" w:rsidP="00ED3BB7">
      <w:pPr>
        <w:pStyle w:val="PlantUML"/>
      </w:pPr>
    </w:p>
    <w:p w14:paraId="3D357596" w14:textId="77777777" w:rsidR="00ED3BB7" w:rsidRDefault="00ED3BB7" w:rsidP="00ED3BB7">
      <w:pPr>
        <w:pStyle w:val="PlantUML"/>
      </w:pPr>
      <w:r>
        <w:t>Class ClusterResourceGroup &lt;&lt;InformationObjectClass&gt;&gt;</w:t>
      </w:r>
    </w:p>
    <w:p w14:paraId="46ECD2B5" w14:textId="77777777" w:rsidR="00ED3BB7" w:rsidRDefault="00ED3BB7" w:rsidP="00ED3BB7">
      <w:pPr>
        <w:pStyle w:val="PlantUML"/>
      </w:pPr>
      <w:r>
        <w:t>ClusterResourceGroup -d-|&gt; Top</w:t>
      </w:r>
    </w:p>
    <w:p w14:paraId="065C5415" w14:textId="77777777" w:rsidR="00ED3BB7" w:rsidRDefault="00ED3BB7" w:rsidP="00ED3BB7">
      <w:pPr>
        <w:pStyle w:val="PlantUML"/>
      </w:pPr>
    </w:p>
    <w:p w14:paraId="1F125371" w14:textId="77777777" w:rsidR="00ED3BB7" w:rsidRDefault="00ED3BB7" w:rsidP="00ED3BB7">
      <w:pPr>
        <w:pStyle w:val="PlantUML"/>
      </w:pPr>
      <w:r>
        <w:t>Class ClusterResource &lt;&lt;InformationObjectClass&gt;&gt;</w:t>
      </w:r>
    </w:p>
    <w:p w14:paraId="1D17D72A" w14:textId="77777777" w:rsidR="00ED3BB7" w:rsidRDefault="00ED3BB7" w:rsidP="00ED3BB7">
      <w:pPr>
        <w:pStyle w:val="PlantUML"/>
      </w:pPr>
      <w:r>
        <w:t>ClusterResource -u-|&gt; ORAN.O2ims.Inventory.InfrastructureInventoryObject_</w:t>
      </w:r>
    </w:p>
    <w:p w14:paraId="36A63A2E" w14:textId="77777777" w:rsidR="00ED3BB7" w:rsidRDefault="00ED3BB7" w:rsidP="00ED3BB7">
      <w:pPr>
        <w:pStyle w:val="PlantUML"/>
      </w:pPr>
    </w:p>
    <w:p w14:paraId="2212BAF9" w14:textId="77777777" w:rsidR="00ED3BB7" w:rsidRDefault="00ED3BB7" w:rsidP="00ED3BB7">
      <w:pPr>
        <w:pStyle w:val="PlantUML"/>
      </w:pPr>
      <w:r>
        <w:t>Class ClusterResourceType &lt;&lt;InformationObjectClass&gt;&gt;</w:t>
      </w:r>
    </w:p>
    <w:p w14:paraId="439BA824" w14:textId="77777777" w:rsidR="00ED3BB7" w:rsidRDefault="00ED3BB7" w:rsidP="00ED3BB7">
      <w:pPr>
        <w:pStyle w:val="PlantUML"/>
      </w:pPr>
      <w:r>
        <w:t>ClusterResourceType -l-|&gt; ORAN.O2ims.Inventory.InfrastructureInventoryObject_</w:t>
      </w:r>
    </w:p>
    <w:p w14:paraId="458E4412" w14:textId="77777777" w:rsidR="00ED3BB7" w:rsidRDefault="00ED3BB7" w:rsidP="00ED3BB7">
      <w:pPr>
        <w:pStyle w:val="PlantUML"/>
      </w:pPr>
    </w:p>
    <w:p w14:paraId="7DD63BF4" w14:textId="77777777" w:rsidR="00ED3BB7" w:rsidRDefault="00ED3BB7" w:rsidP="00ED3BB7">
      <w:pPr>
        <w:pStyle w:val="PlantUML"/>
      </w:pPr>
      <w:r>
        <w:t>}</w:t>
      </w:r>
    </w:p>
    <w:p w14:paraId="1EC7028B" w14:textId="77777777" w:rsidR="00ED3BB7" w:rsidRDefault="00ED3BB7" w:rsidP="00ED3BB7">
      <w:pPr>
        <w:pStyle w:val="PlantUML"/>
      </w:pPr>
    </w:p>
    <w:p w14:paraId="53B94E8F" w14:textId="77777777" w:rsidR="00ED3BB7" w:rsidRDefault="00ED3BB7" w:rsidP="00ED3BB7">
      <w:pPr>
        <w:pStyle w:val="PlantUML"/>
      </w:pPr>
      <w:r>
        <w:lastRenderedPageBreak/>
        <w:t>@enduml</w:t>
      </w:r>
    </w:p>
    <w:p w14:paraId="0707A968" w14:textId="77777777" w:rsidR="00ED3BB7" w:rsidRDefault="00ED3BB7" w:rsidP="00ED3BB7">
      <w:pPr>
        <w:pStyle w:val="PlantUMLImg"/>
      </w:pPr>
      <w:r>
        <w:drawing>
          <wp:inline distT="0" distB="0" distL="0" distR="0" wp14:anchorId="44963DA1" wp14:editId="52C72859">
            <wp:extent cx="6122035" cy="2222072"/>
            <wp:effectExtent l="0" t="0" r="0" b="6985"/>
            <wp:docPr id="1002316827" name="Picture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2316827" name="Picture 8" descr="Generated by PlantUML"/>
                    <pic:cNvPicPr/>
                  </pic:nvPicPr>
                  <pic:blipFill>
                    <a:blip r:embed="rId37">
                      <a:extLst>
                        <a:ext uri="{28A0092B-C50C-407E-A947-70E740481C1C}">
                          <a14:useLocalDpi xmlns:a14="http://schemas.microsoft.com/office/drawing/2010/main" val="0"/>
                        </a:ext>
                      </a:extLst>
                    </a:blip>
                    <a:stretch>
                      <a:fillRect/>
                    </a:stretch>
                  </pic:blipFill>
                  <pic:spPr>
                    <a:xfrm>
                      <a:off x="0" y="0"/>
                      <a:ext cx="6122035" cy="2222072"/>
                    </a:xfrm>
                    <a:prstGeom prst="rect">
                      <a:avLst/>
                    </a:prstGeom>
                  </pic:spPr>
                </pic:pic>
              </a:graphicData>
            </a:graphic>
          </wp:inline>
        </w:drawing>
      </w:r>
    </w:p>
    <w:p w14:paraId="4BFAAC02" w14:textId="77777777" w:rsidR="00ED3BB7" w:rsidRDefault="00ED3BB7" w:rsidP="00ED3BB7">
      <w:pPr>
        <w:pStyle w:val="TF"/>
      </w:pPr>
      <w:bookmarkStart w:id="1065" w:name="_Toc193779731"/>
      <w:bookmarkStart w:id="1066" w:name="_Toc202768316"/>
      <w:r>
        <w:t>Figure 4.3.2.2.2.1-1 ORAN.O2ims.Cluster Inheritance</w:t>
      </w:r>
      <w:bookmarkEnd w:id="1065"/>
      <w:bookmarkEnd w:id="1066"/>
    </w:p>
    <w:p w14:paraId="6AA5AF87" w14:textId="77777777" w:rsidR="00ED3BB7" w:rsidRDefault="00ED3BB7" w:rsidP="00ED3BB7">
      <w:pPr>
        <w:pStyle w:val="PlantUMLImg"/>
      </w:pPr>
    </w:p>
    <w:p w14:paraId="714BAFF9" w14:textId="77777777" w:rsidR="00ED3BB7" w:rsidRDefault="00ED3BB7" w:rsidP="00ED3BB7">
      <w:pPr>
        <w:pStyle w:val="Heading4"/>
      </w:pPr>
      <w:r>
        <w:t>4.2.3.4 Class Definitions</w:t>
      </w:r>
    </w:p>
    <w:p w14:paraId="7FAACCCD" w14:textId="77777777" w:rsidR="00ED3BB7" w:rsidRDefault="00ED3BB7" w:rsidP="00ED3BB7">
      <w:pPr>
        <w:pStyle w:val="Heading5"/>
      </w:pPr>
      <w:r>
        <w:t>4.2.3.4.1</w:t>
      </w:r>
      <w:r>
        <w:tab/>
      </w:r>
      <w:proofErr w:type="spellStart"/>
      <w:r>
        <w:t>NodeClusterType</w:t>
      </w:r>
      <w:proofErr w:type="spellEnd"/>
    </w:p>
    <w:p w14:paraId="567FE3A9" w14:textId="77777777" w:rsidR="00ED3BB7" w:rsidRDefault="00ED3BB7" w:rsidP="00ED3BB7">
      <w:pPr>
        <w:pStyle w:val="Heading6"/>
      </w:pPr>
      <w:r>
        <w:t>4.2.3.4.1.1</w:t>
      </w:r>
      <w:r>
        <w:tab/>
        <w:t>Definition</w:t>
      </w:r>
    </w:p>
    <w:p w14:paraId="034DA8BC" w14:textId="77777777" w:rsidR="00ED3BB7" w:rsidRDefault="00ED3BB7" w:rsidP="00ED3BB7">
      <w:r>
        <w:t xml:space="preserve">The </w:t>
      </w:r>
      <w:proofErr w:type="spellStart"/>
      <w:r>
        <w:t>NodeClusterType</w:t>
      </w:r>
      <w:proofErr w:type="spellEnd"/>
      <w:r>
        <w:t xml:space="preserve"> represents a resource type for a </w:t>
      </w:r>
      <w:proofErr w:type="spellStart"/>
      <w:r>
        <w:t>NodeCluster</w:t>
      </w:r>
      <w:proofErr w:type="spellEnd"/>
      <w:r>
        <w:t xml:space="preserve"> in an O-Cloud.</w:t>
      </w:r>
    </w:p>
    <w:p w14:paraId="554EDBB5" w14:textId="77777777" w:rsidR="00ED3BB7" w:rsidRDefault="00ED3BB7" w:rsidP="00ED3BB7">
      <w:r>
        <w:t>Node cluster types provide the categorization of O-Cloud resource types used to create a node cluster. The O-Cloud provides a mechanism to discover the node cluster types with respective operations on node cluster types.</w:t>
      </w:r>
    </w:p>
    <w:p w14:paraId="4D4F9D6D" w14:textId="77777777" w:rsidR="00ED3BB7" w:rsidRDefault="00ED3BB7" w:rsidP="00ED3BB7">
      <w:r w:rsidRPr="00932E06">
        <w:t xml:space="preserve">The </w:t>
      </w:r>
      <w:proofErr w:type="spellStart"/>
      <w:r>
        <w:t>NodeClusterType</w:t>
      </w:r>
      <w:proofErr w:type="spellEnd"/>
      <w:r>
        <w:t xml:space="preserve"> </w:t>
      </w:r>
      <w:r w:rsidRPr="00932E06">
        <w:t xml:space="preserve">is a Specialized Object that derives from a Generalized Object, the </w:t>
      </w:r>
      <w:proofErr w:type="spellStart"/>
      <w:r w:rsidRPr="00963EC2">
        <w:rPr>
          <w:i/>
          <w:iCs/>
        </w:rPr>
        <w:t>InfrastructureInventoryObject</w:t>
      </w:r>
      <w:proofErr w:type="spellEnd"/>
      <w:r w:rsidRPr="00963EC2">
        <w:rPr>
          <w:i/>
          <w:iCs/>
        </w:rPr>
        <w:t>_</w:t>
      </w:r>
      <w:r w:rsidRPr="00932E06">
        <w:t xml:space="preserve">. The </w:t>
      </w:r>
      <w:proofErr w:type="spellStart"/>
      <w:r>
        <w:t>NodeClusterType</w:t>
      </w:r>
      <w:proofErr w:type="spellEnd"/>
      <w:r>
        <w:t xml:space="preserve"> </w:t>
      </w:r>
      <w:r w:rsidRPr="00932E06">
        <w:t xml:space="preserve">inherits the attributes from the </w:t>
      </w:r>
      <w:proofErr w:type="spellStart"/>
      <w:r w:rsidRPr="00163EAB">
        <w:rPr>
          <w:i/>
          <w:iCs/>
        </w:rPr>
        <w:t>InfrastructureInventoryObject</w:t>
      </w:r>
      <w:proofErr w:type="spellEnd"/>
      <w:r w:rsidRPr="00163EAB">
        <w:rPr>
          <w:i/>
          <w:iCs/>
        </w:rPr>
        <w:t>_</w:t>
      </w:r>
      <w:r>
        <w:t xml:space="preserve"> and allows it and all specializations of this class to be included in a change notification.</w:t>
      </w:r>
    </w:p>
    <w:p w14:paraId="025733F2" w14:textId="77777777" w:rsidR="00ED3BB7" w:rsidRDefault="00ED3BB7" w:rsidP="00ED3BB7">
      <w:pPr>
        <w:pStyle w:val="Heading6"/>
      </w:pPr>
      <w:r>
        <w:t>4.2.3.4.1.2</w:t>
      </w:r>
      <w:r>
        <w:tab/>
        <w:t>Attributes</w:t>
      </w:r>
    </w:p>
    <w:p w14:paraId="66707A1E" w14:textId="77777777" w:rsidR="00ED3BB7" w:rsidRDefault="00ED3BB7" w:rsidP="00ED3BB7">
      <w:pPr>
        <w:pStyle w:val="TH"/>
      </w:pPr>
      <w:bookmarkStart w:id="1067" w:name="_Toc193779789"/>
      <w:bookmarkStart w:id="1068" w:name="_Toc202768240"/>
      <w:r>
        <w:t xml:space="preserve">Table 4.2.3.4.1.2-1 Attributes Properties for </w:t>
      </w:r>
      <w:proofErr w:type="spellStart"/>
      <w:r>
        <w:t>NodeClusterType</w:t>
      </w:r>
      <w:bookmarkEnd w:id="1067"/>
      <w:bookmarkEnd w:id="1068"/>
      <w:proofErr w:type="spellEnd"/>
      <w:r w:rsidDel="00DB509A">
        <w:t xml:space="preserve"> </w:t>
      </w:r>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2826C2BE"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0409BB61"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046620A1"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5CFE704B"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11887D29"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7209B02A"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NodeClusterTypeId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78B81D7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A502358"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Unique identifier for the </w:t>
            </w:r>
            <w:proofErr w:type="spellStart"/>
            <w:r w:rsidRPr="00F34FA5">
              <w:rPr>
                <w:rFonts w:ascii="Arial" w:hAnsi="Arial" w:cs="Arial"/>
                <w:sz w:val="18"/>
                <w:szCs w:val="18"/>
              </w:rPr>
              <w:t>NodeClusterType</w:t>
            </w:r>
            <w:proofErr w:type="spellEnd"/>
            <w:r w:rsidRPr="00F34FA5">
              <w:rPr>
                <w:rFonts w:ascii="Arial" w:hAnsi="Arial" w:cs="Arial"/>
                <w:sz w:val="18"/>
                <w:szCs w:val="18"/>
              </w:rPr>
              <w:t xml:space="preserve"> instance.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68C63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1888D8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EAB8AA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5F406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6D9946E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C425434" w14:textId="58516B21" w:rsidR="00ED3BB7" w:rsidDel="000D3BA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69" w:author="Author"/>
              </w:rPr>
            </w:pPr>
            <w:del w:id="1070" w:author="Author">
              <w:r w:rsidDel="000D3BAB">
                <w:delText>nullable:</w:delText>
              </w:r>
              <w:r w:rsidDel="000D3BAB">
                <w:tab/>
                <w:delText>False</w:delText>
              </w:r>
            </w:del>
          </w:p>
          <w:p w14:paraId="07A516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360BE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96728CE" w14:textId="77777777" w:rsidTr="00775EDC">
        <w:tc>
          <w:tcPr>
            <w:tcW w:w="1889" w:type="dxa"/>
            <w:tcBorders>
              <w:top w:val="single" w:sz="4" w:space="0" w:color="auto"/>
              <w:left w:val="single" w:sz="4" w:space="0" w:color="auto"/>
              <w:bottom w:val="single" w:sz="4" w:space="0" w:color="auto"/>
              <w:right w:val="single" w:sz="4" w:space="0" w:color="auto"/>
            </w:tcBorders>
          </w:tcPr>
          <w:p w14:paraId="3C364E2F" w14:textId="77777777" w:rsidR="00ED3BB7" w:rsidRPr="00236309" w:rsidDel="00DB509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name</w:t>
            </w:r>
          </w:p>
        </w:tc>
        <w:tc>
          <w:tcPr>
            <w:tcW w:w="2791" w:type="dxa"/>
            <w:tcBorders>
              <w:top w:val="single" w:sz="4" w:space="0" w:color="auto"/>
              <w:left w:val="single" w:sz="4" w:space="0" w:color="auto"/>
              <w:bottom w:val="single" w:sz="4" w:space="0" w:color="auto"/>
              <w:right w:val="single" w:sz="4" w:space="0" w:color="auto"/>
            </w:tcBorders>
          </w:tcPr>
          <w:p w14:paraId="0A62351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49ABEC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Name of the Node Cluster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F954D2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DBCC26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D7BCEE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1BD3EB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41B172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E53B040" w14:textId="5C0B3A0E" w:rsidR="00ED3BB7" w:rsidDel="000D3BA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71" w:author="Author"/>
              </w:rPr>
            </w:pPr>
            <w:del w:id="1072" w:author="Author">
              <w:r w:rsidDel="000D3BAB">
                <w:delText>nullable:</w:delText>
              </w:r>
              <w:r w:rsidDel="000D3BAB">
                <w:tab/>
                <w:delText>False</w:delText>
              </w:r>
            </w:del>
          </w:p>
          <w:p w14:paraId="0B9D3782" w14:textId="77777777" w:rsidR="00ED3BB7" w:rsidRDefault="00ED3BB7" w:rsidP="000D3B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112B947" w14:textId="77777777" w:rsidTr="00775EDC">
        <w:tc>
          <w:tcPr>
            <w:tcW w:w="1889" w:type="dxa"/>
            <w:tcBorders>
              <w:top w:val="single" w:sz="4" w:space="0" w:color="auto"/>
              <w:left w:val="single" w:sz="4" w:space="0" w:color="auto"/>
              <w:bottom w:val="single" w:sz="4" w:space="0" w:color="auto"/>
              <w:right w:val="single" w:sz="4" w:space="0" w:color="auto"/>
            </w:tcBorders>
          </w:tcPr>
          <w:p w14:paraId="7595319D"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description</w:t>
            </w:r>
          </w:p>
        </w:tc>
        <w:tc>
          <w:tcPr>
            <w:tcW w:w="2791" w:type="dxa"/>
            <w:tcBorders>
              <w:top w:val="single" w:sz="4" w:space="0" w:color="auto"/>
              <w:left w:val="single" w:sz="4" w:space="0" w:color="auto"/>
              <w:bottom w:val="single" w:sz="4" w:space="0" w:color="auto"/>
              <w:right w:val="single" w:sz="4" w:space="0" w:color="auto"/>
            </w:tcBorders>
          </w:tcPr>
          <w:p w14:paraId="779D388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58DE9C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Node Cluster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04D8E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A53E7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FE613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87631A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795C3353"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6129FEEC" w14:textId="30BA1394" w:rsidR="00ED3BB7" w:rsidRPr="00F137AA" w:rsidDel="000D3BA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73" w:author="Author"/>
              </w:rPr>
            </w:pPr>
            <w:del w:id="1074" w:author="Author">
              <w:r w:rsidDel="000D3BAB">
                <w:delText>n</w:delText>
              </w:r>
              <w:r w:rsidRPr="00F137AA" w:rsidDel="000D3BAB">
                <w:delText>ullable</w:delText>
              </w:r>
              <w:r w:rsidDel="000D3BAB">
                <w:delText>:</w:delText>
              </w:r>
              <w:r w:rsidRPr="00F137AA" w:rsidDel="000D3BAB">
                <w:tab/>
              </w:r>
              <w:r w:rsidDel="000D3BAB">
                <w:delText>False</w:delText>
              </w:r>
            </w:del>
          </w:p>
          <w:p w14:paraId="232582AC" w14:textId="77777777" w:rsidR="00ED3BB7" w:rsidRDefault="00ED3BB7" w:rsidP="000D3B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EAB23B6" w14:textId="77777777" w:rsidTr="00775EDC">
        <w:tc>
          <w:tcPr>
            <w:tcW w:w="1889" w:type="dxa"/>
            <w:tcBorders>
              <w:top w:val="single" w:sz="4" w:space="0" w:color="auto"/>
              <w:left w:val="single" w:sz="4" w:space="0" w:color="auto"/>
              <w:bottom w:val="single" w:sz="4" w:space="0" w:color="auto"/>
              <w:right w:val="single" w:sz="4" w:space="0" w:color="auto"/>
            </w:tcBorders>
          </w:tcPr>
          <w:p w14:paraId="765ACCDB"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extensions</w:t>
            </w:r>
          </w:p>
        </w:tc>
        <w:tc>
          <w:tcPr>
            <w:tcW w:w="2791" w:type="dxa"/>
            <w:tcBorders>
              <w:top w:val="single" w:sz="4" w:space="0" w:color="auto"/>
              <w:left w:val="single" w:sz="4" w:space="0" w:color="auto"/>
              <w:bottom w:val="single" w:sz="4" w:space="0" w:color="auto"/>
              <w:right w:val="single" w:sz="4" w:space="0" w:color="auto"/>
            </w:tcBorders>
          </w:tcPr>
          <w:p w14:paraId="1471D55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E120DB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These are unspecified (not standardized) properties (keys) which are </w:t>
            </w:r>
            <w:r w:rsidRPr="00F34FA5">
              <w:rPr>
                <w:rFonts w:ascii="Arial" w:hAnsi="Arial" w:cs="Arial"/>
                <w:sz w:val="18"/>
                <w:szCs w:val="18"/>
              </w:rPr>
              <w:lastRenderedPageBreak/>
              <w:t>tailored extend the information provided about the Node Cluster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5A639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4F8803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7F8AB27" w14:textId="77777777" w:rsidR="000D3BAB" w:rsidRDefault="000D3BAB" w:rsidP="000D3BA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075" w:author="Author"/>
              </w:rPr>
            </w:pPr>
            <w:ins w:id="1076" w:author="Author">
              <w:r>
                <w:t>x-isAlwaysPresent:</w:t>
              </w:r>
              <w:r>
                <w:tab/>
                <w:t>False</w:t>
              </w:r>
            </w:ins>
          </w:p>
          <w:p w14:paraId="1C5AED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761EA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26A40D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14666A0" w14:textId="2C83B1C5" w:rsidR="00ED3BB7" w:rsidDel="000D3BA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77" w:author="Author"/>
              </w:rPr>
            </w:pPr>
            <w:del w:id="1078" w:author="Author">
              <w:r w:rsidDel="000D3BAB">
                <w:lastRenderedPageBreak/>
                <w:delText>n</w:delText>
              </w:r>
              <w:r w:rsidRPr="00F137AA" w:rsidDel="000D3BAB">
                <w:delText>ullable</w:delText>
              </w:r>
              <w:r w:rsidDel="000D3BAB">
                <w:delText>:</w:delText>
              </w:r>
              <w:r w:rsidRPr="00F137AA" w:rsidDel="000D3BAB">
                <w:tab/>
              </w:r>
              <w:r w:rsidDel="000D3BAB">
                <w:delText>True</w:delText>
              </w:r>
            </w:del>
          </w:p>
          <w:p w14:paraId="74DBDEE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3202B7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2D4E5D5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260A4FC"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40A6161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4685DA67" w14:textId="77777777" w:rsidR="00ED3BB7" w:rsidRDefault="00ED3BB7" w:rsidP="00ED3BB7">
      <w:pPr>
        <w:widowControl w:val="0"/>
      </w:pPr>
    </w:p>
    <w:p w14:paraId="181880BB" w14:textId="77777777" w:rsidR="00ED3BB7" w:rsidRDefault="00ED3BB7" w:rsidP="00ED3BB7">
      <w:pPr>
        <w:pStyle w:val="Heading6"/>
      </w:pPr>
      <w:r>
        <w:t>4.2.3.4.1.3</w:t>
      </w:r>
      <w:r>
        <w:tab/>
        <w:t>Attribute constraints</w:t>
      </w:r>
    </w:p>
    <w:p w14:paraId="7F0F3B34" w14:textId="77777777" w:rsidR="00ED3BB7" w:rsidRPr="00FE7385" w:rsidRDefault="00ED3BB7" w:rsidP="00ED3BB7">
      <w:pPr>
        <w:rPr>
          <w:i/>
        </w:rPr>
      </w:pPr>
      <w:r>
        <w:t>None</w:t>
      </w:r>
      <w:r w:rsidRPr="00FE7385">
        <w:rPr>
          <w:i/>
        </w:rPr>
        <w:t>.</w:t>
      </w:r>
    </w:p>
    <w:p w14:paraId="065F3FB7" w14:textId="77777777" w:rsidR="00ED3BB7" w:rsidRDefault="00ED3BB7" w:rsidP="00ED3BB7">
      <w:pPr>
        <w:pStyle w:val="Heading6"/>
      </w:pPr>
      <w:r>
        <w:t>4.2.3.4.1.4</w:t>
      </w:r>
      <w:r>
        <w:tab/>
      </w:r>
      <w:r>
        <w:tab/>
        <w:t>State diagram</w:t>
      </w:r>
    </w:p>
    <w:p w14:paraId="0F1C12D8" w14:textId="77777777" w:rsidR="00ED3BB7" w:rsidRPr="00FE7385" w:rsidRDefault="00ED3BB7" w:rsidP="00ED3BB7">
      <w:pPr>
        <w:rPr>
          <w:i/>
        </w:rPr>
      </w:pPr>
      <w:r>
        <w:t>None</w:t>
      </w:r>
      <w:r w:rsidRPr="00FE7385">
        <w:rPr>
          <w:i/>
        </w:rPr>
        <w:t>.</w:t>
      </w:r>
    </w:p>
    <w:p w14:paraId="430BA742" w14:textId="77777777" w:rsidR="00ED3BB7" w:rsidRDefault="00ED3BB7" w:rsidP="00ED3BB7">
      <w:pPr>
        <w:pStyle w:val="Heading5"/>
      </w:pPr>
      <w:r>
        <w:t>4.2.3.4.2</w:t>
      </w:r>
      <w:r>
        <w:tab/>
      </w:r>
      <w:proofErr w:type="spellStart"/>
      <w:r>
        <w:t>NodeCluster</w:t>
      </w:r>
      <w:proofErr w:type="spellEnd"/>
    </w:p>
    <w:p w14:paraId="311C710F" w14:textId="77777777" w:rsidR="00ED3BB7" w:rsidRDefault="00ED3BB7" w:rsidP="00ED3BB7">
      <w:pPr>
        <w:pStyle w:val="Heading6"/>
      </w:pPr>
      <w:r>
        <w:t>4.2.3.4.2.1</w:t>
      </w:r>
      <w:r>
        <w:tab/>
        <w:t>Definition</w:t>
      </w:r>
    </w:p>
    <w:p w14:paraId="2B2A1D60" w14:textId="77777777" w:rsidR="00ED3BB7" w:rsidRDefault="00ED3BB7" w:rsidP="00ED3BB7">
      <w:r>
        <w:t xml:space="preserve">The </w:t>
      </w:r>
      <w:proofErr w:type="spellStart"/>
      <w:r>
        <w:t>NodeCluster</w:t>
      </w:r>
      <w:proofErr w:type="spellEnd"/>
      <w:r>
        <w:t xml:space="preserve"> represents a set if resource used to deploy workloads in an O-Cloud.</w:t>
      </w:r>
    </w:p>
    <w:p w14:paraId="09B5A5F3" w14:textId="77777777" w:rsidR="00ED3BB7" w:rsidRDefault="00ED3BB7" w:rsidP="00ED3BB7">
      <w:r>
        <w:t xml:space="preserve">Node </w:t>
      </w:r>
      <w:proofErr w:type="gramStart"/>
      <w:r>
        <w:t>cluster provides</w:t>
      </w:r>
      <w:proofErr w:type="gramEnd"/>
      <w:r>
        <w:t xml:space="preserve"> inventory of the resources used in a </w:t>
      </w:r>
      <w:proofErr w:type="spellStart"/>
      <w:r>
        <w:t>NodeCluster</w:t>
      </w:r>
      <w:proofErr w:type="spellEnd"/>
      <w:r>
        <w:t>. The O-Cloud provides a mechanism to discover the node cluster with respective operations on node clusters.</w:t>
      </w:r>
    </w:p>
    <w:p w14:paraId="18AC05FD" w14:textId="77777777" w:rsidR="00ED3BB7" w:rsidRDefault="00ED3BB7" w:rsidP="00ED3BB7">
      <w:r w:rsidRPr="00932E06">
        <w:t xml:space="preserve">The </w:t>
      </w:r>
      <w:proofErr w:type="spellStart"/>
      <w:r>
        <w:t>NodeCluster</w:t>
      </w:r>
      <w:proofErr w:type="spellEnd"/>
      <w:r>
        <w:t xml:space="preserve"> </w:t>
      </w:r>
      <w:r w:rsidRPr="00932E06">
        <w:t xml:space="preserve">is a Specialized Object that derives from a Generalized Object, the </w:t>
      </w:r>
      <w:proofErr w:type="spellStart"/>
      <w:r w:rsidRPr="00963EC2">
        <w:rPr>
          <w:i/>
          <w:iCs/>
        </w:rPr>
        <w:t>InfrastructureInventoryObject</w:t>
      </w:r>
      <w:proofErr w:type="spellEnd"/>
      <w:r w:rsidRPr="00963EC2">
        <w:rPr>
          <w:i/>
          <w:iCs/>
        </w:rPr>
        <w:t>_</w:t>
      </w:r>
      <w:r w:rsidRPr="00932E06">
        <w:t xml:space="preserve">. The </w:t>
      </w:r>
      <w:proofErr w:type="spellStart"/>
      <w:r>
        <w:t>NodeCluster</w:t>
      </w:r>
      <w:proofErr w:type="spellEnd"/>
      <w:r>
        <w:t xml:space="preserve"> </w:t>
      </w:r>
      <w:r w:rsidRPr="00932E06">
        <w:t xml:space="preserve">inherits the attributes from the </w:t>
      </w:r>
      <w:proofErr w:type="spellStart"/>
      <w:r w:rsidRPr="00163EAB">
        <w:rPr>
          <w:i/>
          <w:iCs/>
        </w:rPr>
        <w:t>InfrastructureInventoryObject</w:t>
      </w:r>
      <w:proofErr w:type="spellEnd"/>
      <w:r w:rsidRPr="00163EAB">
        <w:rPr>
          <w:i/>
          <w:iCs/>
        </w:rPr>
        <w:t>_</w:t>
      </w:r>
      <w:r>
        <w:t xml:space="preserve"> and allows it and all specializations of this class to be included in a change notification.</w:t>
      </w:r>
    </w:p>
    <w:p w14:paraId="1A6E82EB" w14:textId="77777777" w:rsidR="00ED3BB7" w:rsidRDefault="00ED3BB7" w:rsidP="00ED3BB7">
      <w:pPr>
        <w:pStyle w:val="Heading6"/>
      </w:pPr>
      <w:r>
        <w:t>4.2.3.4.2.2</w:t>
      </w:r>
      <w:r>
        <w:tab/>
        <w:t>Attributes</w:t>
      </w:r>
    </w:p>
    <w:p w14:paraId="1CA13A34" w14:textId="77777777" w:rsidR="00ED3BB7" w:rsidRDefault="00ED3BB7" w:rsidP="00ED3BB7">
      <w:pPr>
        <w:pStyle w:val="TH"/>
      </w:pPr>
      <w:bookmarkStart w:id="1079" w:name="_Toc193779790"/>
      <w:bookmarkStart w:id="1080" w:name="_Toc202768241"/>
      <w:r>
        <w:t xml:space="preserve">Table 4.2.3.4.2.2-1 Attributes Properties for </w:t>
      </w:r>
      <w:proofErr w:type="spellStart"/>
      <w:r>
        <w:t>NodeCluster</w:t>
      </w:r>
      <w:bookmarkEnd w:id="1079"/>
      <w:bookmarkEnd w:id="1080"/>
      <w:proofErr w:type="spellEnd"/>
      <w:r w:rsidDel="00DB509A">
        <w:t xml:space="preserve"> </w:t>
      </w:r>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166C36C4"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7042A5A5"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47D99317"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00ECC5C8"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27DAF222"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507DBE04"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nodeClusterId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02EF895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A759824"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Unique identifier for the </w:t>
            </w:r>
            <w:proofErr w:type="spellStart"/>
            <w:r w:rsidRPr="00F34FA5">
              <w:rPr>
                <w:rFonts w:ascii="Arial" w:hAnsi="Arial" w:cs="Arial"/>
                <w:sz w:val="18"/>
                <w:szCs w:val="18"/>
              </w:rPr>
              <w:t>NodeCluster</w:t>
            </w:r>
            <w:proofErr w:type="spellEnd"/>
            <w:r w:rsidRPr="00F34FA5">
              <w:rPr>
                <w:rFonts w:ascii="Arial" w:hAnsi="Arial" w:cs="Arial"/>
                <w:sz w:val="18"/>
                <w:szCs w:val="18"/>
              </w:rPr>
              <w:t xml:space="preserve"> instance assigned by the O-Cloud.</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C5A71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4BC47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61446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2EBF3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40EDDE7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07D8F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C01460A" w14:textId="53423482" w:rsidR="00ED3BB7" w:rsidDel="00A824C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81" w:author="Author"/>
              </w:rPr>
            </w:pPr>
            <w:del w:id="1082" w:author="Author">
              <w:r w:rsidDel="00A824CB">
                <w:delText>nullable:</w:delText>
              </w:r>
              <w:r w:rsidDel="00A824CB">
                <w:tab/>
                <w:delText>False</w:delText>
              </w:r>
            </w:del>
          </w:p>
          <w:p w14:paraId="07E8E6C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CEAD43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04D5CE17" w14:textId="77777777" w:rsidTr="00775EDC">
        <w:tc>
          <w:tcPr>
            <w:tcW w:w="1889" w:type="dxa"/>
            <w:tcBorders>
              <w:top w:val="single" w:sz="4" w:space="0" w:color="auto"/>
              <w:left w:val="single" w:sz="4" w:space="0" w:color="auto"/>
              <w:bottom w:val="single" w:sz="4" w:space="0" w:color="auto"/>
              <w:right w:val="single" w:sz="4" w:space="0" w:color="auto"/>
            </w:tcBorders>
          </w:tcPr>
          <w:p w14:paraId="1587BAC7"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clientNodeClusterId</w:t>
            </w:r>
            <w:proofErr w:type="spellEnd"/>
          </w:p>
        </w:tc>
        <w:tc>
          <w:tcPr>
            <w:tcW w:w="2791" w:type="dxa"/>
            <w:tcBorders>
              <w:top w:val="single" w:sz="4" w:space="0" w:color="auto"/>
              <w:left w:val="single" w:sz="4" w:space="0" w:color="auto"/>
              <w:bottom w:val="single" w:sz="4" w:space="0" w:color="auto"/>
              <w:right w:val="single" w:sz="4" w:space="0" w:color="auto"/>
            </w:tcBorders>
          </w:tcPr>
          <w:p w14:paraId="13150F2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9F3211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Unique identifier for the </w:t>
            </w:r>
            <w:proofErr w:type="spellStart"/>
            <w:r w:rsidRPr="00F34FA5">
              <w:rPr>
                <w:rFonts w:ascii="Arial" w:hAnsi="Arial" w:cs="Arial"/>
                <w:sz w:val="18"/>
                <w:szCs w:val="18"/>
              </w:rPr>
              <w:t>NodeCluster</w:t>
            </w:r>
            <w:proofErr w:type="spellEnd"/>
            <w:r w:rsidRPr="00F34FA5">
              <w:rPr>
                <w:rFonts w:ascii="Arial" w:hAnsi="Arial" w:cs="Arial"/>
                <w:sz w:val="18"/>
                <w:szCs w:val="18"/>
              </w:rPr>
              <w:t xml:space="preserve"> instance assigned by the consumer who requested its creation.</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F4A16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83F93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E97304E" w14:textId="77777777" w:rsidR="00A824CB" w:rsidRDefault="00A824CB" w:rsidP="00A824C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083" w:author="Author"/>
              </w:rPr>
            </w:pPr>
            <w:ins w:id="1084" w:author="Author">
              <w:r>
                <w:t>x-isAlwaysPresent:</w:t>
              </w:r>
              <w:r>
                <w:tab/>
                <w:t>False</w:t>
              </w:r>
            </w:ins>
          </w:p>
          <w:p w14:paraId="09FC3A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C5074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57F829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7C28D9D" w14:textId="1B30372B" w:rsidR="00ED3BB7" w:rsidDel="00A824C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85" w:author="Author"/>
              </w:rPr>
            </w:pPr>
            <w:del w:id="1086" w:author="Author">
              <w:r w:rsidDel="00A824CB">
                <w:delText>nullable:</w:delText>
              </w:r>
              <w:r w:rsidDel="00A824CB">
                <w:tab/>
                <w:delText>False</w:delText>
              </w:r>
            </w:del>
          </w:p>
          <w:p w14:paraId="68685019" w14:textId="77777777" w:rsidR="00ED3BB7" w:rsidRDefault="00ED3BB7" w:rsidP="00A824C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CB88ED4" w14:textId="77777777" w:rsidTr="00775EDC">
        <w:tc>
          <w:tcPr>
            <w:tcW w:w="1889" w:type="dxa"/>
            <w:tcBorders>
              <w:top w:val="single" w:sz="4" w:space="0" w:color="auto"/>
              <w:left w:val="single" w:sz="4" w:space="0" w:color="auto"/>
              <w:bottom w:val="single" w:sz="4" w:space="0" w:color="auto"/>
              <w:right w:val="single" w:sz="4" w:space="0" w:color="auto"/>
            </w:tcBorders>
          </w:tcPr>
          <w:p w14:paraId="194FF743" w14:textId="77777777" w:rsidR="00ED3BB7" w:rsidRPr="00236309" w:rsidDel="00DB509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name</w:t>
            </w:r>
          </w:p>
        </w:tc>
        <w:tc>
          <w:tcPr>
            <w:tcW w:w="2791" w:type="dxa"/>
            <w:tcBorders>
              <w:top w:val="single" w:sz="4" w:space="0" w:color="auto"/>
              <w:left w:val="single" w:sz="4" w:space="0" w:color="auto"/>
              <w:bottom w:val="single" w:sz="4" w:space="0" w:color="auto"/>
              <w:right w:val="single" w:sz="4" w:space="0" w:color="auto"/>
            </w:tcBorders>
          </w:tcPr>
          <w:p w14:paraId="2BCD93F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8B14CC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Name of the </w:t>
            </w:r>
            <w:proofErr w:type="spellStart"/>
            <w:r w:rsidRPr="00F34FA5">
              <w:rPr>
                <w:rFonts w:ascii="Arial" w:hAnsi="Arial" w:cs="Arial"/>
                <w:sz w:val="18"/>
                <w:szCs w:val="18"/>
              </w:rPr>
              <w:t>NodeCluster</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4DB726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1C049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8C093E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EF6E69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0FA5C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FBE1BB6" w14:textId="7C31E94A" w:rsidR="00ED3BB7" w:rsidDel="00A824C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87" w:author="Author"/>
              </w:rPr>
            </w:pPr>
            <w:del w:id="1088" w:author="Author">
              <w:r w:rsidDel="00A824CB">
                <w:delText>nullable:</w:delText>
              </w:r>
              <w:r w:rsidDel="00A824CB">
                <w:tab/>
                <w:delText>False</w:delText>
              </w:r>
            </w:del>
          </w:p>
          <w:p w14:paraId="1B3A0AAF" w14:textId="77777777" w:rsidR="00ED3BB7" w:rsidRDefault="00ED3BB7" w:rsidP="00A824C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B8C92A7" w14:textId="77777777" w:rsidTr="00775EDC">
        <w:tc>
          <w:tcPr>
            <w:tcW w:w="1889" w:type="dxa"/>
            <w:tcBorders>
              <w:top w:val="single" w:sz="4" w:space="0" w:color="auto"/>
              <w:left w:val="single" w:sz="4" w:space="0" w:color="auto"/>
              <w:bottom w:val="single" w:sz="4" w:space="0" w:color="auto"/>
              <w:right w:val="single" w:sz="4" w:space="0" w:color="auto"/>
            </w:tcBorders>
          </w:tcPr>
          <w:p w14:paraId="6F4C17C8"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description</w:t>
            </w:r>
          </w:p>
        </w:tc>
        <w:tc>
          <w:tcPr>
            <w:tcW w:w="2791" w:type="dxa"/>
            <w:tcBorders>
              <w:top w:val="single" w:sz="4" w:space="0" w:color="auto"/>
              <w:left w:val="single" w:sz="4" w:space="0" w:color="auto"/>
              <w:bottom w:val="single" w:sz="4" w:space="0" w:color="auto"/>
              <w:right w:val="single" w:sz="4" w:space="0" w:color="auto"/>
            </w:tcBorders>
          </w:tcPr>
          <w:p w14:paraId="5539396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F5C3E6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Human readable description of the </w:t>
            </w:r>
            <w:proofErr w:type="spellStart"/>
            <w:r w:rsidRPr="00F34FA5">
              <w:rPr>
                <w:rFonts w:ascii="Arial" w:hAnsi="Arial" w:cs="Arial"/>
                <w:sz w:val="18"/>
                <w:szCs w:val="18"/>
              </w:rPr>
              <w:t>NodeCluster</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0D28CF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875FB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12EF0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0CB9470"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4D0A8805"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2811010F" w14:textId="42B02431" w:rsidR="00ED3BB7" w:rsidRPr="00F137AA" w:rsidDel="00A824C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89" w:author="Author"/>
              </w:rPr>
            </w:pPr>
            <w:del w:id="1090" w:author="Author">
              <w:r w:rsidDel="00A824CB">
                <w:delText>n</w:delText>
              </w:r>
              <w:r w:rsidRPr="00F137AA" w:rsidDel="00A824CB">
                <w:delText>ullable</w:delText>
              </w:r>
              <w:r w:rsidDel="00A824CB">
                <w:delText>:</w:delText>
              </w:r>
              <w:r w:rsidRPr="00F137AA" w:rsidDel="00A824CB">
                <w:tab/>
              </w:r>
              <w:r w:rsidDel="00A824CB">
                <w:delText>False</w:delText>
              </w:r>
            </w:del>
          </w:p>
          <w:p w14:paraId="2F625CBD" w14:textId="77777777" w:rsidR="00ED3BB7" w:rsidRDefault="00ED3BB7" w:rsidP="00A824C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239BA06" w14:textId="77777777" w:rsidTr="00775EDC">
        <w:tc>
          <w:tcPr>
            <w:tcW w:w="1889" w:type="dxa"/>
            <w:tcBorders>
              <w:top w:val="single" w:sz="4" w:space="0" w:color="auto"/>
              <w:left w:val="single" w:sz="4" w:space="0" w:color="auto"/>
              <w:bottom w:val="single" w:sz="4" w:space="0" w:color="auto"/>
              <w:right w:val="single" w:sz="4" w:space="0" w:color="auto"/>
            </w:tcBorders>
          </w:tcPr>
          <w:p w14:paraId="0AE30243"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extensions</w:t>
            </w:r>
          </w:p>
        </w:tc>
        <w:tc>
          <w:tcPr>
            <w:tcW w:w="2791" w:type="dxa"/>
            <w:tcBorders>
              <w:top w:val="single" w:sz="4" w:space="0" w:color="auto"/>
              <w:left w:val="single" w:sz="4" w:space="0" w:color="auto"/>
              <w:bottom w:val="single" w:sz="4" w:space="0" w:color="auto"/>
              <w:right w:val="single" w:sz="4" w:space="0" w:color="auto"/>
            </w:tcBorders>
          </w:tcPr>
          <w:p w14:paraId="41DA85E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74FC64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These are unspecified (not standardized) properties (keys) which are </w:t>
            </w:r>
            <w:r w:rsidRPr="00F34FA5">
              <w:rPr>
                <w:rFonts w:ascii="Arial" w:hAnsi="Arial" w:cs="Arial"/>
                <w:sz w:val="18"/>
                <w:szCs w:val="18"/>
              </w:rPr>
              <w:lastRenderedPageBreak/>
              <w:t xml:space="preserve">tailored extend the information provided about the </w:t>
            </w:r>
            <w:proofErr w:type="spellStart"/>
            <w:r w:rsidRPr="00F34FA5">
              <w:rPr>
                <w:rFonts w:ascii="Arial" w:hAnsi="Arial" w:cs="Arial"/>
                <w:sz w:val="18"/>
                <w:szCs w:val="18"/>
              </w:rPr>
              <w:t>NodeCluster</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A76B0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65AC0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A27D1D3" w14:textId="77777777" w:rsidR="00A824CB" w:rsidRDefault="00A824CB" w:rsidP="00A824C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091" w:author="Author"/>
              </w:rPr>
            </w:pPr>
            <w:ins w:id="1092" w:author="Author">
              <w:r>
                <w:t>x-isAlwaysPresent:</w:t>
              </w:r>
              <w:r>
                <w:tab/>
                <w:t>False</w:t>
              </w:r>
            </w:ins>
          </w:p>
          <w:p w14:paraId="22A640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F07E9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4DA0F8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x-stateChangeNotification:</w:t>
            </w:r>
            <w:r>
              <w:tab/>
              <w:t>False</w:t>
            </w:r>
          </w:p>
          <w:p w14:paraId="33795577" w14:textId="0D3FF19E" w:rsidR="00ED3BB7" w:rsidDel="00A824C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93" w:author="Author"/>
              </w:rPr>
            </w:pPr>
            <w:del w:id="1094" w:author="Author">
              <w:r w:rsidDel="00A824CB">
                <w:delText>n</w:delText>
              </w:r>
              <w:r w:rsidRPr="00F137AA" w:rsidDel="00A824CB">
                <w:delText>ullable</w:delText>
              </w:r>
              <w:r w:rsidDel="00A824CB">
                <w:delText>:</w:delText>
              </w:r>
              <w:r w:rsidRPr="00F137AA" w:rsidDel="00A824CB">
                <w:tab/>
              </w:r>
              <w:r w:rsidDel="00A824CB">
                <w:delText>True</w:delText>
              </w:r>
            </w:del>
          </w:p>
          <w:p w14:paraId="50D07B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6928D74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5ED6DC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73DB3500"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3B8D2E6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C99589F" w14:textId="77777777" w:rsidTr="00775EDC">
        <w:tc>
          <w:tcPr>
            <w:tcW w:w="1889" w:type="dxa"/>
            <w:tcBorders>
              <w:top w:val="single" w:sz="4" w:space="0" w:color="auto"/>
              <w:left w:val="single" w:sz="4" w:space="0" w:color="auto"/>
              <w:bottom w:val="single" w:sz="4" w:space="0" w:color="auto"/>
              <w:right w:val="single" w:sz="4" w:space="0" w:color="auto"/>
            </w:tcBorders>
          </w:tcPr>
          <w:p w14:paraId="6BA25025"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lastRenderedPageBreak/>
              <w:t>clusterDistributionDescription</w:t>
            </w:r>
            <w:proofErr w:type="spellEnd"/>
          </w:p>
        </w:tc>
        <w:tc>
          <w:tcPr>
            <w:tcW w:w="2791" w:type="dxa"/>
            <w:tcBorders>
              <w:top w:val="single" w:sz="4" w:space="0" w:color="auto"/>
              <w:left w:val="single" w:sz="4" w:space="0" w:color="auto"/>
              <w:bottom w:val="single" w:sz="4" w:space="0" w:color="auto"/>
              <w:right w:val="single" w:sz="4" w:space="0" w:color="auto"/>
            </w:tcBorders>
          </w:tcPr>
          <w:p w14:paraId="4CE97EB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4AF4C9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Human readable text identifying the method of distribution of </w:t>
            </w:r>
            <w:proofErr w:type="spellStart"/>
            <w:r w:rsidRPr="00F34FA5">
              <w:rPr>
                <w:rFonts w:ascii="Arial" w:hAnsi="Arial" w:cs="Arial"/>
                <w:sz w:val="18"/>
                <w:szCs w:val="18"/>
              </w:rPr>
              <w:t>ClusterResources</w:t>
            </w:r>
            <w:proofErr w:type="spellEnd"/>
            <w:r w:rsidRPr="00F34FA5">
              <w:rPr>
                <w:rFonts w:ascii="Arial" w:hAnsi="Arial" w:cs="Arial"/>
                <w:sz w:val="18"/>
                <w:szCs w:val="18"/>
              </w:rPr>
              <w:t xml:space="preserve"> over O-Cloud Sites.</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41AC8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28AA97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C9357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B842E3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8EED2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D13E0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EA30E29" w14:textId="0D9789F7" w:rsidR="00ED3BB7" w:rsidDel="00A824CB"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95" w:author="Author"/>
              </w:rPr>
            </w:pPr>
            <w:del w:id="1096" w:author="Author">
              <w:r w:rsidDel="00A824CB">
                <w:delText>nullable:</w:delText>
              </w:r>
              <w:r w:rsidDel="00A824CB">
                <w:tab/>
                <w:delText>False</w:delText>
              </w:r>
            </w:del>
          </w:p>
          <w:p w14:paraId="2062E289" w14:textId="77777777" w:rsidR="00ED3BB7" w:rsidRDefault="00ED3BB7" w:rsidP="00A824CB">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A9EECEC" w14:textId="77777777" w:rsidTr="00775EDC">
        <w:tc>
          <w:tcPr>
            <w:tcW w:w="1889" w:type="dxa"/>
            <w:tcBorders>
              <w:top w:val="single" w:sz="4" w:space="0" w:color="auto"/>
              <w:left w:val="single" w:sz="4" w:space="0" w:color="auto"/>
              <w:bottom w:val="single" w:sz="4" w:space="0" w:color="auto"/>
              <w:right w:val="single" w:sz="4" w:space="0" w:color="auto"/>
            </w:tcBorders>
          </w:tcPr>
          <w:p w14:paraId="71E97DBC"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NodeClusterTypeId</w:t>
            </w:r>
            <w:proofErr w:type="spellEnd"/>
          </w:p>
        </w:tc>
        <w:tc>
          <w:tcPr>
            <w:tcW w:w="2791" w:type="dxa"/>
            <w:tcBorders>
              <w:top w:val="single" w:sz="4" w:space="0" w:color="auto"/>
              <w:left w:val="single" w:sz="4" w:space="0" w:color="auto"/>
              <w:bottom w:val="single" w:sz="4" w:space="0" w:color="auto"/>
              <w:right w:val="single" w:sz="4" w:space="0" w:color="auto"/>
            </w:tcBorders>
          </w:tcPr>
          <w:p w14:paraId="25899B6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B1C371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for the </w:t>
            </w:r>
            <w:proofErr w:type="spellStart"/>
            <w:r w:rsidRPr="00F34FA5">
              <w:rPr>
                <w:rFonts w:ascii="Arial" w:hAnsi="Arial" w:cs="Arial"/>
                <w:sz w:val="18"/>
                <w:szCs w:val="18"/>
              </w:rPr>
              <w:t>NodeClusterType</w:t>
            </w:r>
            <w:proofErr w:type="spellEnd"/>
            <w:r w:rsidRPr="00F34FA5">
              <w:rPr>
                <w:rFonts w:ascii="Arial" w:hAnsi="Arial" w:cs="Arial"/>
                <w:sz w:val="18"/>
                <w:szCs w:val="18"/>
              </w:rPr>
              <w:t xml:space="preserve"> that this </w:t>
            </w:r>
            <w:proofErr w:type="spellStart"/>
            <w:r w:rsidRPr="00F34FA5">
              <w:rPr>
                <w:rFonts w:ascii="Arial" w:hAnsi="Arial" w:cs="Arial"/>
                <w:sz w:val="18"/>
                <w:szCs w:val="18"/>
              </w:rPr>
              <w:t>NodeCluster</w:t>
            </w:r>
            <w:proofErr w:type="spellEnd"/>
            <w:r w:rsidRPr="00F34FA5">
              <w:rPr>
                <w:rFonts w:ascii="Arial" w:hAnsi="Arial" w:cs="Arial"/>
                <w:sz w:val="18"/>
                <w:szCs w:val="18"/>
              </w:rPr>
              <w:t xml:space="preserve"> is.</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47ADB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842BA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308F2D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95890B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5B4DDA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6A81E58" w14:textId="45C3EAD4" w:rsidR="00ED3BB7" w:rsidDel="004D26F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97" w:author="Author"/>
              </w:rPr>
            </w:pPr>
            <w:del w:id="1098" w:author="Author">
              <w:r w:rsidDel="004D26F7">
                <w:delText>nullable:</w:delText>
              </w:r>
              <w:r w:rsidDel="004D26F7">
                <w:tab/>
                <w:delText>False</w:delText>
              </w:r>
            </w:del>
          </w:p>
          <w:p w14:paraId="3AA0E5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9847C3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CA72059" w14:textId="77777777" w:rsidTr="00775EDC">
        <w:tc>
          <w:tcPr>
            <w:tcW w:w="1889" w:type="dxa"/>
            <w:tcBorders>
              <w:top w:val="single" w:sz="4" w:space="0" w:color="auto"/>
              <w:left w:val="single" w:sz="4" w:space="0" w:color="auto"/>
              <w:bottom w:val="single" w:sz="4" w:space="0" w:color="auto"/>
              <w:right w:val="single" w:sz="4" w:space="0" w:color="auto"/>
            </w:tcBorders>
          </w:tcPr>
          <w:p w14:paraId="3DF425DA"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artifactResourceId</w:t>
            </w:r>
            <w:proofErr w:type="spellEnd"/>
          </w:p>
        </w:tc>
        <w:tc>
          <w:tcPr>
            <w:tcW w:w="2791" w:type="dxa"/>
            <w:tcBorders>
              <w:top w:val="single" w:sz="4" w:space="0" w:color="auto"/>
              <w:left w:val="single" w:sz="4" w:space="0" w:color="auto"/>
              <w:bottom w:val="single" w:sz="4" w:space="0" w:color="auto"/>
              <w:right w:val="single" w:sz="4" w:space="0" w:color="auto"/>
            </w:tcBorders>
          </w:tcPr>
          <w:p w14:paraId="5A5CE97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9749EA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for the template artifact which this </w:t>
            </w:r>
            <w:proofErr w:type="spellStart"/>
            <w:r w:rsidRPr="00F34FA5">
              <w:rPr>
                <w:rFonts w:ascii="Arial" w:hAnsi="Arial" w:cs="Arial"/>
                <w:sz w:val="18"/>
                <w:szCs w:val="18"/>
              </w:rPr>
              <w:t>NodeCluster</w:t>
            </w:r>
            <w:proofErr w:type="spellEnd"/>
            <w:r w:rsidRPr="00F34FA5">
              <w:rPr>
                <w:rFonts w:ascii="Arial" w:hAnsi="Arial" w:cs="Arial"/>
                <w:sz w:val="18"/>
                <w:szCs w:val="18"/>
              </w:rPr>
              <w:t xml:space="preserve"> is based on.</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9F7E1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58B6FB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14975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A1C6F0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FDD45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6B3A81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5434A0C" w14:textId="57FC4758" w:rsidR="00ED3BB7" w:rsidDel="004D26F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099" w:author="Author"/>
              </w:rPr>
            </w:pPr>
            <w:del w:id="1100" w:author="Author">
              <w:r w:rsidDel="004D26F7">
                <w:delText>nullable:</w:delText>
              </w:r>
              <w:r w:rsidDel="004D26F7">
                <w:tab/>
                <w:delText>False</w:delText>
              </w:r>
            </w:del>
          </w:p>
          <w:p w14:paraId="117C9F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74F456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15D4BF6" w14:textId="77777777" w:rsidTr="00775EDC">
        <w:tc>
          <w:tcPr>
            <w:tcW w:w="1889" w:type="dxa"/>
            <w:tcBorders>
              <w:top w:val="single" w:sz="4" w:space="0" w:color="auto"/>
              <w:left w:val="single" w:sz="4" w:space="0" w:color="auto"/>
              <w:bottom w:val="single" w:sz="4" w:space="0" w:color="auto"/>
              <w:right w:val="single" w:sz="4" w:space="0" w:color="auto"/>
            </w:tcBorders>
          </w:tcPr>
          <w:p w14:paraId="1290EAD9"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clusterResourceIds</w:t>
            </w:r>
            <w:proofErr w:type="spellEnd"/>
          </w:p>
        </w:tc>
        <w:tc>
          <w:tcPr>
            <w:tcW w:w="2791" w:type="dxa"/>
            <w:tcBorders>
              <w:top w:val="single" w:sz="4" w:space="0" w:color="auto"/>
              <w:left w:val="single" w:sz="4" w:space="0" w:color="auto"/>
              <w:bottom w:val="single" w:sz="4" w:space="0" w:color="auto"/>
              <w:right w:val="single" w:sz="4" w:space="0" w:color="auto"/>
            </w:tcBorders>
          </w:tcPr>
          <w:p w14:paraId="5C8E4B9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59F7BC7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cluster resource identifiers that are used to construct this </w:t>
            </w:r>
            <w:proofErr w:type="spellStart"/>
            <w:r w:rsidRPr="00F34FA5">
              <w:rPr>
                <w:rFonts w:ascii="Arial" w:hAnsi="Arial" w:cs="Arial"/>
                <w:sz w:val="18"/>
                <w:szCs w:val="18"/>
              </w:rPr>
              <w:t>NodeCluster</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00734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F7B75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E6A086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4D253A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13E10D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BCB33E8" w14:textId="6EA6D04D" w:rsidR="00ED3BB7" w:rsidDel="004D26F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01" w:author="Author"/>
              </w:rPr>
            </w:pPr>
            <w:del w:id="1102" w:author="Author">
              <w:r w:rsidDel="004D26F7">
                <w:delText>n</w:delText>
              </w:r>
              <w:r w:rsidRPr="00F137AA" w:rsidDel="004D26F7">
                <w:delText>ullable</w:delText>
              </w:r>
              <w:r w:rsidDel="004D26F7">
                <w:delText>:</w:delText>
              </w:r>
              <w:r w:rsidRPr="00F137AA" w:rsidDel="004D26F7">
                <w:tab/>
              </w:r>
              <w:r w:rsidDel="004D26F7">
                <w:delText>False</w:delText>
              </w:r>
            </w:del>
          </w:p>
          <w:p w14:paraId="7D9313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0E6BE5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5C5C08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51C0AE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67E929A8"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76F007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9246A35" w14:textId="77777777" w:rsidTr="00775EDC">
        <w:tc>
          <w:tcPr>
            <w:tcW w:w="1889" w:type="dxa"/>
            <w:tcBorders>
              <w:top w:val="single" w:sz="4" w:space="0" w:color="auto"/>
              <w:left w:val="single" w:sz="4" w:space="0" w:color="auto"/>
              <w:bottom w:val="single" w:sz="4" w:space="0" w:color="auto"/>
              <w:right w:val="single" w:sz="4" w:space="0" w:color="auto"/>
            </w:tcBorders>
          </w:tcPr>
          <w:p w14:paraId="233803B2"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clusterResourceGroups</w:t>
            </w:r>
            <w:proofErr w:type="spellEnd"/>
          </w:p>
        </w:tc>
        <w:tc>
          <w:tcPr>
            <w:tcW w:w="2791" w:type="dxa"/>
            <w:tcBorders>
              <w:top w:val="single" w:sz="4" w:space="0" w:color="auto"/>
              <w:left w:val="single" w:sz="4" w:space="0" w:color="auto"/>
              <w:bottom w:val="single" w:sz="4" w:space="0" w:color="auto"/>
              <w:right w:val="single" w:sz="4" w:space="0" w:color="auto"/>
            </w:tcBorders>
          </w:tcPr>
          <w:p w14:paraId="36F289B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19A51A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Optional list node groups that comprise the cluster resources which compose the </w:t>
            </w:r>
            <w:proofErr w:type="spellStart"/>
            <w:r w:rsidRPr="00F34FA5">
              <w:rPr>
                <w:rFonts w:ascii="Arial" w:hAnsi="Arial" w:cs="Arial"/>
                <w:sz w:val="18"/>
                <w:szCs w:val="18"/>
              </w:rPr>
              <w:t>NodeCluster</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83C410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A9761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C76A28B" w14:textId="77777777" w:rsidR="004D26F7" w:rsidRDefault="004D26F7" w:rsidP="004D26F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03" w:author="Author"/>
              </w:rPr>
            </w:pPr>
            <w:ins w:id="1104" w:author="Author">
              <w:r>
                <w:t>x-isAlwaysPresent:</w:t>
              </w:r>
              <w:r>
                <w:tab/>
                <w:t>False</w:t>
              </w:r>
            </w:ins>
          </w:p>
          <w:p w14:paraId="4C87B29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CDB82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C1C111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BC7944A" w14:textId="00BE476C" w:rsidR="00ED3BB7" w:rsidDel="004D26F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05" w:author="Author"/>
              </w:rPr>
            </w:pPr>
            <w:del w:id="1106" w:author="Author">
              <w:r w:rsidDel="004D26F7">
                <w:delText>n</w:delText>
              </w:r>
              <w:r w:rsidRPr="00F137AA" w:rsidDel="004D26F7">
                <w:delText>ullable</w:delText>
              </w:r>
              <w:r w:rsidDel="004D26F7">
                <w:delText>:</w:delText>
              </w:r>
              <w:r w:rsidRPr="00F137AA" w:rsidDel="004D26F7">
                <w:tab/>
              </w:r>
              <w:r w:rsidDel="004D26F7">
                <w:delText>True</w:delText>
              </w:r>
            </w:del>
          </w:p>
          <w:p w14:paraId="7290AF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33B9F72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004B8E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D9DFDF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612544E6"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DD1152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550B3737" w14:textId="77777777" w:rsidR="00ED3BB7" w:rsidRDefault="00ED3BB7" w:rsidP="00ED3BB7">
      <w:pPr>
        <w:widowControl w:val="0"/>
      </w:pPr>
    </w:p>
    <w:p w14:paraId="2A520928" w14:textId="77777777" w:rsidR="00ED3BB7" w:rsidRDefault="00ED3BB7" w:rsidP="00ED3BB7">
      <w:pPr>
        <w:pStyle w:val="Heading6"/>
      </w:pPr>
      <w:r>
        <w:t>4.2.3.4.2.3</w:t>
      </w:r>
      <w:r>
        <w:tab/>
        <w:t>Attribute constraints</w:t>
      </w:r>
    </w:p>
    <w:p w14:paraId="283604A5" w14:textId="77777777" w:rsidR="00ED3BB7" w:rsidRPr="00FE7385" w:rsidRDefault="00ED3BB7" w:rsidP="00ED3BB7">
      <w:pPr>
        <w:rPr>
          <w:i/>
        </w:rPr>
      </w:pPr>
      <w:r>
        <w:t>None</w:t>
      </w:r>
      <w:r w:rsidRPr="00FE7385">
        <w:rPr>
          <w:i/>
        </w:rPr>
        <w:t>.</w:t>
      </w:r>
    </w:p>
    <w:p w14:paraId="3B5D01DD" w14:textId="77777777" w:rsidR="00ED3BB7" w:rsidRDefault="00ED3BB7" w:rsidP="00ED3BB7">
      <w:pPr>
        <w:pStyle w:val="Heading6"/>
      </w:pPr>
      <w:r>
        <w:t>4.2.3.4.2.4</w:t>
      </w:r>
      <w:r>
        <w:tab/>
      </w:r>
      <w:r>
        <w:tab/>
        <w:t>State diagram</w:t>
      </w:r>
    </w:p>
    <w:p w14:paraId="7A1D3F8B" w14:textId="77777777" w:rsidR="00ED3BB7" w:rsidRPr="00FE7385" w:rsidRDefault="00ED3BB7" w:rsidP="00ED3BB7">
      <w:pPr>
        <w:rPr>
          <w:i/>
        </w:rPr>
      </w:pPr>
      <w:r>
        <w:t>None</w:t>
      </w:r>
      <w:r w:rsidRPr="00FE7385">
        <w:rPr>
          <w:i/>
        </w:rPr>
        <w:t>.</w:t>
      </w:r>
    </w:p>
    <w:p w14:paraId="4F1BA38B" w14:textId="77777777" w:rsidR="00ED3BB7" w:rsidRDefault="00ED3BB7" w:rsidP="00ED3BB7">
      <w:pPr>
        <w:pStyle w:val="Heading5"/>
      </w:pPr>
      <w:r>
        <w:t>4.2.3.4.3</w:t>
      </w:r>
      <w:r>
        <w:tab/>
      </w:r>
      <w:proofErr w:type="spellStart"/>
      <w:r>
        <w:t>ClusterResourceType</w:t>
      </w:r>
      <w:proofErr w:type="spellEnd"/>
    </w:p>
    <w:p w14:paraId="725DE2A3" w14:textId="77777777" w:rsidR="00ED3BB7" w:rsidRDefault="00ED3BB7" w:rsidP="00ED3BB7">
      <w:pPr>
        <w:pStyle w:val="Heading6"/>
      </w:pPr>
      <w:r>
        <w:t>4.2.3.4.3.1</w:t>
      </w:r>
      <w:r>
        <w:tab/>
        <w:t>Definition</w:t>
      </w:r>
    </w:p>
    <w:p w14:paraId="16CC6A93" w14:textId="77777777" w:rsidR="00ED3BB7" w:rsidRDefault="00ED3BB7" w:rsidP="00ED3BB7">
      <w:r>
        <w:t xml:space="preserve">The </w:t>
      </w:r>
      <w:proofErr w:type="spellStart"/>
      <w:r>
        <w:t>ClusterResourceType</w:t>
      </w:r>
      <w:proofErr w:type="spellEnd"/>
      <w:r>
        <w:t xml:space="preserve"> represents a resource type for a </w:t>
      </w:r>
      <w:proofErr w:type="spellStart"/>
      <w:r>
        <w:t>ClusterResource</w:t>
      </w:r>
      <w:proofErr w:type="spellEnd"/>
      <w:r>
        <w:t xml:space="preserve"> in an O-Cloud.</w:t>
      </w:r>
    </w:p>
    <w:p w14:paraId="3B21377C" w14:textId="77777777" w:rsidR="00ED3BB7" w:rsidRDefault="00ED3BB7" w:rsidP="00ED3BB7">
      <w:r>
        <w:lastRenderedPageBreak/>
        <w:t>Cluster resource types provide the categorization of O-Cloud resource types used to create a node cluster. The O-Cloud provides a mechanism to discover the cluster resource types with respective operations on cluster resource types.</w:t>
      </w:r>
    </w:p>
    <w:p w14:paraId="045A5EBA" w14:textId="77777777" w:rsidR="00ED3BB7" w:rsidRDefault="00ED3BB7" w:rsidP="00ED3BB7">
      <w:r w:rsidRPr="00932E06">
        <w:t xml:space="preserve">The </w:t>
      </w:r>
      <w:proofErr w:type="spellStart"/>
      <w:r>
        <w:t>ClusterResourceType</w:t>
      </w:r>
      <w:proofErr w:type="spellEnd"/>
      <w:r>
        <w:t xml:space="preserve"> </w:t>
      </w:r>
      <w:r w:rsidRPr="00932E06">
        <w:t xml:space="preserve">is a Specialized Object that derives from a Generalized Object, the </w:t>
      </w:r>
      <w:proofErr w:type="spellStart"/>
      <w:r w:rsidRPr="00163EAB">
        <w:rPr>
          <w:i/>
          <w:iCs/>
        </w:rPr>
        <w:t>InfrastructureInventoryObject</w:t>
      </w:r>
      <w:proofErr w:type="spellEnd"/>
      <w:r w:rsidRPr="00163EAB">
        <w:rPr>
          <w:i/>
          <w:iCs/>
        </w:rPr>
        <w:t>_</w:t>
      </w:r>
      <w:r w:rsidRPr="00932E06">
        <w:t xml:space="preserve">. The </w:t>
      </w:r>
      <w:proofErr w:type="spellStart"/>
      <w:r>
        <w:t>ClusterResourceType</w:t>
      </w:r>
      <w:proofErr w:type="spellEnd"/>
      <w:r>
        <w:t xml:space="preserve"> </w:t>
      </w:r>
      <w:r w:rsidRPr="00932E06">
        <w:t xml:space="preserve">inherits the attributes from the </w:t>
      </w:r>
      <w:proofErr w:type="spellStart"/>
      <w:r w:rsidRPr="00163EAB">
        <w:rPr>
          <w:i/>
          <w:iCs/>
        </w:rPr>
        <w:t>InfrastructureInventoryObject</w:t>
      </w:r>
      <w:proofErr w:type="spellEnd"/>
      <w:r w:rsidRPr="00163EAB">
        <w:rPr>
          <w:i/>
          <w:iCs/>
        </w:rPr>
        <w:t>_</w:t>
      </w:r>
      <w:r>
        <w:t xml:space="preserve"> and allows it and all specializations of this class to be included in a change notification.</w:t>
      </w:r>
    </w:p>
    <w:p w14:paraId="19F0AE69" w14:textId="77777777" w:rsidR="00ED3BB7" w:rsidRDefault="00ED3BB7" w:rsidP="00ED3BB7">
      <w:pPr>
        <w:pStyle w:val="Heading6"/>
      </w:pPr>
      <w:r>
        <w:t>4.2.3.4.3.2</w:t>
      </w:r>
      <w:r>
        <w:tab/>
        <w:t>Attributes</w:t>
      </w:r>
    </w:p>
    <w:p w14:paraId="415FA565" w14:textId="77777777" w:rsidR="00ED3BB7" w:rsidRDefault="00ED3BB7" w:rsidP="00ED3BB7">
      <w:pPr>
        <w:pStyle w:val="TH"/>
      </w:pPr>
      <w:bookmarkStart w:id="1107" w:name="_Toc193779791"/>
      <w:bookmarkStart w:id="1108" w:name="_Toc202768242"/>
      <w:r>
        <w:t xml:space="preserve">Table 4.2.3.4.3.2-1 Attributes Properties for </w:t>
      </w:r>
      <w:proofErr w:type="spellStart"/>
      <w:r>
        <w:t>ClusterResourceType</w:t>
      </w:r>
      <w:bookmarkEnd w:id="1107"/>
      <w:bookmarkEnd w:id="1108"/>
      <w:proofErr w:type="spellEnd"/>
      <w:r w:rsidDel="00DB509A">
        <w:t xml:space="preserve"> </w:t>
      </w:r>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528AF866"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0D58F6D3"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2901BC0B"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4297BF19"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7B26ED48"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3868447C"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clusterResourceTypeId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1318245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035CDAF"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Unique identifier for the </w:t>
            </w:r>
            <w:proofErr w:type="spellStart"/>
            <w:r w:rsidRPr="00F34FA5">
              <w:rPr>
                <w:rFonts w:ascii="Arial" w:hAnsi="Arial" w:cs="Arial"/>
                <w:sz w:val="18"/>
                <w:szCs w:val="18"/>
              </w:rPr>
              <w:t>ClusterResourceType</w:t>
            </w:r>
            <w:proofErr w:type="spellEnd"/>
            <w:r w:rsidRPr="00F34FA5">
              <w:rPr>
                <w:rFonts w:ascii="Arial" w:hAnsi="Arial" w:cs="Arial"/>
                <w:sz w:val="18"/>
                <w:szCs w:val="18"/>
              </w:rPr>
              <w:t xml:space="preserve"> instance.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B2064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4AA35E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0E21B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D33EC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C00235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C58F81B" w14:textId="0A3987A4" w:rsidR="00ED3BB7"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09" w:author="Author"/>
              </w:rPr>
            </w:pPr>
            <w:del w:id="1110" w:author="Author">
              <w:r w:rsidDel="000A5958">
                <w:delText>nullable:</w:delText>
              </w:r>
              <w:r w:rsidDel="000A5958">
                <w:tab/>
                <w:delText>False</w:delText>
              </w:r>
            </w:del>
          </w:p>
          <w:p w14:paraId="3C32F76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0A4B05B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46C14182" w14:textId="77777777" w:rsidTr="00775EDC">
        <w:tc>
          <w:tcPr>
            <w:tcW w:w="1889" w:type="dxa"/>
            <w:tcBorders>
              <w:top w:val="single" w:sz="4" w:space="0" w:color="auto"/>
              <w:left w:val="single" w:sz="4" w:space="0" w:color="auto"/>
              <w:bottom w:val="single" w:sz="4" w:space="0" w:color="auto"/>
              <w:right w:val="single" w:sz="4" w:space="0" w:color="auto"/>
            </w:tcBorders>
          </w:tcPr>
          <w:p w14:paraId="1F69DF04" w14:textId="77777777" w:rsidR="00ED3BB7" w:rsidRPr="00236309" w:rsidDel="00DB509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name</w:t>
            </w:r>
          </w:p>
        </w:tc>
        <w:tc>
          <w:tcPr>
            <w:tcW w:w="2791" w:type="dxa"/>
            <w:tcBorders>
              <w:top w:val="single" w:sz="4" w:space="0" w:color="auto"/>
              <w:left w:val="single" w:sz="4" w:space="0" w:color="auto"/>
              <w:bottom w:val="single" w:sz="4" w:space="0" w:color="auto"/>
              <w:right w:val="single" w:sz="4" w:space="0" w:color="auto"/>
            </w:tcBorders>
          </w:tcPr>
          <w:p w14:paraId="3B9D59A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E85DE5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Name of the Cluster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0AECA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C9C759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958AFF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A63B6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7E50CA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C77FDEE" w14:textId="3DC72D85" w:rsidR="00ED3BB7"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11" w:author="Author"/>
              </w:rPr>
            </w:pPr>
            <w:del w:id="1112" w:author="Author">
              <w:r w:rsidDel="000A5958">
                <w:delText>nullable:</w:delText>
              </w:r>
              <w:r w:rsidDel="000A5958">
                <w:tab/>
                <w:delText>False</w:delText>
              </w:r>
            </w:del>
          </w:p>
          <w:p w14:paraId="22558AF9" w14:textId="77777777" w:rsidR="00ED3BB7" w:rsidRDefault="00ED3BB7" w:rsidP="000A595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738FD42" w14:textId="77777777" w:rsidTr="00775EDC">
        <w:tc>
          <w:tcPr>
            <w:tcW w:w="1889" w:type="dxa"/>
            <w:tcBorders>
              <w:top w:val="single" w:sz="4" w:space="0" w:color="auto"/>
              <w:left w:val="single" w:sz="4" w:space="0" w:color="auto"/>
              <w:bottom w:val="single" w:sz="4" w:space="0" w:color="auto"/>
              <w:right w:val="single" w:sz="4" w:space="0" w:color="auto"/>
            </w:tcBorders>
          </w:tcPr>
          <w:p w14:paraId="7EFAE3E7"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description</w:t>
            </w:r>
          </w:p>
        </w:tc>
        <w:tc>
          <w:tcPr>
            <w:tcW w:w="2791" w:type="dxa"/>
            <w:tcBorders>
              <w:top w:val="single" w:sz="4" w:space="0" w:color="auto"/>
              <w:left w:val="single" w:sz="4" w:space="0" w:color="auto"/>
              <w:bottom w:val="single" w:sz="4" w:space="0" w:color="auto"/>
              <w:right w:val="single" w:sz="4" w:space="0" w:color="auto"/>
            </w:tcBorders>
          </w:tcPr>
          <w:p w14:paraId="7A06004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345FBF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Cluster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EDFE78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EC30E9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C13DF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172C648"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5B2DB79C"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03E9B477" w14:textId="60C82CF7" w:rsidR="00ED3BB7" w:rsidRPr="00F137AA"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13" w:author="Author"/>
              </w:rPr>
            </w:pPr>
            <w:del w:id="1114" w:author="Author">
              <w:r w:rsidDel="000A5958">
                <w:delText>n</w:delText>
              </w:r>
              <w:r w:rsidRPr="00F137AA" w:rsidDel="000A5958">
                <w:delText>ullable</w:delText>
              </w:r>
              <w:r w:rsidDel="000A5958">
                <w:delText>:</w:delText>
              </w:r>
              <w:r w:rsidRPr="00F137AA" w:rsidDel="000A5958">
                <w:tab/>
              </w:r>
              <w:r w:rsidDel="000A5958">
                <w:delText>False</w:delText>
              </w:r>
            </w:del>
          </w:p>
          <w:p w14:paraId="37BCF613" w14:textId="77777777" w:rsidR="00ED3BB7" w:rsidRDefault="00ED3BB7" w:rsidP="000A595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FD5C618" w14:textId="77777777" w:rsidTr="00775EDC">
        <w:tc>
          <w:tcPr>
            <w:tcW w:w="1889" w:type="dxa"/>
            <w:tcBorders>
              <w:top w:val="single" w:sz="4" w:space="0" w:color="auto"/>
              <w:left w:val="single" w:sz="4" w:space="0" w:color="auto"/>
              <w:bottom w:val="single" w:sz="4" w:space="0" w:color="auto"/>
              <w:right w:val="single" w:sz="4" w:space="0" w:color="auto"/>
            </w:tcBorders>
          </w:tcPr>
          <w:p w14:paraId="1058BC53"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extensions</w:t>
            </w:r>
          </w:p>
        </w:tc>
        <w:tc>
          <w:tcPr>
            <w:tcW w:w="2791" w:type="dxa"/>
            <w:tcBorders>
              <w:top w:val="single" w:sz="4" w:space="0" w:color="auto"/>
              <w:left w:val="single" w:sz="4" w:space="0" w:color="auto"/>
              <w:bottom w:val="single" w:sz="4" w:space="0" w:color="auto"/>
              <w:right w:val="single" w:sz="4" w:space="0" w:color="auto"/>
            </w:tcBorders>
          </w:tcPr>
          <w:p w14:paraId="373D6C7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4A778A9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extend the information provided about the Cluster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70CAFE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CC409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482B50E" w14:textId="77777777" w:rsidR="000A5958" w:rsidRDefault="000A5958" w:rsidP="000A595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15" w:author="Author"/>
              </w:rPr>
            </w:pPr>
            <w:ins w:id="1116" w:author="Author">
              <w:r>
                <w:t>x-isAlwaysPresent:</w:t>
              </w:r>
              <w:r>
                <w:tab/>
                <w:t>False</w:t>
              </w:r>
            </w:ins>
          </w:p>
          <w:p w14:paraId="37A2E2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EDD8F0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4C618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EA10FBD" w14:textId="4CC3D119" w:rsidR="00ED3BB7"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17" w:author="Author"/>
              </w:rPr>
            </w:pPr>
            <w:del w:id="1118" w:author="Author">
              <w:r w:rsidDel="000A5958">
                <w:delText>n</w:delText>
              </w:r>
              <w:r w:rsidRPr="00F137AA" w:rsidDel="000A5958">
                <w:delText>ullable</w:delText>
              </w:r>
              <w:r w:rsidDel="000A5958">
                <w:delText>:</w:delText>
              </w:r>
              <w:r w:rsidRPr="00F137AA" w:rsidDel="000A5958">
                <w:tab/>
              </w:r>
              <w:r w:rsidDel="000A5958">
                <w:delText>True</w:delText>
              </w:r>
            </w:del>
          </w:p>
          <w:p w14:paraId="53E56D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3A1B9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0E5D8F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3657C173"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5FA534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71D746A" w14:textId="77777777" w:rsidR="00ED3BB7" w:rsidRDefault="00ED3BB7" w:rsidP="00ED3BB7">
      <w:pPr>
        <w:widowControl w:val="0"/>
      </w:pPr>
    </w:p>
    <w:p w14:paraId="3007DD5A" w14:textId="77777777" w:rsidR="00ED3BB7" w:rsidRDefault="00ED3BB7" w:rsidP="00ED3BB7">
      <w:pPr>
        <w:pStyle w:val="Heading6"/>
      </w:pPr>
      <w:r>
        <w:t>4.2.3.4.3.3</w:t>
      </w:r>
      <w:r>
        <w:tab/>
        <w:t>Attribute constraints</w:t>
      </w:r>
    </w:p>
    <w:p w14:paraId="38C38D2D" w14:textId="77777777" w:rsidR="00ED3BB7" w:rsidRPr="00FE7385" w:rsidRDefault="00ED3BB7" w:rsidP="00ED3BB7">
      <w:pPr>
        <w:rPr>
          <w:i/>
        </w:rPr>
      </w:pPr>
      <w:r>
        <w:t>None</w:t>
      </w:r>
      <w:r w:rsidRPr="00FE7385">
        <w:rPr>
          <w:i/>
        </w:rPr>
        <w:t>.</w:t>
      </w:r>
    </w:p>
    <w:p w14:paraId="410BDC20" w14:textId="77777777" w:rsidR="00ED3BB7" w:rsidRDefault="00ED3BB7" w:rsidP="00ED3BB7">
      <w:pPr>
        <w:pStyle w:val="Heading6"/>
      </w:pPr>
      <w:r>
        <w:t>4.2.3.4.3.4</w:t>
      </w:r>
      <w:r>
        <w:tab/>
      </w:r>
      <w:r>
        <w:tab/>
        <w:t>State diagram</w:t>
      </w:r>
    </w:p>
    <w:p w14:paraId="7F089D39" w14:textId="77777777" w:rsidR="00ED3BB7" w:rsidRPr="00FE7385" w:rsidRDefault="00ED3BB7" w:rsidP="00ED3BB7">
      <w:pPr>
        <w:rPr>
          <w:i/>
        </w:rPr>
      </w:pPr>
      <w:r>
        <w:t>None</w:t>
      </w:r>
      <w:r w:rsidRPr="00FE7385">
        <w:rPr>
          <w:i/>
        </w:rPr>
        <w:t>.</w:t>
      </w:r>
    </w:p>
    <w:p w14:paraId="08849F9A" w14:textId="77777777" w:rsidR="00ED3BB7" w:rsidRDefault="00ED3BB7" w:rsidP="00ED3BB7">
      <w:pPr>
        <w:pStyle w:val="Heading5"/>
      </w:pPr>
      <w:r>
        <w:t>4.2.3.4.4</w:t>
      </w:r>
      <w:r>
        <w:tab/>
      </w:r>
      <w:proofErr w:type="spellStart"/>
      <w:r>
        <w:t>ClusterResource</w:t>
      </w:r>
      <w:proofErr w:type="spellEnd"/>
    </w:p>
    <w:p w14:paraId="62EB8F37" w14:textId="77777777" w:rsidR="00ED3BB7" w:rsidRDefault="00ED3BB7" w:rsidP="00ED3BB7">
      <w:pPr>
        <w:pStyle w:val="Heading6"/>
      </w:pPr>
      <w:r>
        <w:t>4.2.3.4.4.1</w:t>
      </w:r>
      <w:r>
        <w:tab/>
        <w:t>Definition</w:t>
      </w:r>
    </w:p>
    <w:p w14:paraId="01E21AA2" w14:textId="77777777" w:rsidR="00ED3BB7" w:rsidRDefault="00ED3BB7" w:rsidP="00ED3BB7">
      <w:proofErr w:type="gramStart"/>
      <w:r>
        <w:t xml:space="preserve">The </w:t>
      </w:r>
      <w:proofErr w:type="spellStart"/>
      <w:r>
        <w:t>ClusterResource</w:t>
      </w:r>
      <w:proofErr w:type="spellEnd"/>
      <w:proofErr w:type="gramEnd"/>
      <w:r>
        <w:t xml:space="preserve"> represents a resource used to construct a </w:t>
      </w:r>
      <w:proofErr w:type="spellStart"/>
      <w:r>
        <w:t>NodeCluster</w:t>
      </w:r>
      <w:proofErr w:type="spellEnd"/>
      <w:r>
        <w:t xml:space="preserve"> in an O-Cloud.</w:t>
      </w:r>
    </w:p>
    <w:p w14:paraId="5A2470AC" w14:textId="77777777" w:rsidR="00ED3BB7" w:rsidRDefault="00ED3BB7" w:rsidP="00ED3BB7">
      <w:r>
        <w:t xml:space="preserve">Node cluster </w:t>
      </w:r>
      <w:proofErr w:type="gramStart"/>
      <w:r>
        <w:t>resource provides</w:t>
      </w:r>
      <w:proofErr w:type="gramEnd"/>
      <w:r>
        <w:t xml:space="preserve"> inventory of the resources used in a </w:t>
      </w:r>
      <w:proofErr w:type="spellStart"/>
      <w:r>
        <w:t>NodeCluster</w:t>
      </w:r>
      <w:proofErr w:type="spellEnd"/>
      <w:r>
        <w:t>. The O-Cloud provides a mechanism to discover the node cluster resources with respective operations on node cluster resources.</w:t>
      </w:r>
    </w:p>
    <w:p w14:paraId="43035CB0" w14:textId="77777777" w:rsidR="00ED3BB7" w:rsidRDefault="00ED3BB7" w:rsidP="00ED3BB7">
      <w:proofErr w:type="gramStart"/>
      <w:r w:rsidRPr="00932E06">
        <w:t xml:space="preserve">The </w:t>
      </w:r>
      <w:proofErr w:type="spellStart"/>
      <w:r>
        <w:t>ClusterResource</w:t>
      </w:r>
      <w:proofErr w:type="spellEnd"/>
      <w:proofErr w:type="gramEnd"/>
      <w:r>
        <w:t xml:space="preserve"> </w:t>
      </w:r>
      <w:r w:rsidRPr="00932E06">
        <w:t xml:space="preserve">is a Specialized Object that derives from a Generalized Object, the </w:t>
      </w:r>
      <w:proofErr w:type="spellStart"/>
      <w:r w:rsidRPr="00163EAB">
        <w:rPr>
          <w:i/>
          <w:iCs/>
        </w:rPr>
        <w:t>InfrastructureInventoryObject</w:t>
      </w:r>
      <w:proofErr w:type="spellEnd"/>
      <w:r w:rsidRPr="00163EAB">
        <w:rPr>
          <w:i/>
          <w:iCs/>
        </w:rPr>
        <w:t>_</w:t>
      </w:r>
      <w:r w:rsidRPr="00932E06">
        <w:t xml:space="preserve">. The </w:t>
      </w:r>
      <w:proofErr w:type="spellStart"/>
      <w:r>
        <w:t>ClusterResource</w:t>
      </w:r>
      <w:proofErr w:type="spellEnd"/>
      <w:r>
        <w:t xml:space="preserve"> </w:t>
      </w:r>
      <w:r w:rsidRPr="00932E06">
        <w:t xml:space="preserve">inherits the attributes from the </w:t>
      </w:r>
      <w:proofErr w:type="spellStart"/>
      <w:r w:rsidRPr="00163EAB">
        <w:rPr>
          <w:i/>
          <w:iCs/>
        </w:rPr>
        <w:t>InfrastructureInventoryObject</w:t>
      </w:r>
      <w:proofErr w:type="spellEnd"/>
      <w:r w:rsidRPr="00163EAB">
        <w:rPr>
          <w:i/>
          <w:iCs/>
        </w:rPr>
        <w:t>_</w:t>
      </w:r>
      <w:r>
        <w:t xml:space="preserve"> and allows it and all specializations of this class to be included in a change notification.</w:t>
      </w:r>
    </w:p>
    <w:p w14:paraId="7307B37C" w14:textId="77777777" w:rsidR="00ED3BB7" w:rsidRDefault="00ED3BB7" w:rsidP="00ED3BB7">
      <w:pPr>
        <w:pStyle w:val="Heading6"/>
      </w:pPr>
      <w:r>
        <w:lastRenderedPageBreak/>
        <w:t>4.2.3.4.4.2</w:t>
      </w:r>
      <w:r>
        <w:tab/>
        <w:t>Attributes</w:t>
      </w:r>
    </w:p>
    <w:p w14:paraId="097D9D4D" w14:textId="77777777" w:rsidR="00ED3BB7" w:rsidRDefault="00ED3BB7" w:rsidP="00ED3BB7">
      <w:pPr>
        <w:pStyle w:val="TH"/>
      </w:pPr>
      <w:bookmarkStart w:id="1119" w:name="_Toc193779792"/>
      <w:bookmarkStart w:id="1120" w:name="_Toc202768243"/>
      <w:r>
        <w:t xml:space="preserve">Table 4.2.3.4.4.2-1 Attributes Properties for </w:t>
      </w:r>
      <w:proofErr w:type="spellStart"/>
      <w:r>
        <w:t>ClusterResource</w:t>
      </w:r>
      <w:bookmarkEnd w:id="1119"/>
      <w:bookmarkEnd w:id="1120"/>
      <w:proofErr w:type="spellEnd"/>
      <w:r w:rsidDel="00DB509A">
        <w:t xml:space="preserve"> </w:t>
      </w:r>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71D6B650"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33085330"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616C2576"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0CE61595"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341C2234"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551D1C50"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clusterResourceId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58D40FA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A68D39A"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Unique identifier for the </w:t>
            </w:r>
            <w:proofErr w:type="spellStart"/>
            <w:r w:rsidRPr="00F34FA5">
              <w:rPr>
                <w:rFonts w:ascii="Arial" w:hAnsi="Arial" w:cs="Arial"/>
                <w:sz w:val="18"/>
                <w:szCs w:val="18"/>
              </w:rPr>
              <w:t>ClusterResource</w:t>
            </w:r>
            <w:proofErr w:type="spellEnd"/>
            <w:r w:rsidRPr="00F34FA5">
              <w:rPr>
                <w:rFonts w:ascii="Arial" w:hAnsi="Arial" w:cs="Arial"/>
                <w:sz w:val="18"/>
                <w:szCs w:val="18"/>
              </w:rPr>
              <w:t xml:space="preserve"> instance.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28AB0A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DA804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1C4A3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FAECDF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702013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99384DE" w14:textId="0B8EED4B" w:rsidR="00ED3BB7"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21" w:author="Author"/>
              </w:rPr>
            </w:pPr>
            <w:del w:id="1122" w:author="Author">
              <w:r w:rsidDel="000A5958">
                <w:delText>nullable:</w:delText>
              </w:r>
              <w:r w:rsidDel="000A5958">
                <w:tab/>
                <w:delText>False</w:delText>
              </w:r>
            </w:del>
          </w:p>
          <w:p w14:paraId="4B5D07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AF1AA3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EC6B145" w14:textId="77777777" w:rsidTr="00775EDC">
        <w:tc>
          <w:tcPr>
            <w:tcW w:w="1889" w:type="dxa"/>
            <w:tcBorders>
              <w:top w:val="single" w:sz="4" w:space="0" w:color="auto"/>
              <w:left w:val="single" w:sz="4" w:space="0" w:color="auto"/>
              <w:bottom w:val="single" w:sz="4" w:space="0" w:color="auto"/>
              <w:right w:val="single" w:sz="4" w:space="0" w:color="auto"/>
            </w:tcBorders>
          </w:tcPr>
          <w:p w14:paraId="3658E208" w14:textId="77777777" w:rsidR="00ED3BB7" w:rsidRPr="00236309" w:rsidDel="00DB509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name</w:t>
            </w:r>
          </w:p>
        </w:tc>
        <w:tc>
          <w:tcPr>
            <w:tcW w:w="2791" w:type="dxa"/>
            <w:tcBorders>
              <w:top w:val="single" w:sz="4" w:space="0" w:color="auto"/>
              <w:left w:val="single" w:sz="4" w:space="0" w:color="auto"/>
              <w:bottom w:val="single" w:sz="4" w:space="0" w:color="auto"/>
              <w:right w:val="single" w:sz="4" w:space="0" w:color="auto"/>
            </w:tcBorders>
          </w:tcPr>
          <w:p w14:paraId="0AE42F2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EF1309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Name of the cluster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5E14F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FB74C1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5EFE2D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EDDC7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D3162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A98CAFA" w14:textId="69B1F6BA" w:rsidR="00ED3BB7"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23" w:author="Author"/>
              </w:rPr>
            </w:pPr>
            <w:del w:id="1124" w:author="Author">
              <w:r w:rsidDel="000A5958">
                <w:delText>nullable:</w:delText>
              </w:r>
              <w:r w:rsidDel="000A5958">
                <w:tab/>
                <w:delText>False</w:delText>
              </w:r>
            </w:del>
          </w:p>
          <w:p w14:paraId="52AFD68D" w14:textId="77777777" w:rsidR="00ED3BB7" w:rsidRDefault="00ED3BB7" w:rsidP="000A595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7C5036E" w14:textId="77777777" w:rsidTr="00775EDC">
        <w:tc>
          <w:tcPr>
            <w:tcW w:w="1889" w:type="dxa"/>
            <w:tcBorders>
              <w:top w:val="single" w:sz="4" w:space="0" w:color="auto"/>
              <w:left w:val="single" w:sz="4" w:space="0" w:color="auto"/>
              <w:bottom w:val="single" w:sz="4" w:space="0" w:color="auto"/>
              <w:right w:val="single" w:sz="4" w:space="0" w:color="auto"/>
            </w:tcBorders>
          </w:tcPr>
          <w:p w14:paraId="678B79EF"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description</w:t>
            </w:r>
          </w:p>
        </w:tc>
        <w:tc>
          <w:tcPr>
            <w:tcW w:w="2791" w:type="dxa"/>
            <w:tcBorders>
              <w:top w:val="single" w:sz="4" w:space="0" w:color="auto"/>
              <w:left w:val="single" w:sz="4" w:space="0" w:color="auto"/>
              <w:bottom w:val="single" w:sz="4" w:space="0" w:color="auto"/>
              <w:right w:val="single" w:sz="4" w:space="0" w:color="auto"/>
            </w:tcBorders>
          </w:tcPr>
          <w:p w14:paraId="6CD1A5C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1D2C3D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cluster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DAF56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A91DA8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87A0AB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CFB0BB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75FD4C82"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116D2020" w14:textId="72E33BD5" w:rsidR="00ED3BB7" w:rsidRPr="00F137AA"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25" w:author="Author"/>
              </w:rPr>
            </w:pPr>
            <w:del w:id="1126" w:author="Author">
              <w:r w:rsidDel="000A5958">
                <w:delText>n</w:delText>
              </w:r>
              <w:r w:rsidRPr="00F137AA" w:rsidDel="000A5958">
                <w:delText>ullable</w:delText>
              </w:r>
              <w:r w:rsidDel="000A5958">
                <w:delText>:</w:delText>
              </w:r>
              <w:r w:rsidRPr="00F137AA" w:rsidDel="000A5958">
                <w:tab/>
              </w:r>
              <w:r w:rsidDel="000A5958">
                <w:delText>False</w:delText>
              </w:r>
            </w:del>
          </w:p>
          <w:p w14:paraId="227619B5" w14:textId="77777777" w:rsidR="00ED3BB7" w:rsidRDefault="00ED3BB7" w:rsidP="000A595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2095053" w14:textId="77777777" w:rsidTr="00775EDC">
        <w:tc>
          <w:tcPr>
            <w:tcW w:w="1889" w:type="dxa"/>
            <w:tcBorders>
              <w:top w:val="single" w:sz="4" w:space="0" w:color="auto"/>
              <w:left w:val="single" w:sz="4" w:space="0" w:color="auto"/>
              <w:bottom w:val="single" w:sz="4" w:space="0" w:color="auto"/>
              <w:right w:val="single" w:sz="4" w:space="0" w:color="auto"/>
            </w:tcBorders>
          </w:tcPr>
          <w:p w14:paraId="4C216229"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extensions</w:t>
            </w:r>
          </w:p>
        </w:tc>
        <w:tc>
          <w:tcPr>
            <w:tcW w:w="2791" w:type="dxa"/>
            <w:tcBorders>
              <w:top w:val="single" w:sz="4" w:space="0" w:color="auto"/>
              <w:left w:val="single" w:sz="4" w:space="0" w:color="auto"/>
              <w:bottom w:val="single" w:sz="4" w:space="0" w:color="auto"/>
              <w:right w:val="single" w:sz="4" w:space="0" w:color="auto"/>
            </w:tcBorders>
          </w:tcPr>
          <w:p w14:paraId="37BF988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4C4A965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extend the information provided about the Cluster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47706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54D26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513BF81" w14:textId="77777777" w:rsidR="000A5958" w:rsidRDefault="000A5958" w:rsidP="000A5958">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27" w:author="Author"/>
              </w:rPr>
            </w:pPr>
            <w:ins w:id="1128" w:author="Author">
              <w:r>
                <w:t>x-isAlwaysPresent:</w:t>
              </w:r>
              <w:r>
                <w:tab/>
                <w:t>False</w:t>
              </w:r>
            </w:ins>
          </w:p>
          <w:p w14:paraId="3BD11E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07BA2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20F722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59AB20F" w14:textId="700CFB3B" w:rsidR="00ED3BB7" w:rsidDel="000A5958"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29" w:author="Author"/>
              </w:rPr>
            </w:pPr>
            <w:del w:id="1130" w:author="Author">
              <w:r w:rsidDel="000A5958">
                <w:delText>n</w:delText>
              </w:r>
              <w:r w:rsidRPr="00F137AA" w:rsidDel="000A5958">
                <w:delText>ullable</w:delText>
              </w:r>
              <w:r w:rsidDel="000A5958">
                <w:delText>:</w:delText>
              </w:r>
              <w:r w:rsidRPr="00F137AA" w:rsidDel="000A5958">
                <w:tab/>
              </w:r>
              <w:r w:rsidDel="000A5958">
                <w:delText>True</w:delText>
              </w:r>
            </w:del>
          </w:p>
          <w:p w14:paraId="3AADC1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36DC3A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39ABD1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0F866302"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3190FB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245B876" w14:textId="77777777" w:rsidTr="00775EDC">
        <w:tc>
          <w:tcPr>
            <w:tcW w:w="1889" w:type="dxa"/>
            <w:tcBorders>
              <w:top w:val="single" w:sz="4" w:space="0" w:color="auto"/>
              <w:left w:val="single" w:sz="4" w:space="0" w:color="auto"/>
              <w:bottom w:val="single" w:sz="4" w:space="0" w:color="auto"/>
              <w:right w:val="single" w:sz="4" w:space="0" w:color="auto"/>
            </w:tcBorders>
          </w:tcPr>
          <w:p w14:paraId="5A5B3294"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clusterResourceTypeId</w:t>
            </w:r>
            <w:proofErr w:type="spellEnd"/>
          </w:p>
        </w:tc>
        <w:tc>
          <w:tcPr>
            <w:tcW w:w="2791" w:type="dxa"/>
            <w:tcBorders>
              <w:top w:val="single" w:sz="4" w:space="0" w:color="auto"/>
              <w:left w:val="single" w:sz="4" w:space="0" w:color="auto"/>
              <w:bottom w:val="single" w:sz="4" w:space="0" w:color="auto"/>
              <w:right w:val="single" w:sz="4" w:space="0" w:color="auto"/>
            </w:tcBorders>
          </w:tcPr>
          <w:p w14:paraId="77B03AF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ED328D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for the </w:t>
            </w:r>
            <w:proofErr w:type="spellStart"/>
            <w:r w:rsidRPr="00F34FA5">
              <w:rPr>
                <w:rFonts w:ascii="Arial" w:hAnsi="Arial" w:cs="Arial"/>
                <w:sz w:val="18"/>
                <w:szCs w:val="18"/>
              </w:rPr>
              <w:t>ClusterResourceType</w:t>
            </w:r>
            <w:proofErr w:type="spellEnd"/>
            <w:r w:rsidRPr="00F34FA5">
              <w:rPr>
                <w:rFonts w:ascii="Arial" w:hAnsi="Arial" w:cs="Arial"/>
                <w:sz w:val="18"/>
                <w:szCs w:val="18"/>
              </w:rPr>
              <w:t xml:space="preserve"> for this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5D1A2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66654D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ED1BE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F7CB10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D9F7B0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1A40C6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20B93BC" w14:textId="16A4B49F" w:rsidR="00ED3BB7" w:rsidDel="009D5F9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31" w:author="Author"/>
              </w:rPr>
            </w:pPr>
            <w:del w:id="1132" w:author="Author">
              <w:r w:rsidDel="009D5F96">
                <w:delText>nullable:</w:delText>
              </w:r>
              <w:r w:rsidDel="009D5F96">
                <w:tab/>
                <w:delText>False</w:delText>
              </w:r>
            </w:del>
          </w:p>
          <w:p w14:paraId="512F637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2207DA1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8592D97" w14:textId="77777777" w:rsidTr="00775EDC">
        <w:tc>
          <w:tcPr>
            <w:tcW w:w="1889" w:type="dxa"/>
            <w:tcBorders>
              <w:top w:val="single" w:sz="4" w:space="0" w:color="auto"/>
              <w:left w:val="single" w:sz="4" w:space="0" w:color="auto"/>
              <w:bottom w:val="single" w:sz="4" w:space="0" w:color="auto"/>
              <w:right w:val="single" w:sz="4" w:space="0" w:color="auto"/>
            </w:tcBorders>
          </w:tcPr>
          <w:p w14:paraId="67C24B20"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memberOf</w:t>
            </w:r>
            <w:proofErr w:type="spellEnd"/>
          </w:p>
        </w:tc>
        <w:tc>
          <w:tcPr>
            <w:tcW w:w="2791" w:type="dxa"/>
            <w:tcBorders>
              <w:top w:val="single" w:sz="4" w:space="0" w:color="auto"/>
              <w:left w:val="single" w:sz="4" w:space="0" w:color="auto"/>
              <w:bottom w:val="single" w:sz="4" w:space="0" w:color="auto"/>
              <w:right w:val="single" w:sz="4" w:space="0" w:color="auto"/>
            </w:tcBorders>
          </w:tcPr>
          <w:p w14:paraId="23C8F6A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FABFB7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other </w:t>
            </w:r>
            <w:proofErr w:type="spellStart"/>
            <w:r w:rsidRPr="00F34FA5">
              <w:rPr>
                <w:rFonts w:ascii="Arial" w:hAnsi="Arial" w:cs="Arial"/>
                <w:sz w:val="18"/>
                <w:szCs w:val="18"/>
              </w:rPr>
              <w:t>ClusterResources</w:t>
            </w:r>
            <w:proofErr w:type="spellEnd"/>
            <w:r w:rsidRPr="00F34FA5">
              <w:rPr>
                <w:rFonts w:ascii="Arial" w:hAnsi="Arial" w:cs="Arial"/>
                <w:sz w:val="18"/>
                <w:szCs w:val="18"/>
              </w:rPr>
              <w:t xml:space="preserve"> which are linked together.</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3DB4CB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F1BCB3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8CA5AB2" w14:textId="77777777" w:rsidR="009D5F96" w:rsidRDefault="009D5F96" w:rsidP="009D5F9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33" w:author="Author"/>
              </w:rPr>
            </w:pPr>
            <w:ins w:id="1134" w:author="Author">
              <w:r>
                <w:t>x-isAlwaysPresent:</w:t>
              </w:r>
              <w:r>
                <w:tab/>
                <w:t>False</w:t>
              </w:r>
            </w:ins>
          </w:p>
          <w:p w14:paraId="684F23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F125D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E9D2D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ED99C4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D4C9C8A" w14:textId="15798BB9" w:rsidR="00ED3BB7" w:rsidDel="009D5F9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35" w:author="Author"/>
              </w:rPr>
            </w:pPr>
            <w:del w:id="1136" w:author="Author">
              <w:r w:rsidDel="009D5F96">
                <w:delText>n</w:delText>
              </w:r>
              <w:r w:rsidRPr="00F137AA" w:rsidDel="009D5F96">
                <w:delText>ullable</w:delText>
              </w:r>
              <w:r w:rsidDel="009D5F96">
                <w:delText>:</w:delText>
              </w:r>
              <w:r w:rsidRPr="00F137AA" w:rsidDel="009D5F96">
                <w:tab/>
              </w:r>
              <w:r w:rsidDel="009D5F96">
                <w:delText>True</w:delText>
              </w:r>
            </w:del>
          </w:p>
          <w:p w14:paraId="2F1E510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3917F7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676C8D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4A89C00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2198A7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1EB93F0" w14:textId="77777777" w:rsidTr="00775EDC">
        <w:tc>
          <w:tcPr>
            <w:tcW w:w="1889" w:type="dxa"/>
            <w:tcBorders>
              <w:top w:val="single" w:sz="4" w:space="0" w:color="auto"/>
              <w:left w:val="single" w:sz="4" w:space="0" w:color="auto"/>
              <w:bottom w:val="single" w:sz="4" w:space="0" w:color="auto"/>
              <w:right w:val="single" w:sz="4" w:space="0" w:color="auto"/>
            </w:tcBorders>
          </w:tcPr>
          <w:p w14:paraId="1036EA67"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artifactResourceIds</w:t>
            </w:r>
            <w:proofErr w:type="spellEnd"/>
          </w:p>
        </w:tc>
        <w:tc>
          <w:tcPr>
            <w:tcW w:w="2791" w:type="dxa"/>
            <w:tcBorders>
              <w:top w:val="single" w:sz="4" w:space="0" w:color="auto"/>
              <w:left w:val="single" w:sz="4" w:space="0" w:color="auto"/>
              <w:bottom w:val="single" w:sz="4" w:space="0" w:color="auto"/>
              <w:right w:val="single" w:sz="4" w:space="0" w:color="auto"/>
            </w:tcBorders>
          </w:tcPr>
          <w:p w14:paraId="25CB1E4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C56423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Identifiers for the artifact(s) which this resource is based on.</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4382F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A7B4A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5EE7E3F" w14:textId="77777777" w:rsidR="009D5F96" w:rsidRDefault="009D5F96" w:rsidP="009D5F96">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37" w:author="Author"/>
              </w:rPr>
            </w:pPr>
            <w:ins w:id="1138" w:author="Author">
              <w:r>
                <w:t>x-isAlwaysPresent:</w:t>
              </w:r>
              <w:r>
                <w:tab/>
                <w:t>False</w:t>
              </w:r>
            </w:ins>
          </w:p>
          <w:p w14:paraId="76DE68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D4AB3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5C6F54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CBD2532" w14:textId="4CAFD853" w:rsidR="00ED3BB7" w:rsidDel="009D5F96"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39" w:author="Author"/>
              </w:rPr>
            </w:pPr>
            <w:del w:id="1140" w:author="Author">
              <w:r w:rsidDel="009D5F96">
                <w:delText>n</w:delText>
              </w:r>
              <w:r w:rsidRPr="00F137AA" w:rsidDel="009D5F96">
                <w:delText>ullable</w:delText>
              </w:r>
              <w:r w:rsidDel="009D5F96">
                <w:delText>:</w:delText>
              </w:r>
              <w:r w:rsidRPr="00F137AA" w:rsidDel="009D5F96">
                <w:tab/>
              </w:r>
              <w:r w:rsidDel="009D5F96">
                <w:delText>True</w:delText>
              </w:r>
            </w:del>
          </w:p>
          <w:p w14:paraId="7F48DF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9A117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23FF97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F6255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1A89E01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3666C4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FA041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AA746CC" w14:textId="77777777" w:rsidTr="00775EDC">
        <w:tc>
          <w:tcPr>
            <w:tcW w:w="1889" w:type="dxa"/>
            <w:tcBorders>
              <w:top w:val="single" w:sz="4" w:space="0" w:color="auto"/>
              <w:left w:val="single" w:sz="4" w:space="0" w:color="auto"/>
              <w:bottom w:val="single" w:sz="4" w:space="0" w:color="auto"/>
              <w:right w:val="single" w:sz="4" w:space="0" w:color="auto"/>
            </w:tcBorders>
          </w:tcPr>
          <w:p w14:paraId="25975BB2"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resourceId</w:t>
            </w:r>
            <w:proofErr w:type="spellEnd"/>
          </w:p>
        </w:tc>
        <w:tc>
          <w:tcPr>
            <w:tcW w:w="2791" w:type="dxa"/>
            <w:tcBorders>
              <w:top w:val="single" w:sz="4" w:space="0" w:color="auto"/>
              <w:left w:val="single" w:sz="4" w:space="0" w:color="auto"/>
              <w:bottom w:val="single" w:sz="4" w:space="0" w:color="auto"/>
              <w:right w:val="single" w:sz="4" w:space="0" w:color="auto"/>
            </w:tcBorders>
          </w:tcPr>
          <w:p w14:paraId="3AA578A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912995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for the inventory resource which this </w:t>
            </w:r>
            <w:r w:rsidRPr="00F34FA5">
              <w:rPr>
                <w:rFonts w:ascii="Arial" w:hAnsi="Arial" w:cs="Arial"/>
                <w:sz w:val="18"/>
                <w:szCs w:val="18"/>
              </w:rPr>
              <w:lastRenderedPageBreak/>
              <w:t>resource is mapped to.</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990EC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7C4510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1665EF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F557A7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4D4776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99530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B760A63" w14:textId="240F06BA" w:rsidR="00ED3BB7" w:rsidDel="00A3053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41" w:author="Author"/>
              </w:rPr>
            </w:pPr>
            <w:del w:id="1142" w:author="Author">
              <w:r w:rsidDel="00A3053F">
                <w:lastRenderedPageBreak/>
                <w:delText>nullable:</w:delText>
              </w:r>
              <w:r w:rsidDel="00A3053F">
                <w:tab/>
                <w:delText>False</w:delText>
              </w:r>
            </w:del>
          </w:p>
          <w:p w14:paraId="7A7969A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1ED634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1E53AEDE" w14:textId="77777777" w:rsidR="00ED3BB7" w:rsidRDefault="00ED3BB7" w:rsidP="00ED3BB7">
      <w:pPr>
        <w:widowControl w:val="0"/>
      </w:pPr>
    </w:p>
    <w:p w14:paraId="0B683B51" w14:textId="77777777" w:rsidR="00ED3BB7" w:rsidRDefault="00ED3BB7" w:rsidP="00ED3BB7">
      <w:pPr>
        <w:pStyle w:val="Heading6"/>
      </w:pPr>
      <w:r>
        <w:t>4.2.3.4.4.3</w:t>
      </w:r>
      <w:r>
        <w:tab/>
        <w:t>Attribute constraints</w:t>
      </w:r>
    </w:p>
    <w:p w14:paraId="38B83C89" w14:textId="77777777" w:rsidR="00ED3BB7" w:rsidRPr="00FE7385" w:rsidRDefault="00ED3BB7" w:rsidP="00ED3BB7">
      <w:pPr>
        <w:rPr>
          <w:i/>
        </w:rPr>
      </w:pPr>
      <w:r>
        <w:t>None</w:t>
      </w:r>
      <w:r w:rsidRPr="00FE7385">
        <w:rPr>
          <w:i/>
        </w:rPr>
        <w:t>.</w:t>
      </w:r>
    </w:p>
    <w:p w14:paraId="0EF730C2" w14:textId="77777777" w:rsidR="00ED3BB7" w:rsidRDefault="00ED3BB7" w:rsidP="00ED3BB7">
      <w:pPr>
        <w:pStyle w:val="Heading6"/>
      </w:pPr>
      <w:r>
        <w:t>4.2.3.4.4.4</w:t>
      </w:r>
      <w:r>
        <w:tab/>
      </w:r>
      <w:r>
        <w:tab/>
        <w:t>State diagram</w:t>
      </w:r>
    </w:p>
    <w:p w14:paraId="3C1645EA" w14:textId="77777777" w:rsidR="00ED3BB7" w:rsidRPr="00FE7385" w:rsidRDefault="00ED3BB7" w:rsidP="00ED3BB7">
      <w:pPr>
        <w:rPr>
          <w:i/>
        </w:rPr>
      </w:pPr>
      <w:r>
        <w:t>None</w:t>
      </w:r>
      <w:r w:rsidRPr="00FE7385">
        <w:rPr>
          <w:i/>
        </w:rPr>
        <w:t>.</w:t>
      </w:r>
    </w:p>
    <w:p w14:paraId="3D84E7C4" w14:textId="77777777" w:rsidR="00ED3BB7" w:rsidRDefault="00ED3BB7" w:rsidP="00ED3BB7">
      <w:pPr>
        <w:pStyle w:val="Heading5"/>
      </w:pPr>
      <w:r>
        <w:t>4.2.3.4.5</w:t>
      </w:r>
      <w:r>
        <w:tab/>
      </w:r>
      <w:proofErr w:type="spellStart"/>
      <w:r>
        <w:t>ClusterResourceGroup</w:t>
      </w:r>
      <w:proofErr w:type="spellEnd"/>
    </w:p>
    <w:p w14:paraId="2EBC282A" w14:textId="77777777" w:rsidR="00ED3BB7" w:rsidRDefault="00ED3BB7" w:rsidP="00ED3BB7">
      <w:pPr>
        <w:pStyle w:val="Heading6"/>
      </w:pPr>
      <w:r>
        <w:t>4.2.3.4.5.1</w:t>
      </w:r>
      <w:r>
        <w:tab/>
        <w:t>Definition</w:t>
      </w:r>
    </w:p>
    <w:p w14:paraId="035DA48F" w14:textId="77777777" w:rsidR="00ED3BB7" w:rsidRDefault="00ED3BB7" w:rsidP="00ED3BB7">
      <w:r>
        <w:t xml:space="preserve">The </w:t>
      </w:r>
      <w:proofErr w:type="spellStart"/>
      <w:r>
        <w:t>ClusterResourceGroup</w:t>
      </w:r>
      <w:proofErr w:type="spellEnd"/>
      <w:r>
        <w:t xml:space="preserve"> represents a collection of </w:t>
      </w:r>
      <w:proofErr w:type="spellStart"/>
      <w:r>
        <w:t>ClusterResources</w:t>
      </w:r>
      <w:proofErr w:type="spellEnd"/>
      <w:r>
        <w:t xml:space="preserve"> as a named set.</w:t>
      </w:r>
    </w:p>
    <w:p w14:paraId="3A7EB87F" w14:textId="77777777" w:rsidR="00ED3BB7" w:rsidRDefault="00ED3BB7" w:rsidP="00ED3BB7">
      <w:pPr>
        <w:pStyle w:val="Heading6"/>
      </w:pPr>
      <w:r>
        <w:t>4.2.3.4.5.2</w:t>
      </w:r>
      <w:r>
        <w:tab/>
        <w:t>Attributes</w:t>
      </w:r>
    </w:p>
    <w:p w14:paraId="2A78C2F8" w14:textId="77777777" w:rsidR="00ED3BB7" w:rsidRDefault="00ED3BB7" w:rsidP="00ED3BB7">
      <w:pPr>
        <w:pStyle w:val="TH"/>
      </w:pPr>
      <w:bookmarkStart w:id="1143" w:name="_Toc193779793"/>
      <w:bookmarkStart w:id="1144" w:name="_Toc202768244"/>
      <w:r>
        <w:t xml:space="preserve">Table 4.2.3.4.5.2-1 Attributes Properties for </w:t>
      </w:r>
      <w:proofErr w:type="spellStart"/>
      <w:r>
        <w:t>ClusterResourceGroup</w:t>
      </w:r>
      <w:bookmarkEnd w:id="1143"/>
      <w:bookmarkEnd w:id="1144"/>
      <w:proofErr w:type="spellEnd"/>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275F8DF4"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75DC6DF8"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2473C70B"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08A7C5E5"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7FA4DD2C"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17D5801E"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clusterResourceGroupId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74A0B46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4357B0E"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Unique identifier for the </w:t>
            </w:r>
            <w:proofErr w:type="spellStart"/>
            <w:r w:rsidRPr="00F34FA5">
              <w:rPr>
                <w:rFonts w:ascii="Arial" w:hAnsi="Arial" w:cs="Arial"/>
                <w:sz w:val="18"/>
                <w:szCs w:val="18"/>
              </w:rPr>
              <w:t>ClusterResourceGroup</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2BEA5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6DB0C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C87AF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1C74F68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E238F2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537EF1C" w14:textId="1BE62AAF" w:rsidR="00ED3BB7" w:rsidDel="00A3053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45" w:author="Author"/>
              </w:rPr>
            </w:pPr>
            <w:del w:id="1146" w:author="Author">
              <w:r w:rsidDel="00A3053F">
                <w:delText>nullable:</w:delText>
              </w:r>
              <w:r w:rsidDel="00A3053F">
                <w:tab/>
                <w:delText>False</w:delText>
              </w:r>
            </w:del>
          </w:p>
          <w:p w14:paraId="0DDCEF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6FDCAB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5C070E39" w14:textId="77777777" w:rsidTr="00775EDC">
        <w:tc>
          <w:tcPr>
            <w:tcW w:w="1889" w:type="dxa"/>
            <w:tcBorders>
              <w:top w:val="single" w:sz="4" w:space="0" w:color="auto"/>
              <w:left w:val="single" w:sz="4" w:space="0" w:color="auto"/>
              <w:bottom w:val="single" w:sz="4" w:space="0" w:color="auto"/>
              <w:right w:val="single" w:sz="4" w:space="0" w:color="auto"/>
            </w:tcBorders>
          </w:tcPr>
          <w:p w14:paraId="72C5DB57" w14:textId="77777777" w:rsidR="00ED3BB7" w:rsidRPr="00236309" w:rsidDel="00DB509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name</w:t>
            </w:r>
          </w:p>
        </w:tc>
        <w:tc>
          <w:tcPr>
            <w:tcW w:w="2791" w:type="dxa"/>
            <w:tcBorders>
              <w:top w:val="single" w:sz="4" w:space="0" w:color="auto"/>
              <w:left w:val="single" w:sz="4" w:space="0" w:color="auto"/>
              <w:bottom w:val="single" w:sz="4" w:space="0" w:color="auto"/>
              <w:right w:val="single" w:sz="4" w:space="0" w:color="auto"/>
            </w:tcBorders>
          </w:tcPr>
          <w:p w14:paraId="2B7C8A4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3D1680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Name of the Node Group.</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390FB7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C0C923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951736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4C474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6FA433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9509CAA" w14:textId="226A6913" w:rsidR="00ED3BB7" w:rsidDel="00A3053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47" w:author="Author"/>
              </w:rPr>
            </w:pPr>
            <w:del w:id="1148" w:author="Author">
              <w:r w:rsidDel="00A3053F">
                <w:delText>nullable:</w:delText>
              </w:r>
              <w:r w:rsidDel="00A3053F">
                <w:tab/>
                <w:delText>False</w:delText>
              </w:r>
            </w:del>
          </w:p>
          <w:p w14:paraId="7496E61E" w14:textId="77777777" w:rsidR="00ED3BB7" w:rsidRDefault="00ED3BB7" w:rsidP="00A3053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9201BC1" w14:textId="77777777" w:rsidTr="00775EDC">
        <w:tc>
          <w:tcPr>
            <w:tcW w:w="1889" w:type="dxa"/>
            <w:tcBorders>
              <w:top w:val="single" w:sz="4" w:space="0" w:color="auto"/>
              <w:left w:val="single" w:sz="4" w:space="0" w:color="auto"/>
              <w:bottom w:val="single" w:sz="4" w:space="0" w:color="auto"/>
              <w:right w:val="single" w:sz="4" w:space="0" w:color="auto"/>
            </w:tcBorders>
          </w:tcPr>
          <w:p w14:paraId="15B98E54"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description</w:t>
            </w:r>
          </w:p>
        </w:tc>
        <w:tc>
          <w:tcPr>
            <w:tcW w:w="2791" w:type="dxa"/>
            <w:tcBorders>
              <w:top w:val="single" w:sz="4" w:space="0" w:color="auto"/>
              <w:left w:val="single" w:sz="4" w:space="0" w:color="auto"/>
              <w:bottom w:val="single" w:sz="4" w:space="0" w:color="auto"/>
              <w:right w:val="single" w:sz="4" w:space="0" w:color="auto"/>
            </w:tcBorders>
          </w:tcPr>
          <w:p w14:paraId="0A95FC6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70053E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Human readable description of the </w:t>
            </w:r>
            <w:proofErr w:type="spellStart"/>
            <w:r w:rsidRPr="00F34FA5">
              <w:rPr>
                <w:rFonts w:ascii="Arial" w:hAnsi="Arial" w:cs="Arial"/>
                <w:sz w:val="18"/>
                <w:szCs w:val="18"/>
              </w:rPr>
              <w:t>ClusterResourceGroup</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2A0B5D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A6DC86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0AE37E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6A3E8B2"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7922C296"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458FF119" w14:textId="2CF9A0AE" w:rsidR="00ED3BB7" w:rsidRPr="00F137AA" w:rsidDel="00A3053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49" w:author="Author"/>
              </w:rPr>
            </w:pPr>
            <w:del w:id="1150" w:author="Author">
              <w:r w:rsidDel="00A3053F">
                <w:delText>n</w:delText>
              </w:r>
              <w:r w:rsidRPr="00F137AA" w:rsidDel="00A3053F">
                <w:delText>ullable</w:delText>
              </w:r>
              <w:r w:rsidDel="00A3053F">
                <w:delText>:</w:delText>
              </w:r>
              <w:r w:rsidRPr="00F137AA" w:rsidDel="00A3053F">
                <w:tab/>
              </w:r>
              <w:r w:rsidDel="00A3053F">
                <w:delText>False</w:delText>
              </w:r>
            </w:del>
          </w:p>
          <w:p w14:paraId="3E21289E" w14:textId="77777777" w:rsidR="00ED3BB7" w:rsidRDefault="00ED3BB7" w:rsidP="00A3053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93C8225" w14:textId="77777777" w:rsidTr="00775EDC">
        <w:tc>
          <w:tcPr>
            <w:tcW w:w="1889" w:type="dxa"/>
            <w:tcBorders>
              <w:top w:val="single" w:sz="4" w:space="0" w:color="auto"/>
              <w:left w:val="single" w:sz="4" w:space="0" w:color="auto"/>
              <w:bottom w:val="single" w:sz="4" w:space="0" w:color="auto"/>
              <w:right w:val="single" w:sz="4" w:space="0" w:color="auto"/>
            </w:tcBorders>
          </w:tcPr>
          <w:p w14:paraId="7FD5733B" w14:textId="77777777" w:rsidR="00ED3BB7" w:rsidRPr="00236309" w:rsidRDefault="00ED3BB7" w:rsidP="00775EDC">
            <w:pPr>
              <w:widowControl w:val="0"/>
              <w:spacing w:after="0" w:line="252" w:lineRule="auto"/>
              <w:rPr>
                <w:rFonts w:ascii="Arial" w:hAnsi="Arial" w:cs="Arial"/>
                <w:sz w:val="18"/>
                <w:szCs w:val="18"/>
              </w:rPr>
            </w:pPr>
            <w:r w:rsidRPr="00236309">
              <w:rPr>
                <w:rFonts w:ascii="Arial" w:hAnsi="Arial" w:cs="Arial"/>
                <w:sz w:val="18"/>
                <w:szCs w:val="18"/>
              </w:rPr>
              <w:t>extensions</w:t>
            </w:r>
          </w:p>
        </w:tc>
        <w:tc>
          <w:tcPr>
            <w:tcW w:w="2791" w:type="dxa"/>
            <w:tcBorders>
              <w:top w:val="single" w:sz="4" w:space="0" w:color="auto"/>
              <w:left w:val="single" w:sz="4" w:space="0" w:color="auto"/>
              <w:bottom w:val="single" w:sz="4" w:space="0" w:color="auto"/>
              <w:right w:val="single" w:sz="4" w:space="0" w:color="auto"/>
            </w:tcBorders>
          </w:tcPr>
          <w:p w14:paraId="3AB2A08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1C481A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These are unspecified (not standardized) properties (keys) which are tailored extend the information provided about the </w:t>
            </w:r>
            <w:proofErr w:type="spellStart"/>
            <w:r w:rsidRPr="00F34FA5">
              <w:rPr>
                <w:rFonts w:ascii="Arial" w:hAnsi="Arial" w:cs="Arial"/>
                <w:sz w:val="18"/>
                <w:szCs w:val="18"/>
              </w:rPr>
              <w:t>ClusterResourceGroup</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AAEC92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E66820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7A0107F" w14:textId="77777777" w:rsidR="00A3053F" w:rsidRDefault="00A3053F" w:rsidP="00A3053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51" w:author="Author"/>
              </w:rPr>
            </w:pPr>
            <w:ins w:id="1152" w:author="Author">
              <w:r>
                <w:t>x-isAlwaysPresent:</w:t>
              </w:r>
              <w:r>
                <w:tab/>
                <w:t>False</w:t>
              </w:r>
            </w:ins>
          </w:p>
          <w:p w14:paraId="7D962E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58BE2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2775A8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7D7EF77" w14:textId="532229D8" w:rsidR="00ED3BB7" w:rsidDel="00A3053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53" w:author="Author"/>
              </w:rPr>
            </w:pPr>
            <w:del w:id="1154" w:author="Author">
              <w:r w:rsidDel="00A3053F">
                <w:delText>n</w:delText>
              </w:r>
              <w:r w:rsidRPr="00F137AA" w:rsidDel="00A3053F">
                <w:delText>ullable</w:delText>
              </w:r>
              <w:r w:rsidDel="00A3053F">
                <w:delText>:</w:delText>
              </w:r>
              <w:r w:rsidRPr="00F137AA" w:rsidDel="00A3053F">
                <w:tab/>
              </w:r>
              <w:r w:rsidDel="00A3053F">
                <w:delText>True</w:delText>
              </w:r>
            </w:del>
          </w:p>
          <w:p w14:paraId="520A71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5B45AA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2306F71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5D40E96B"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1E47881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EFDB4FF" w14:textId="77777777" w:rsidTr="00775EDC">
        <w:tc>
          <w:tcPr>
            <w:tcW w:w="1889" w:type="dxa"/>
            <w:tcBorders>
              <w:top w:val="single" w:sz="4" w:space="0" w:color="auto"/>
              <w:left w:val="single" w:sz="4" w:space="0" w:color="auto"/>
              <w:bottom w:val="single" w:sz="4" w:space="0" w:color="auto"/>
              <w:right w:val="single" w:sz="4" w:space="0" w:color="auto"/>
            </w:tcBorders>
          </w:tcPr>
          <w:p w14:paraId="61598A39" w14:textId="77777777" w:rsidR="00ED3BB7" w:rsidRPr="00236309" w:rsidRDefault="00ED3BB7" w:rsidP="00775EDC">
            <w:pPr>
              <w:widowControl w:val="0"/>
              <w:spacing w:after="0" w:line="252" w:lineRule="auto"/>
              <w:rPr>
                <w:rFonts w:ascii="Arial" w:hAnsi="Arial" w:cs="Arial"/>
                <w:sz w:val="18"/>
                <w:szCs w:val="18"/>
              </w:rPr>
            </w:pPr>
            <w:proofErr w:type="spellStart"/>
            <w:r w:rsidRPr="00236309">
              <w:rPr>
                <w:rFonts w:ascii="Arial" w:hAnsi="Arial" w:cs="Arial"/>
                <w:sz w:val="18"/>
                <w:szCs w:val="18"/>
              </w:rPr>
              <w:t>clusterResources</w:t>
            </w:r>
            <w:proofErr w:type="spellEnd"/>
          </w:p>
        </w:tc>
        <w:tc>
          <w:tcPr>
            <w:tcW w:w="2791" w:type="dxa"/>
            <w:tcBorders>
              <w:top w:val="single" w:sz="4" w:space="0" w:color="auto"/>
              <w:left w:val="single" w:sz="4" w:space="0" w:color="auto"/>
              <w:bottom w:val="single" w:sz="4" w:space="0" w:color="auto"/>
              <w:right w:val="single" w:sz="4" w:space="0" w:color="auto"/>
            </w:tcBorders>
          </w:tcPr>
          <w:p w14:paraId="4318A32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338892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Cluster Resources belonging to this </w:t>
            </w:r>
            <w:proofErr w:type="spellStart"/>
            <w:r w:rsidRPr="00F34FA5">
              <w:rPr>
                <w:rFonts w:ascii="Arial" w:hAnsi="Arial" w:cs="Arial"/>
                <w:sz w:val="18"/>
                <w:szCs w:val="18"/>
              </w:rPr>
              <w:t>ClusterResourceGroup</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AF18F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008E9C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0FDD9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59F2A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63CA6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1FDC738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74869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5FFA44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1F282E9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390C0C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434095A4"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1FB99E6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56157899" w14:textId="77777777" w:rsidR="00ED3BB7" w:rsidRDefault="00ED3BB7" w:rsidP="00ED3BB7">
      <w:pPr>
        <w:widowControl w:val="0"/>
      </w:pPr>
    </w:p>
    <w:p w14:paraId="10C056E2" w14:textId="77777777" w:rsidR="00ED3BB7" w:rsidRDefault="00ED3BB7" w:rsidP="00ED3BB7">
      <w:pPr>
        <w:pStyle w:val="Heading6"/>
      </w:pPr>
      <w:r>
        <w:lastRenderedPageBreak/>
        <w:t>4.2.3.4.5.3</w:t>
      </w:r>
      <w:r>
        <w:tab/>
        <w:t>Attribute constraints</w:t>
      </w:r>
    </w:p>
    <w:p w14:paraId="3DD1D2A6" w14:textId="77777777" w:rsidR="00ED3BB7" w:rsidRPr="00FE7385" w:rsidRDefault="00ED3BB7" w:rsidP="00ED3BB7">
      <w:pPr>
        <w:rPr>
          <w:i/>
        </w:rPr>
      </w:pPr>
      <w:r>
        <w:t>None</w:t>
      </w:r>
      <w:r w:rsidRPr="00FE7385">
        <w:rPr>
          <w:i/>
        </w:rPr>
        <w:t>.</w:t>
      </w:r>
    </w:p>
    <w:p w14:paraId="358B0D23" w14:textId="77777777" w:rsidR="00ED3BB7" w:rsidRDefault="00ED3BB7" w:rsidP="00ED3BB7">
      <w:pPr>
        <w:pStyle w:val="Heading6"/>
      </w:pPr>
      <w:r>
        <w:t>4.2.3.4.5.4</w:t>
      </w:r>
      <w:r>
        <w:tab/>
      </w:r>
      <w:r>
        <w:tab/>
        <w:t>State diagram</w:t>
      </w:r>
    </w:p>
    <w:p w14:paraId="3283C198" w14:textId="77777777" w:rsidR="00ED3BB7" w:rsidRPr="00FE7385" w:rsidRDefault="00ED3BB7" w:rsidP="00ED3BB7">
      <w:pPr>
        <w:rPr>
          <w:i/>
        </w:rPr>
      </w:pPr>
      <w:r>
        <w:t>None</w:t>
      </w:r>
      <w:r w:rsidRPr="00FE7385">
        <w:rPr>
          <w:i/>
        </w:rPr>
        <w:t>.</w:t>
      </w:r>
    </w:p>
    <w:p w14:paraId="03A6C1CF" w14:textId="0DAC0F61" w:rsidR="00ED3BB7" w:rsidRDefault="00ED3BB7" w:rsidP="00ED3BB7">
      <w:pPr>
        <w:pStyle w:val="Heading3"/>
      </w:pPr>
      <w:bookmarkStart w:id="1155" w:name="_Toc193779706"/>
      <w:bookmarkStart w:id="1156" w:name="_Toc202769433"/>
      <w:r>
        <w:t>4.2.4</w:t>
      </w:r>
      <w:r w:rsidR="00761289">
        <w:tab/>
      </w:r>
      <w:r>
        <w:t>Namespace: ORAN.O2ims.Provisioning</w:t>
      </w:r>
      <w:bookmarkEnd w:id="1155"/>
      <w:bookmarkEnd w:id="1156"/>
    </w:p>
    <w:p w14:paraId="2F65D0A8" w14:textId="77777777" w:rsidR="00ED3BB7" w:rsidRDefault="00ED3BB7" w:rsidP="00ED3BB7">
      <w:pPr>
        <w:pStyle w:val="Heading4"/>
      </w:pPr>
      <w:r>
        <w:t>4.2.4.1</w:t>
      </w:r>
      <w:r>
        <w:tab/>
        <w:t>Namespace Overview</w:t>
      </w:r>
    </w:p>
    <w:p w14:paraId="7002882F" w14:textId="77777777" w:rsidR="00ED3BB7" w:rsidRDefault="00ED3BB7" w:rsidP="00ED3BB7">
      <w:r>
        <w:t>The O-RAN O2ims Provisioning namespace defines the classes and their attributes which are directly exposed to the consumer (SMO) via its O2 IMS Interface.</w:t>
      </w:r>
    </w:p>
    <w:p w14:paraId="2C2F5408" w14:textId="77777777" w:rsidR="00ED3BB7" w:rsidRDefault="00ED3BB7" w:rsidP="00ED3BB7">
      <w:r>
        <w:t>This namespace is used for provisioning requests and fulfillments, e.g. of O-Cloud Node Clusters, representing the requested and agreed service levels and their current identifiers.</w:t>
      </w:r>
    </w:p>
    <w:p w14:paraId="2EB7928C" w14:textId="77777777" w:rsidR="00ED3BB7" w:rsidRDefault="00ED3BB7" w:rsidP="00ED3BB7">
      <w:pPr>
        <w:pStyle w:val="Heading4"/>
      </w:pPr>
      <w:r>
        <w:t>4.2.4.2</w:t>
      </w:r>
      <w:r>
        <w:tab/>
        <w:t>Imported and associated information entities</w:t>
      </w:r>
    </w:p>
    <w:p w14:paraId="537DBDF4" w14:textId="77777777" w:rsidR="00ED3BB7" w:rsidRDefault="00ED3BB7" w:rsidP="00ED3BB7">
      <w:pPr>
        <w:pStyle w:val="Heading5"/>
      </w:pPr>
      <w:r>
        <w:t>4.2.4.2.1</w:t>
      </w:r>
      <w:r>
        <w:tab/>
        <w:t>Imported information entities and local labels</w:t>
      </w:r>
    </w:p>
    <w:p w14:paraId="19ED2338" w14:textId="77777777" w:rsidR="00ED3BB7" w:rsidRDefault="00ED3BB7" w:rsidP="00ED3BB7">
      <w:r>
        <w:t xml:space="preserve">Information entities imported into the model are also elements of the namespace and </w:t>
      </w:r>
      <w:proofErr w:type="gramStart"/>
      <w:r>
        <w:t>therefore shall</w:t>
      </w:r>
      <w:proofErr w:type="gramEnd"/>
      <w:r>
        <w:t xml:space="preserve"> remain unique within the namespace. </w:t>
      </w:r>
    </w:p>
    <w:p w14:paraId="396CCC33" w14:textId="77777777" w:rsidR="00ED3BB7" w:rsidRDefault="00ED3BB7" w:rsidP="00ED3BB7">
      <w:pPr>
        <w:pStyle w:val="TH"/>
      </w:pPr>
      <w:bookmarkStart w:id="1157" w:name="_Toc193779794"/>
      <w:bookmarkStart w:id="1158" w:name="_Toc202768245"/>
      <w:r>
        <w:t>Table 4.2.4.2.1-1 Imported Entities</w:t>
      </w:r>
      <w:bookmarkEnd w:id="1157"/>
      <w:bookmarkEnd w:id="1158"/>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52885E9B"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1DE2847D" w14:textId="77777777" w:rsidR="00ED3BB7" w:rsidRDefault="00ED3BB7" w:rsidP="00775EDC">
            <w:pPr>
              <w:pStyle w:val="TAH"/>
            </w:pPr>
            <w: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16017F96" w14:textId="77777777" w:rsidR="00ED3BB7" w:rsidRDefault="00ED3BB7" w:rsidP="00775EDC">
            <w:pPr>
              <w:pStyle w:val="TAH"/>
            </w:pPr>
            <w:r>
              <w:t xml:space="preserve">Local label </w:t>
            </w:r>
          </w:p>
        </w:tc>
      </w:tr>
      <w:tr w:rsidR="00ED3BB7" w14:paraId="26C19559"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54A2343A" w14:textId="77777777" w:rsidR="00ED3BB7" w:rsidRDefault="00ED3BB7" w:rsidP="00775EDC">
            <w:pPr>
              <w:pStyle w:val="TAL"/>
            </w:pPr>
            <w:r>
              <w:t xml:space="preserve">TS 28.622 [6], information object class, </w:t>
            </w:r>
            <w:r>
              <w:rPr>
                <w:rFonts w:ascii="Courier New" w:hAnsi="Courier New" w:cs="Courier New"/>
              </w:rPr>
              <w:t>Top</w:t>
            </w:r>
          </w:p>
        </w:tc>
        <w:tc>
          <w:tcPr>
            <w:tcW w:w="4252" w:type="dxa"/>
            <w:tcBorders>
              <w:top w:val="single" w:sz="6" w:space="0" w:color="auto"/>
              <w:left w:val="single" w:sz="6" w:space="0" w:color="auto"/>
              <w:bottom w:val="single" w:sz="6" w:space="0" w:color="auto"/>
              <w:right w:val="single" w:sz="4" w:space="0" w:color="auto"/>
            </w:tcBorders>
          </w:tcPr>
          <w:p w14:paraId="6DBA7FB1" w14:textId="77777777" w:rsidR="00ED3BB7" w:rsidRDefault="00ED3BB7" w:rsidP="00775EDC">
            <w:pPr>
              <w:pStyle w:val="TAL"/>
            </w:pPr>
            <w:r>
              <w:rPr>
                <w:rFonts w:ascii="Courier New" w:hAnsi="Courier New" w:cs="Courier New"/>
              </w:rPr>
              <w:t>Top</w:t>
            </w:r>
          </w:p>
        </w:tc>
      </w:tr>
      <w:tr w:rsidR="00ED3BB7" w14:paraId="0B11E083"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6B8B4E79" w14:textId="77777777" w:rsidR="00ED3BB7" w:rsidRDefault="00ED3BB7" w:rsidP="00775EDC">
            <w:pPr>
              <w:pStyle w:val="TAL"/>
            </w:pPr>
          </w:p>
        </w:tc>
        <w:tc>
          <w:tcPr>
            <w:tcW w:w="4252" w:type="dxa"/>
            <w:tcBorders>
              <w:top w:val="single" w:sz="6" w:space="0" w:color="auto"/>
              <w:left w:val="single" w:sz="6" w:space="0" w:color="auto"/>
              <w:bottom w:val="single" w:sz="4" w:space="0" w:color="auto"/>
              <w:right w:val="single" w:sz="4" w:space="0" w:color="auto"/>
            </w:tcBorders>
          </w:tcPr>
          <w:p w14:paraId="5A4E5B50" w14:textId="77777777" w:rsidR="00ED3BB7" w:rsidRDefault="00ED3BB7" w:rsidP="00775EDC">
            <w:pPr>
              <w:pStyle w:val="TAL"/>
              <w:rPr>
                <w:rFonts w:ascii="Courier New" w:hAnsi="Courier New" w:cs="Courier New"/>
              </w:rPr>
            </w:pPr>
          </w:p>
        </w:tc>
      </w:tr>
    </w:tbl>
    <w:p w14:paraId="47DEA9E7" w14:textId="77777777" w:rsidR="00ED3BB7" w:rsidRDefault="00ED3BB7" w:rsidP="00ED3BB7">
      <w:pPr>
        <w:rPr>
          <w:rFonts w:ascii="Arial" w:hAnsi="Arial"/>
          <w:sz w:val="28"/>
        </w:rPr>
      </w:pPr>
    </w:p>
    <w:p w14:paraId="4428D21E" w14:textId="77777777" w:rsidR="00ED3BB7" w:rsidRDefault="00ED3BB7" w:rsidP="00ED3BB7">
      <w:pPr>
        <w:pStyle w:val="Heading5"/>
      </w:pPr>
      <w:r>
        <w:t>4.2.4.2.2</w:t>
      </w:r>
      <w:r>
        <w:tab/>
        <w:t>Associated information entities and local labels</w:t>
      </w:r>
    </w:p>
    <w:p w14:paraId="6D11A283" w14:textId="77777777" w:rsidR="00ED3BB7" w:rsidRDefault="00ED3BB7" w:rsidP="00ED3BB7">
      <w:r>
        <w:t>Information entities referenced in the model through an association which may be extended and overloaded with a new entity of the same name within the namespace are listed in the associated entities table.</w:t>
      </w:r>
    </w:p>
    <w:p w14:paraId="58945EB8" w14:textId="77777777" w:rsidR="00ED3BB7" w:rsidRDefault="00ED3BB7" w:rsidP="00ED3BB7">
      <w:pPr>
        <w:pStyle w:val="TH"/>
      </w:pPr>
      <w:bookmarkStart w:id="1159" w:name="_Toc193779795"/>
      <w:bookmarkStart w:id="1160" w:name="_Toc202768246"/>
      <w:r>
        <w:t>Table 4.2.4.2.2-1 Associated Entities</w:t>
      </w:r>
      <w:bookmarkEnd w:id="1159"/>
      <w:bookmarkEnd w:id="1160"/>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0CB819C9"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4F029EAC" w14:textId="77777777" w:rsidR="00ED3BB7" w:rsidRDefault="00ED3BB7" w:rsidP="00775EDC">
            <w:pPr>
              <w:pStyle w:val="TAH"/>
            </w:pPr>
            <w: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328E008E" w14:textId="77777777" w:rsidR="00ED3BB7" w:rsidRDefault="00ED3BB7" w:rsidP="00775EDC">
            <w:pPr>
              <w:pStyle w:val="TAH"/>
            </w:pPr>
            <w:r>
              <w:t xml:space="preserve">Local label </w:t>
            </w:r>
          </w:p>
        </w:tc>
      </w:tr>
      <w:tr w:rsidR="00ED3BB7" w14:paraId="4852160C"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0DC1F177" w14:textId="77777777" w:rsidR="00ED3BB7" w:rsidRDefault="00ED3BB7" w:rsidP="00775EDC">
            <w:pPr>
              <w:pStyle w:val="TAL"/>
            </w:pPr>
          </w:p>
        </w:tc>
        <w:tc>
          <w:tcPr>
            <w:tcW w:w="4252" w:type="dxa"/>
            <w:tcBorders>
              <w:top w:val="single" w:sz="6" w:space="0" w:color="auto"/>
              <w:left w:val="single" w:sz="6" w:space="0" w:color="auto"/>
              <w:bottom w:val="single" w:sz="6" w:space="0" w:color="auto"/>
              <w:right w:val="single" w:sz="4" w:space="0" w:color="auto"/>
            </w:tcBorders>
          </w:tcPr>
          <w:p w14:paraId="6459139B" w14:textId="77777777" w:rsidR="00ED3BB7" w:rsidRDefault="00ED3BB7" w:rsidP="00775EDC">
            <w:pPr>
              <w:pStyle w:val="TAL"/>
              <w:rPr>
                <w:rFonts w:ascii="Courier New" w:hAnsi="Courier New" w:cs="Courier New"/>
              </w:rPr>
            </w:pPr>
          </w:p>
        </w:tc>
      </w:tr>
      <w:tr w:rsidR="00ED3BB7" w14:paraId="34534C23"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1024A40D" w14:textId="77777777" w:rsidR="00ED3BB7" w:rsidRDefault="00ED3BB7" w:rsidP="00775EDC">
            <w:pPr>
              <w:pStyle w:val="TAL"/>
              <w:tabs>
                <w:tab w:val="left" w:pos="1150"/>
              </w:tabs>
            </w:pPr>
          </w:p>
        </w:tc>
        <w:tc>
          <w:tcPr>
            <w:tcW w:w="4252" w:type="dxa"/>
            <w:tcBorders>
              <w:top w:val="single" w:sz="6" w:space="0" w:color="auto"/>
              <w:left w:val="single" w:sz="6" w:space="0" w:color="auto"/>
              <w:bottom w:val="single" w:sz="6" w:space="0" w:color="auto"/>
              <w:right w:val="single" w:sz="4" w:space="0" w:color="auto"/>
            </w:tcBorders>
          </w:tcPr>
          <w:p w14:paraId="68B64A75" w14:textId="77777777" w:rsidR="00ED3BB7" w:rsidRDefault="00ED3BB7" w:rsidP="00775EDC">
            <w:pPr>
              <w:pStyle w:val="TAL"/>
            </w:pPr>
          </w:p>
        </w:tc>
      </w:tr>
    </w:tbl>
    <w:p w14:paraId="7A9CA830" w14:textId="77777777" w:rsidR="00ED3BB7" w:rsidRDefault="00ED3BB7" w:rsidP="00ED3BB7"/>
    <w:p w14:paraId="66ED3298" w14:textId="77777777" w:rsidR="00ED3BB7" w:rsidRDefault="00ED3BB7" w:rsidP="00ED3BB7">
      <w:pPr>
        <w:pStyle w:val="Heading4"/>
      </w:pPr>
      <w:r>
        <w:t>4.2.4.3</w:t>
      </w:r>
      <w:r>
        <w:tab/>
        <w:t>Class Diagram</w:t>
      </w:r>
    </w:p>
    <w:p w14:paraId="34BAE67C" w14:textId="77777777" w:rsidR="00ED3BB7" w:rsidRDefault="00ED3BB7" w:rsidP="00ED3BB7">
      <w:pPr>
        <w:pStyle w:val="Heading5"/>
      </w:pPr>
      <w:r>
        <w:t>4.2.4.3.1</w:t>
      </w:r>
      <w:r>
        <w:tab/>
        <w:t>Relationships</w:t>
      </w:r>
    </w:p>
    <w:p w14:paraId="0128E0CB" w14:textId="77777777" w:rsidR="00ED3BB7" w:rsidRDefault="00ED3BB7" w:rsidP="00ED3BB7">
      <w:pPr>
        <w:pStyle w:val="Heading6"/>
      </w:pPr>
      <w:r>
        <w:t>4.2.4.3.1.1</w:t>
      </w:r>
      <w:r>
        <w:tab/>
        <w:t>Description</w:t>
      </w:r>
    </w:p>
    <w:p w14:paraId="184472A3" w14:textId="77777777" w:rsidR="00ED3BB7" w:rsidRDefault="00ED3BB7" w:rsidP="00ED3BB7">
      <w:r>
        <w:t>This clause depicts the set of classes (e.g. IOCs) that encapsulates the information relevant for the O-RAN Cloud (O-Cloud). This clause provides an overview of the relationships between relevant classes in UML. Subsequent clauses provide more detailed specification of various aspects of these classes. The UML Class diagram depicts a view of the namespace maintaining a defined focus so as not to overcrowd a single diagram trying to depict all relationships within the namespace.</w:t>
      </w:r>
    </w:p>
    <w:p w14:paraId="14EE951C" w14:textId="77777777" w:rsidR="00ED3BB7" w:rsidRDefault="00ED3BB7" w:rsidP="00ED3BB7">
      <w:pPr>
        <w:pStyle w:val="Heading6"/>
      </w:pPr>
      <w:r>
        <w:t>4.2.4.3.1.2 ORAN.O2ims.Provisioning Intra-Namespace Relationships</w:t>
      </w:r>
    </w:p>
    <w:p w14:paraId="1FDB1380" w14:textId="77777777" w:rsidR="00ED3BB7" w:rsidRDefault="00ED3BB7" w:rsidP="00ED3BB7">
      <w:pPr>
        <w:pStyle w:val="PlantUML"/>
      </w:pPr>
      <w:r>
        <w:t>@startuml</w:t>
      </w:r>
    </w:p>
    <w:p w14:paraId="3287D9CC" w14:textId="77777777" w:rsidR="00ED3BB7" w:rsidRDefault="00ED3BB7" w:rsidP="00ED3BB7">
      <w:pPr>
        <w:pStyle w:val="PlantUML"/>
      </w:pPr>
      <w:r>
        <w:t>Namespace ORAN.O2ims.Provisioning #FireBrick {</w:t>
      </w:r>
    </w:p>
    <w:p w14:paraId="20BB4376" w14:textId="77777777" w:rsidR="00ED3BB7" w:rsidRDefault="00ED3BB7" w:rsidP="00ED3BB7">
      <w:pPr>
        <w:pStyle w:val="PlantUML"/>
      </w:pPr>
      <w:r>
        <w:lastRenderedPageBreak/>
        <w:t>Skinparam BorderColor Red</w:t>
      </w:r>
    </w:p>
    <w:p w14:paraId="4B17C79E" w14:textId="77777777" w:rsidR="00ED3BB7" w:rsidRDefault="00ED3BB7" w:rsidP="00ED3BB7">
      <w:pPr>
        <w:pStyle w:val="PlantUML"/>
      </w:pPr>
      <w:r>
        <w:t>Skinparam ArrowColor Yellow</w:t>
      </w:r>
    </w:p>
    <w:p w14:paraId="6A51CE00" w14:textId="77777777" w:rsidR="00ED3BB7" w:rsidRDefault="00ED3BB7" w:rsidP="00ED3BB7">
      <w:pPr>
        <w:pStyle w:val="PlantUML"/>
      </w:pPr>
      <w:r>
        <w:t>Hide Empty Members</w:t>
      </w:r>
    </w:p>
    <w:p w14:paraId="5F58D72D" w14:textId="77777777" w:rsidR="00ED3BB7" w:rsidRDefault="00ED3BB7" w:rsidP="00ED3BB7">
      <w:pPr>
        <w:pStyle w:val="PlantUML"/>
      </w:pPr>
      <w:r>
        <w:t>Hide Circle</w:t>
      </w:r>
    </w:p>
    <w:p w14:paraId="6E43B8E1" w14:textId="77777777" w:rsidR="00ED3BB7" w:rsidRDefault="00ED3BB7" w:rsidP="00ED3BB7">
      <w:pPr>
        <w:pStyle w:val="PlantUML"/>
      </w:pPr>
    </w:p>
    <w:p w14:paraId="37188048" w14:textId="77777777" w:rsidR="00ED3BB7" w:rsidRDefault="00ED3BB7" w:rsidP="00ED3BB7">
      <w:pPr>
        <w:pStyle w:val="PlantUML"/>
      </w:pPr>
      <w:r>
        <w:t>Class ProvisioningRequest &lt;&lt;InformationObjectClass&gt;&gt;</w:t>
      </w:r>
    </w:p>
    <w:p w14:paraId="41FE1D67" w14:textId="77777777" w:rsidR="00ED3BB7" w:rsidRDefault="00ED3BB7" w:rsidP="00ED3BB7">
      <w:pPr>
        <w:pStyle w:val="PlantUML"/>
      </w:pPr>
    </w:p>
    <w:p w14:paraId="4CBACAB0" w14:textId="77777777" w:rsidR="00ED3BB7" w:rsidRDefault="00ED3BB7" w:rsidP="00ED3BB7">
      <w:pPr>
        <w:pStyle w:val="PlantUML"/>
      </w:pPr>
      <w:r>
        <w:t>Class ProvisioningStatus  &lt;&lt;dataType&gt;&gt;</w:t>
      </w:r>
    </w:p>
    <w:p w14:paraId="34FEACB6" w14:textId="77777777" w:rsidR="00ED3BB7" w:rsidRDefault="00ED3BB7" w:rsidP="00ED3BB7">
      <w:pPr>
        <w:pStyle w:val="PlantUML"/>
      </w:pPr>
    </w:p>
    <w:p w14:paraId="293495BD" w14:textId="77777777" w:rsidR="00ED3BB7" w:rsidRDefault="00ED3BB7" w:rsidP="00ED3BB7">
      <w:pPr>
        <w:pStyle w:val="PlantUML"/>
      </w:pPr>
      <w:r>
        <w:t>ENUM ProvisioningPhase &lt;&lt;enumeration&gt;&gt;</w:t>
      </w:r>
    </w:p>
    <w:p w14:paraId="61614268" w14:textId="77777777" w:rsidR="00ED3BB7" w:rsidRDefault="00ED3BB7" w:rsidP="00ED3BB7">
      <w:pPr>
        <w:pStyle w:val="PlantUML"/>
      </w:pPr>
    </w:p>
    <w:p w14:paraId="6B3D8C4F" w14:textId="77777777" w:rsidR="00ED3BB7" w:rsidRDefault="00ED3BB7" w:rsidP="00ED3BB7">
      <w:pPr>
        <w:pStyle w:val="PlantUML"/>
      </w:pPr>
      <w:r>
        <w:t>ProvisioningRequest  --&gt; ProvisioningStatus</w:t>
      </w:r>
    </w:p>
    <w:p w14:paraId="333CAE8F" w14:textId="77777777" w:rsidR="00ED3BB7" w:rsidRDefault="00ED3BB7" w:rsidP="00ED3BB7">
      <w:pPr>
        <w:pStyle w:val="PlantUML"/>
      </w:pPr>
      <w:r>
        <w:t>ProvisioningStatus   -r- ProvisioningPhase</w:t>
      </w:r>
    </w:p>
    <w:p w14:paraId="3A01612B" w14:textId="77777777" w:rsidR="00ED3BB7" w:rsidRDefault="00ED3BB7" w:rsidP="00ED3BB7">
      <w:pPr>
        <w:pStyle w:val="PlantUML"/>
      </w:pPr>
    </w:p>
    <w:p w14:paraId="61F97175" w14:textId="77777777" w:rsidR="00ED3BB7" w:rsidRDefault="00ED3BB7" w:rsidP="00ED3BB7">
      <w:pPr>
        <w:pStyle w:val="PlantUML"/>
      </w:pPr>
      <w:r>
        <w:t>}</w:t>
      </w:r>
    </w:p>
    <w:p w14:paraId="3982703E" w14:textId="77777777" w:rsidR="00ED3BB7" w:rsidRDefault="00ED3BB7" w:rsidP="00ED3BB7">
      <w:pPr>
        <w:pStyle w:val="PlantUML"/>
      </w:pPr>
      <w:r>
        <w:t>@enduml</w:t>
      </w:r>
    </w:p>
    <w:p w14:paraId="5C18D316" w14:textId="77777777" w:rsidR="00ED3BB7" w:rsidRDefault="00ED3BB7" w:rsidP="00ED3BB7">
      <w:pPr>
        <w:pStyle w:val="PlantUMLImg"/>
      </w:pPr>
      <w:r>
        <w:drawing>
          <wp:inline distT="0" distB="0" distL="0" distR="0" wp14:anchorId="3D63B686" wp14:editId="355E0481">
            <wp:extent cx="3143250" cy="2162175"/>
            <wp:effectExtent l="0" t="0" r="0" b="9525"/>
            <wp:docPr id="2064933179"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4933179" name="Picture 6" descr="Generated by PlantUML"/>
                    <pic:cNvPicPr/>
                  </pic:nvPicPr>
                  <pic:blipFill>
                    <a:blip r:embed="rId38">
                      <a:extLst>
                        <a:ext uri="{28A0092B-C50C-407E-A947-70E740481C1C}">
                          <a14:useLocalDpi xmlns:a14="http://schemas.microsoft.com/office/drawing/2010/main" val="0"/>
                        </a:ext>
                      </a:extLst>
                    </a:blip>
                    <a:stretch>
                      <a:fillRect/>
                    </a:stretch>
                  </pic:blipFill>
                  <pic:spPr>
                    <a:xfrm>
                      <a:off x="0" y="0"/>
                      <a:ext cx="3143250" cy="2162175"/>
                    </a:xfrm>
                    <a:prstGeom prst="rect">
                      <a:avLst/>
                    </a:prstGeom>
                  </pic:spPr>
                </pic:pic>
              </a:graphicData>
            </a:graphic>
          </wp:inline>
        </w:drawing>
      </w:r>
    </w:p>
    <w:p w14:paraId="3F66E7A8" w14:textId="77777777" w:rsidR="00ED3BB7" w:rsidRDefault="00ED3BB7" w:rsidP="00ED3BB7">
      <w:pPr>
        <w:pStyle w:val="TF"/>
      </w:pPr>
      <w:bookmarkStart w:id="1161" w:name="_Toc193779732"/>
      <w:bookmarkStart w:id="1162" w:name="_Toc202768317"/>
      <w:r>
        <w:t>Figure 4.2.4.3.1.2-1 ORAN.O2ims.Provisioning Intra-Namespace Relationships</w:t>
      </w:r>
      <w:bookmarkEnd w:id="1161"/>
      <w:bookmarkEnd w:id="1162"/>
    </w:p>
    <w:p w14:paraId="69D1EAC0" w14:textId="77777777" w:rsidR="00ED3BB7" w:rsidRPr="00646458" w:rsidRDefault="00ED3BB7" w:rsidP="00ED3BB7">
      <w:pPr>
        <w:pStyle w:val="Heading6"/>
      </w:pPr>
      <w:r>
        <w:t>4.2.4.3.1.3 ORAN.O2ims.Provisioning Inter-Namespace Relationships</w:t>
      </w:r>
    </w:p>
    <w:p w14:paraId="3527B5F8" w14:textId="77777777" w:rsidR="00ED3BB7" w:rsidRDefault="00ED3BB7" w:rsidP="00ED3BB7">
      <w:pPr>
        <w:pStyle w:val="PlantUML"/>
      </w:pPr>
      <w:r>
        <w:t>@startuml</w:t>
      </w:r>
    </w:p>
    <w:p w14:paraId="4F7CCC5A" w14:textId="77777777" w:rsidR="00ED3BB7" w:rsidRDefault="00ED3BB7" w:rsidP="00ED3BB7">
      <w:pPr>
        <w:pStyle w:val="PlantUML"/>
      </w:pPr>
      <w:r>
        <w:t>Hide Members</w:t>
      </w:r>
    </w:p>
    <w:p w14:paraId="01B869B2" w14:textId="77777777" w:rsidR="00ED3BB7" w:rsidRDefault="00ED3BB7" w:rsidP="00ED3BB7">
      <w:pPr>
        <w:pStyle w:val="PlantUML"/>
      </w:pPr>
      <w:r>
        <w:t>Hide Circle</w:t>
      </w:r>
    </w:p>
    <w:p w14:paraId="1ABB92B4" w14:textId="77777777" w:rsidR="00ED3BB7" w:rsidRDefault="00ED3BB7" w:rsidP="00ED3BB7">
      <w:pPr>
        <w:pStyle w:val="PlantUML"/>
      </w:pPr>
    </w:p>
    <w:p w14:paraId="28F7D059" w14:textId="77777777" w:rsidR="00ED3BB7" w:rsidRDefault="00ED3BB7" w:rsidP="00ED3BB7">
      <w:pPr>
        <w:pStyle w:val="PlantUML"/>
      </w:pPr>
      <w:r>
        <w:t>Skinparam ArrowColor MediumSeaGreen</w:t>
      </w:r>
    </w:p>
    <w:p w14:paraId="46009F5A" w14:textId="77777777" w:rsidR="00ED3BB7" w:rsidRDefault="00ED3BB7" w:rsidP="00ED3BB7">
      <w:pPr>
        <w:pStyle w:val="PlantUML"/>
      </w:pPr>
    </w:p>
    <w:p w14:paraId="20EE224E" w14:textId="77777777" w:rsidR="00ED3BB7" w:rsidRDefault="00ED3BB7" w:rsidP="00ED3BB7">
      <w:pPr>
        <w:pStyle w:val="PlantUML"/>
      </w:pPr>
      <w:r>
        <w:t>Namespace ORAN.O2ims.Provisioning #FireBrick {</w:t>
      </w:r>
    </w:p>
    <w:p w14:paraId="6AA6BF4F" w14:textId="77777777" w:rsidR="00ED3BB7" w:rsidRDefault="00ED3BB7" w:rsidP="00ED3BB7">
      <w:pPr>
        <w:pStyle w:val="PlantUML"/>
      </w:pPr>
      <w:r>
        <w:t xml:space="preserve">   Class ProvisioningRequest &lt;&lt;InformationObectClass&gt;&gt;</w:t>
      </w:r>
    </w:p>
    <w:p w14:paraId="1A0623A7" w14:textId="77777777" w:rsidR="00ED3BB7" w:rsidRDefault="00ED3BB7" w:rsidP="00ED3BB7">
      <w:pPr>
        <w:pStyle w:val="PlantUML"/>
      </w:pPr>
      <w:r>
        <w:t>}</w:t>
      </w:r>
    </w:p>
    <w:p w14:paraId="78926AFF" w14:textId="77777777" w:rsidR="00ED3BB7" w:rsidRDefault="00ED3BB7" w:rsidP="00ED3BB7">
      <w:pPr>
        <w:pStyle w:val="PlantUML"/>
      </w:pPr>
    </w:p>
    <w:p w14:paraId="241FB4B8" w14:textId="77777777" w:rsidR="00ED3BB7" w:rsidRDefault="00ED3BB7" w:rsidP="00ED3BB7">
      <w:pPr>
        <w:pStyle w:val="PlantUML"/>
      </w:pPr>
      <w:r>
        <w:t>Namespace ORAN.O2ims.Artifacts #Magenta {</w:t>
      </w:r>
    </w:p>
    <w:p w14:paraId="6F64C8E3" w14:textId="77777777" w:rsidR="00ED3BB7" w:rsidRDefault="00ED3BB7" w:rsidP="00ED3BB7">
      <w:pPr>
        <w:pStyle w:val="PlantUML"/>
      </w:pPr>
      <w:r>
        <w:t xml:space="preserve">   Abstract Class Template &lt;&lt;InformationObectClass&gt;&gt;</w:t>
      </w:r>
    </w:p>
    <w:p w14:paraId="087BA8B3" w14:textId="77777777" w:rsidR="00ED3BB7" w:rsidRDefault="00ED3BB7" w:rsidP="00ED3BB7">
      <w:pPr>
        <w:pStyle w:val="PlantUML"/>
      </w:pPr>
      <w:r>
        <w:t>}</w:t>
      </w:r>
    </w:p>
    <w:p w14:paraId="0B0394CD" w14:textId="77777777" w:rsidR="00ED3BB7" w:rsidRDefault="00ED3BB7" w:rsidP="00ED3BB7">
      <w:pPr>
        <w:pStyle w:val="PlantUML"/>
      </w:pPr>
    </w:p>
    <w:p w14:paraId="237031AC" w14:textId="77777777" w:rsidR="00ED3BB7" w:rsidRDefault="00ED3BB7" w:rsidP="00ED3BB7">
      <w:pPr>
        <w:pStyle w:val="PlantUML"/>
      </w:pPr>
      <w:r>
        <w:t>Namespace ORAN.O2ims.Cluster #LightSteelBlue {</w:t>
      </w:r>
    </w:p>
    <w:p w14:paraId="222E6BFA" w14:textId="77777777" w:rsidR="00ED3BB7" w:rsidRDefault="00ED3BB7" w:rsidP="00ED3BB7">
      <w:pPr>
        <w:pStyle w:val="PlantUML"/>
      </w:pPr>
      <w:r>
        <w:t xml:space="preserve">   Class NodeCluster &lt;&lt;InformationObectClass&gt;&gt;</w:t>
      </w:r>
    </w:p>
    <w:p w14:paraId="69F11D26" w14:textId="77777777" w:rsidR="00ED3BB7" w:rsidRDefault="00ED3BB7" w:rsidP="00ED3BB7">
      <w:pPr>
        <w:pStyle w:val="PlantUML"/>
      </w:pPr>
      <w:r>
        <w:t>}</w:t>
      </w:r>
    </w:p>
    <w:p w14:paraId="61F83802" w14:textId="77777777" w:rsidR="00ED3BB7" w:rsidRDefault="00ED3BB7" w:rsidP="00ED3BB7">
      <w:pPr>
        <w:pStyle w:val="PlantUML"/>
      </w:pPr>
    </w:p>
    <w:p w14:paraId="0A899293" w14:textId="77777777" w:rsidR="00ED3BB7" w:rsidRDefault="00ED3BB7" w:rsidP="00ED3BB7">
      <w:pPr>
        <w:pStyle w:val="PlantUML"/>
      </w:pPr>
      <w:r>
        <w:t>Namespace ORAN.O2ims.Infrastructure #Lavender {</w:t>
      </w:r>
    </w:p>
    <w:p w14:paraId="5AC8CFD1" w14:textId="77777777" w:rsidR="00ED3BB7" w:rsidRDefault="00ED3BB7" w:rsidP="00ED3BB7">
      <w:pPr>
        <w:pStyle w:val="PlantUML"/>
      </w:pPr>
      <w:r>
        <w:t xml:space="preserve">   Abstract Class InfrastructureResource &lt;&lt;InformationObectClass&gt;&gt;</w:t>
      </w:r>
    </w:p>
    <w:p w14:paraId="64D96A87" w14:textId="77777777" w:rsidR="00ED3BB7" w:rsidRDefault="00ED3BB7" w:rsidP="00ED3BB7">
      <w:pPr>
        <w:pStyle w:val="PlantUML"/>
      </w:pPr>
      <w:r>
        <w:t>}</w:t>
      </w:r>
    </w:p>
    <w:p w14:paraId="03D8A293" w14:textId="77777777" w:rsidR="00ED3BB7" w:rsidRDefault="00ED3BB7" w:rsidP="00ED3BB7">
      <w:pPr>
        <w:pStyle w:val="PlantUML"/>
      </w:pPr>
    </w:p>
    <w:p w14:paraId="28E1999A" w14:textId="77777777" w:rsidR="00ED3BB7" w:rsidRDefault="00ED3BB7" w:rsidP="00ED3BB7">
      <w:pPr>
        <w:pStyle w:val="PlantUML"/>
      </w:pPr>
      <w:r>
        <w:t>ORAN.O2ims.Provisioning.ProvisioningRequest : “\n\n”</w:t>
      </w:r>
    </w:p>
    <w:p w14:paraId="71CE6543" w14:textId="77777777" w:rsidR="00ED3BB7" w:rsidRDefault="00ED3BB7" w:rsidP="00ED3BB7">
      <w:pPr>
        <w:pStyle w:val="PlantUML"/>
      </w:pPr>
    </w:p>
    <w:p w14:paraId="160F9DA6" w14:textId="77777777" w:rsidR="00ED3BB7" w:rsidRDefault="00ED3BB7" w:rsidP="00ED3BB7">
      <w:pPr>
        <w:pStyle w:val="PlantUML"/>
      </w:pPr>
      <w:r>
        <w:t>ORAN.O2ims.Provisioning.ProvisioningRequest -l-&gt; ORAN.O2ims.Artifacts.Template : “             accordingTo             “</w:t>
      </w:r>
    </w:p>
    <w:p w14:paraId="701FA8C4" w14:textId="77777777" w:rsidR="00ED3BB7" w:rsidRDefault="00ED3BB7" w:rsidP="00ED3BB7">
      <w:pPr>
        <w:pStyle w:val="PlantUML"/>
      </w:pPr>
    </w:p>
    <w:p w14:paraId="099A61A4" w14:textId="77777777" w:rsidR="00ED3BB7" w:rsidRDefault="00ED3BB7" w:rsidP="00ED3BB7">
      <w:pPr>
        <w:pStyle w:val="PlantUML"/>
      </w:pPr>
      <w:r>
        <w:t>ORAN.O2ims.Provisioning.ProvisioningRequest “\n\n1\n+provisioningRequestId” &lt;-r-&gt; “0..N\n+nodeClusterId” ORAN.O2ims.Cluster.NodeCluster : “\t\t\t\t\t\t\t“</w:t>
      </w:r>
    </w:p>
    <w:p w14:paraId="02A07C91" w14:textId="77777777" w:rsidR="00ED3BB7" w:rsidRDefault="00ED3BB7" w:rsidP="00ED3BB7">
      <w:pPr>
        <w:pStyle w:val="PlantUML"/>
      </w:pPr>
    </w:p>
    <w:p w14:paraId="61D76BB0" w14:textId="77777777" w:rsidR="00ED3BB7" w:rsidRDefault="00ED3BB7" w:rsidP="00ED3BB7">
      <w:pPr>
        <w:pStyle w:val="PlantUML"/>
      </w:pPr>
      <w:r>
        <w:lastRenderedPageBreak/>
        <w:t>ORAN.O2ims.Provisioning.ProvisioningRequest “1\n+provisioningRequestId\n\n” &lt;-u-&gt; “\n0..N\n+infrastructureResourceIds” ORAN.O2ims.Infrastructure.InfrastructureResource : “\n\n\n”</w:t>
      </w:r>
    </w:p>
    <w:p w14:paraId="204B34CE" w14:textId="77777777" w:rsidR="00ED3BB7" w:rsidRDefault="00ED3BB7" w:rsidP="00ED3BB7">
      <w:pPr>
        <w:pStyle w:val="PlantUML"/>
      </w:pPr>
    </w:p>
    <w:p w14:paraId="0035829B" w14:textId="77777777" w:rsidR="00ED3BB7" w:rsidRPr="00084EF9" w:rsidRDefault="00ED3BB7" w:rsidP="00ED3BB7">
      <w:pPr>
        <w:pStyle w:val="PlantUML"/>
      </w:pPr>
      <w:r>
        <w:t>@enduml</w:t>
      </w:r>
    </w:p>
    <w:p w14:paraId="1FE01787" w14:textId="77777777" w:rsidR="00ED3BB7" w:rsidRDefault="00ED3BB7" w:rsidP="00ED3BB7">
      <w:pPr>
        <w:pStyle w:val="PlantUMLImg"/>
      </w:pPr>
      <w:r>
        <w:drawing>
          <wp:inline distT="0" distB="0" distL="0" distR="0" wp14:anchorId="72DF89D3" wp14:editId="04B75001">
            <wp:extent cx="5943600" cy="2060369"/>
            <wp:effectExtent l="0" t="0" r="0" b="0"/>
            <wp:docPr id="1973246509"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3246509" name="Picture 1" descr="Generated by PlantUML"/>
                    <pic:cNvPicPr/>
                  </pic:nvPicPr>
                  <pic:blipFill>
                    <a:blip r:embed="rId39">
                      <a:extLst>
                        <a:ext uri="{28A0092B-C50C-407E-A947-70E740481C1C}">
                          <a14:useLocalDpi xmlns:a14="http://schemas.microsoft.com/office/drawing/2010/main" val="0"/>
                        </a:ext>
                      </a:extLst>
                    </a:blip>
                    <a:stretch>
                      <a:fillRect/>
                    </a:stretch>
                  </pic:blipFill>
                  <pic:spPr>
                    <a:xfrm>
                      <a:off x="0" y="0"/>
                      <a:ext cx="5943600" cy="2060369"/>
                    </a:xfrm>
                    <a:prstGeom prst="rect">
                      <a:avLst/>
                    </a:prstGeom>
                  </pic:spPr>
                </pic:pic>
              </a:graphicData>
            </a:graphic>
          </wp:inline>
        </w:drawing>
      </w:r>
    </w:p>
    <w:p w14:paraId="72F357C1" w14:textId="77777777" w:rsidR="00ED3BB7" w:rsidRDefault="00ED3BB7" w:rsidP="00ED3BB7">
      <w:pPr>
        <w:pStyle w:val="TF"/>
      </w:pPr>
      <w:bookmarkStart w:id="1163" w:name="_Toc193779733"/>
      <w:bookmarkStart w:id="1164" w:name="_Toc202768318"/>
      <w:r>
        <w:t>Figure 4.2.4.3.1.3-1 ORAN.O2ims.Provisioning Inter-Namespace Relationships</w:t>
      </w:r>
      <w:bookmarkEnd w:id="1163"/>
      <w:bookmarkEnd w:id="1164"/>
    </w:p>
    <w:p w14:paraId="7C7A7ACD" w14:textId="77777777" w:rsidR="00ED3BB7" w:rsidRDefault="00ED3BB7" w:rsidP="00ED3BB7">
      <w:pPr>
        <w:pStyle w:val="Heading5"/>
      </w:pPr>
      <w:r>
        <w:t>4.2.4.3.2</w:t>
      </w:r>
      <w:r>
        <w:tab/>
        <w:t>Inheritance</w:t>
      </w:r>
    </w:p>
    <w:p w14:paraId="01C5F5B3" w14:textId="77777777" w:rsidR="00ED3BB7" w:rsidRDefault="00ED3BB7" w:rsidP="00ED3BB7">
      <w:pPr>
        <w:pStyle w:val="Heading6"/>
      </w:pPr>
      <w:r>
        <w:t>4.2.4.3.2.1 ORAN.O2ims.Provisioning Inheritance</w:t>
      </w:r>
    </w:p>
    <w:p w14:paraId="226F84CF" w14:textId="77777777" w:rsidR="00ED3BB7" w:rsidRDefault="00ED3BB7" w:rsidP="00ED3BB7">
      <w:pPr>
        <w:pStyle w:val="PlantUML"/>
      </w:pPr>
      <w:r>
        <w:t>@startuml</w:t>
      </w:r>
    </w:p>
    <w:p w14:paraId="2B46B632" w14:textId="77777777" w:rsidR="00ED3BB7" w:rsidRDefault="00ED3BB7" w:rsidP="00ED3BB7">
      <w:pPr>
        <w:pStyle w:val="PlantUML"/>
      </w:pPr>
      <w:r>
        <w:t>skin rose</w:t>
      </w:r>
    </w:p>
    <w:p w14:paraId="52C86119" w14:textId="77777777" w:rsidR="00ED3BB7" w:rsidRDefault="00ED3BB7" w:rsidP="00ED3BB7">
      <w:pPr>
        <w:pStyle w:val="PlantUML"/>
      </w:pPr>
      <w:r>
        <w:t>skinparam ClassStereotypeFontStyle normal</w:t>
      </w:r>
    </w:p>
    <w:p w14:paraId="6C41DA1D" w14:textId="77777777" w:rsidR="00ED3BB7" w:rsidRDefault="00ED3BB7" w:rsidP="00ED3BB7">
      <w:pPr>
        <w:pStyle w:val="PlantUML"/>
      </w:pPr>
      <w:r>
        <w:t>skinparam style strictuml</w:t>
      </w:r>
    </w:p>
    <w:p w14:paraId="3559892A" w14:textId="77777777" w:rsidR="00ED3BB7" w:rsidRDefault="00ED3BB7" w:rsidP="00ED3BB7">
      <w:pPr>
        <w:pStyle w:val="PlantUML"/>
      </w:pPr>
      <w:r>
        <w:t xml:space="preserve">hide members </w:t>
      </w:r>
    </w:p>
    <w:p w14:paraId="46EFE933" w14:textId="77777777" w:rsidR="00ED3BB7" w:rsidRDefault="00ED3BB7" w:rsidP="00ED3BB7">
      <w:pPr>
        <w:pStyle w:val="PlantUML"/>
      </w:pPr>
    </w:p>
    <w:p w14:paraId="7CD2144D" w14:textId="77777777" w:rsidR="00ED3BB7" w:rsidRDefault="00ED3BB7" w:rsidP="00ED3BB7">
      <w:pPr>
        <w:pStyle w:val="PlantUML"/>
        <w:rPr>
          <w:kern w:val="0"/>
          <w14:ligatures w14:val="none"/>
        </w:rPr>
      </w:pPr>
      <w:r>
        <w:t>Abstract Class Top &lt;&lt;InformationObectClass&gt;&gt;</w:t>
      </w:r>
    </w:p>
    <w:p w14:paraId="2261D8D1" w14:textId="77777777" w:rsidR="00ED3BB7" w:rsidRDefault="00ED3BB7" w:rsidP="00ED3BB7">
      <w:pPr>
        <w:pStyle w:val="PlantUML"/>
      </w:pPr>
      <w:r>
        <w:t>Class ProvisioningRequest &lt;&lt;InformationObectClass&gt;&gt;</w:t>
      </w:r>
    </w:p>
    <w:p w14:paraId="1EC793BC" w14:textId="77777777" w:rsidR="00ED3BB7" w:rsidRDefault="00ED3BB7" w:rsidP="00ED3BB7">
      <w:pPr>
        <w:pStyle w:val="PlantUML"/>
      </w:pPr>
    </w:p>
    <w:p w14:paraId="697B438C" w14:textId="77777777" w:rsidR="00ED3BB7" w:rsidRDefault="00ED3BB7" w:rsidP="00ED3BB7">
      <w:pPr>
        <w:pStyle w:val="PlantUML"/>
        <w:rPr>
          <w:kern w:val="0"/>
          <w14:ligatures w14:val="none"/>
        </w:rPr>
      </w:pPr>
      <w:r>
        <w:t>Top &lt;|-- ProvisioningRequest</w:t>
      </w:r>
    </w:p>
    <w:p w14:paraId="38DB512A" w14:textId="77777777" w:rsidR="00ED3BB7" w:rsidRDefault="00ED3BB7" w:rsidP="00ED3BB7">
      <w:pPr>
        <w:pStyle w:val="PlantUML"/>
      </w:pPr>
    </w:p>
    <w:p w14:paraId="50C58309" w14:textId="77777777" w:rsidR="00ED3BB7" w:rsidRDefault="00ED3BB7" w:rsidP="00ED3BB7">
      <w:pPr>
        <w:pStyle w:val="PlantUML"/>
      </w:pPr>
      <w:r>
        <w:t>@enduml</w:t>
      </w:r>
    </w:p>
    <w:p w14:paraId="4440D4C0" w14:textId="77777777" w:rsidR="00ED3BB7" w:rsidRDefault="00ED3BB7" w:rsidP="00ED3BB7">
      <w:pPr>
        <w:pStyle w:val="PlantUMLImg"/>
      </w:pPr>
      <w:r>
        <w:drawing>
          <wp:inline distT="0" distB="0" distL="0" distR="0" wp14:anchorId="0784DCA8" wp14:editId="0F11C58B">
            <wp:extent cx="1514475" cy="1504950"/>
            <wp:effectExtent l="0" t="0" r="9525" b="0"/>
            <wp:docPr id="458434204" name="Picture 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434204" name="Picture 7" descr="Generated by PlantUML"/>
                    <pic:cNvPicPr/>
                  </pic:nvPicPr>
                  <pic:blipFill>
                    <a:blip r:embed="rId40">
                      <a:extLst>
                        <a:ext uri="{28A0092B-C50C-407E-A947-70E740481C1C}">
                          <a14:useLocalDpi xmlns:a14="http://schemas.microsoft.com/office/drawing/2010/main" val="0"/>
                        </a:ext>
                      </a:extLst>
                    </a:blip>
                    <a:stretch>
                      <a:fillRect/>
                    </a:stretch>
                  </pic:blipFill>
                  <pic:spPr>
                    <a:xfrm>
                      <a:off x="0" y="0"/>
                      <a:ext cx="1514475" cy="1504950"/>
                    </a:xfrm>
                    <a:prstGeom prst="rect">
                      <a:avLst/>
                    </a:prstGeom>
                  </pic:spPr>
                </pic:pic>
              </a:graphicData>
            </a:graphic>
          </wp:inline>
        </w:drawing>
      </w:r>
    </w:p>
    <w:p w14:paraId="062E937C" w14:textId="77777777" w:rsidR="00ED3BB7" w:rsidRPr="00A15A22" w:rsidRDefault="00ED3BB7" w:rsidP="00ED3BB7">
      <w:pPr>
        <w:pStyle w:val="TF"/>
      </w:pPr>
      <w:bookmarkStart w:id="1165" w:name="_Toc193779734"/>
      <w:bookmarkStart w:id="1166" w:name="_Toc202768319"/>
      <w:r>
        <w:t>Figure 4.2.4.3.2.1-1 ORAN.O2ims.Provisioning Inheritance</w:t>
      </w:r>
      <w:bookmarkEnd w:id="1165"/>
      <w:bookmarkEnd w:id="1166"/>
    </w:p>
    <w:p w14:paraId="43DCA555" w14:textId="77777777" w:rsidR="00ED3BB7" w:rsidRDefault="00ED3BB7" w:rsidP="00ED3BB7">
      <w:pPr>
        <w:pStyle w:val="Heading4"/>
      </w:pPr>
      <w:r>
        <w:t>4.2.4.4 Class Definitions</w:t>
      </w:r>
    </w:p>
    <w:p w14:paraId="02BF8AF2" w14:textId="77777777" w:rsidR="00ED3BB7" w:rsidRDefault="00ED3BB7" w:rsidP="00ED3BB7">
      <w:pPr>
        <w:pStyle w:val="Heading5"/>
      </w:pPr>
      <w:r>
        <w:t xml:space="preserve">4.2.4.4.1 </w:t>
      </w:r>
      <w:proofErr w:type="spellStart"/>
      <w:r>
        <w:t>ProvisioningRequest</w:t>
      </w:r>
      <w:proofErr w:type="spellEnd"/>
    </w:p>
    <w:p w14:paraId="094209F5" w14:textId="77777777" w:rsidR="00ED3BB7" w:rsidRDefault="00ED3BB7" w:rsidP="00ED3BB7">
      <w:pPr>
        <w:pStyle w:val="Heading6"/>
      </w:pPr>
      <w:r>
        <w:t>4.2.4.4.1.1 Definition</w:t>
      </w:r>
    </w:p>
    <w:p w14:paraId="4584BDA5" w14:textId="77777777" w:rsidR="00ED3BB7" w:rsidRDefault="00ED3BB7" w:rsidP="00ED3BB7">
      <w:r>
        <w:t xml:space="preserve">The </w:t>
      </w:r>
      <w:proofErr w:type="spellStart"/>
      <w:r>
        <w:t>ProvisioningRequest</w:t>
      </w:r>
      <w:proofErr w:type="spellEnd"/>
      <w:r>
        <w:t xml:space="preserve"> represents a request for item(s) to be provisioned in the O-Cloud. The SMO makes the declarative request to the O-Cloud through the O2ims.</w:t>
      </w:r>
    </w:p>
    <w:p w14:paraId="106C31E9" w14:textId="77777777" w:rsidR="00ED3BB7" w:rsidRDefault="00ED3BB7" w:rsidP="00ED3BB7">
      <w:pPr>
        <w:pStyle w:val="Heading6"/>
      </w:pPr>
      <w:r>
        <w:lastRenderedPageBreak/>
        <w:t>4.2.4.4.1.2 Attributes</w:t>
      </w:r>
    </w:p>
    <w:p w14:paraId="21C36D12" w14:textId="77777777" w:rsidR="00ED3BB7" w:rsidRDefault="00ED3BB7" w:rsidP="00ED3BB7">
      <w:pPr>
        <w:pStyle w:val="TH"/>
      </w:pPr>
      <w:bookmarkStart w:id="1167" w:name="_Toc193779796"/>
      <w:bookmarkStart w:id="1168" w:name="_Toc202768247"/>
      <w:r>
        <w:t xml:space="preserve">Table 4.2.4.4.1.2-1 Attributes Properties for </w:t>
      </w:r>
      <w:proofErr w:type="spellStart"/>
      <w:r>
        <w:t>ProvisioningRequest</w:t>
      </w:r>
      <w:bookmarkEnd w:id="1167"/>
      <w:bookmarkEnd w:id="1168"/>
      <w:proofErr w:type="spellEnd"/>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4680"/>
      </w:tblGrid>
      <w:tr w:rsidR="00ED3BB7" w14:paraId="58AE1B99" w14:textId="77777777" w:rsidTr="00AC65E4">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613C1292"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58A14C5F"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4680" w:type="dxa"/>
            <w:tcBorders>
              <w:top w:val="single" w:sz="4" w:space="0" w:color="auto"/>
              <w:left w:val="single" w:sz="4" w:space="0" w:color="auto"/>
              <w:bottom w:val="single" w:sz="4" w:space="0" w:color="auto"/>
              <w:right w:val="single" w:sz="4" w:space="0" w:color="auto"/>
            </w:tcBorders>
            <w:shd w:val="clear" w:color="auto" w:fill="C0C0C0"/>
            <w:hideMark/>
          </w:tcPr>
          <w:p w14:paraId="3EFBB07A"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272BAA5C" w14:textId="77777777" w:rsidTr="00AC65E4">
        <w:tc>
          <w:tcPr>
            <w:tcW w:w="1889" w:type="dxa"/>
            <w:tcBorders>
              <w:top w:val="single" w:sz="4" w:space="0" w:color="auto"/>
              <w:left w:val="single" w:sz="4" w:space="0" w:color="auto"/>
              <w:bottom w:val="single" w:sz="4" w:space="0" w:color="auto"/>
              <w:right w:val="single" w:sz="4" w:space="0" w:color="auto"/>
            </w:tcBorders>
            <w:hideMark/>
          </w:tcPr>
          <w:p w14:paraId="2A65B046" w14:textId="77777777" w:rsidR="00ED3BB7" w:rsidRDefault="00ED3BB7" w:rsidP="00775EDC">
            <w:pPr>
              <w:widowControl w:val="0"/>
              <w:spacing w:after="0" w:line="252" w:lineRule="auto"/>
              <w:rPr>
                <w:rFonts w:ascii="Arial" w:hAnsi="Arial"/>
                <w:sz w:val="18"/>
              </w:rPr>
            </w:pPr>
            <w:proofErr w:type="spellStart"/>
            <w:r>
              <w:rPr>
                <w:rFonts w:ascii="Arial" w:hAnsi="Arial"/>
                <w:sz w:val="18"/>
              </w:rPr>
              <w:t>provisioningRequestId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1A28324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31E17F4"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Description:</w:t>
            </w:r>
            <w:r w:rsidRPr="00F34FA5">
              <w:rPr>
                <w:rFonts w:ascii="Arial" w:hAnsi="Arial" w:cs="Arial"/>
                <w:sz w:val="18"/>
                <w:szCs w:val="18"/>
              </w:rPr>
              <w:t xml:space="preserve"> Identifier of the provisioning request instance assigned by the SMO.</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489A1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F0BCF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317B1B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6F096E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7D0E2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39CEE6B" w14:textId="2C3E7197" w:rsidR="00ED3BB7" w:rsidDel="00A6666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69" w:author="Author"/>
              </w:rPr>
            </w:pPr>
            <w:del w:id="1170" w:author="Author">
              <w:r w:rsidDel="00A66663">
                <w:delText>nullable:</w:delText>
              </w:r>
              <w:r w:rsidDel="00A66663">
                <w:tab/>
                <w:delText>False</w:delText>
              </w:r>
            </w:del>
          </w:p>
          <w:p w14:paraId="36732B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7B487E8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623E3BCF" w14:textId="77777777" w:rsidTr="00AC65E4">
        <w:tc>
          <w:tcPr>
            <w:tcW w:w="1889" w:type="dxa"/>
            <w:tcBorders>
              <w:top w:val="single" w:sz="4" w:space="0" w:color="auto"/>
              <w:left w:val="single" w:sz="4" w:space="0" w:color="auto"/>
              <w:bottom w:val="single" w:sz="4" w:space="0" w:color="auto"/>
              <w:right w:val="single" w:sz="4" w:space="0" w:color="auto"/>
            </w:tcBorders>
          </w:tcPr>
          <w:p w14:paraId="51335BAB" w14:textId="77777777" w:rsidR="00ED3BB7" w:rsidDel="002C73ED" w:rsidRDefault="00ED3BB7" w:rsidP="00775EDC">
            <w:pPr>
              <w:widowControl w:val="0"/>
              <w:spacing w:after="0" w:line="252" w:lineRule="auto"/>
              <w:rPr>
                <w:rFonts w:ascii="Arial" w:hAnsi="Arial"/>
                <w:sz w:val="18"/>
              </w:rPr>
            </w:pPr>
            <w:r>
              <w:rPr>
                <w:rFonts w:ascii="Arial" w:hAnsi="Arial"/>
                <w:sz w:val="18"/>
              </w:rPr>
              <w:t>name</w:t>
            </w:r>
          </w:p>
        </w:tc>
        <w:tc>
          <w:tcPr>
            <w:tcW w:w="2791" w:type="dxa"/>
            <w:tcBorders>
              <w:top w:val="single" w:sz="4" w:space="0" w:color="auto"/>
              <w:left w:val="single" w:sz="4" w:space="0" w:color="auto"/>
              <w:bottom w:val="single" w:sz="4" w:space="0" w:color="auto"/>
              <w:right w:val="single" w:sz="4" w:space="0" w:color="auto"/>
            </w:tcBorders>
          </w:tcPr>
          <w:p w14:paraId="3A509D9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1B9937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Human readable name of the provisioning request instance as assigned by the SMO.</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75B73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A7C40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BB6740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18D48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410B2D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FA8F54E" w14:textId="73D54D1B" w:rsidR="00ED3BB7" w:rsidDel="00A6666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71" w:author="Author"/>
              </w:rPr>
            </w:pPr>
            <w:del w:id="1172" w:author="Author">
              <w:r w:rsidDel="00A66663">
                <w:delText>nullable:</w:delText>
              </w:r>
              <w:r w:rsidDel="00A66663">
                <w:tab/>
                <w:delText>False</w:delText>
              </w:r>
            </w:del>
          </w:p>
          <w:p w14:paraId="0FD7BB6F" w14:textId="77777777" w:rsidR="00ED3BB7" w:rsidRDefault="00ED3BB7" w:rsidP="00A6666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1674B0A" w14:textId="77777777" w:rsidTr="00AC65E4">
        <w:tc>
          <w:tcPr>
            <w:tcW w:w="1889" w:type="dxa"/>
            <w:tcBorders>
              <w:top w:val="single" w:sz="4" w:space="0" w:color="auto"/>
              <w:left w:val="single" w:sz="4" w:space="0" w:color="auto"/>
              <w:bottom w:val="single" w:sz="4" w:space="0" w:color="auto"/>
              <w:right w:val="single" w:sz="4" w:space="0" w:color="auto"/>
            </w:tcBorders>
          </w:tcPr>
          <w:p w14:paraId="08894DAB" w14:textId="77777777" w:rsidR="00ED3BB7" w:rsidRDefault="00ED3BB7" w:rsidP="00775EDC">
            <w:pPr>
              <w:widowControl w:val="0"/>
              <w:spacing w:after="0" w:line="252" w:lineRule="auto"/>
              <w:rPr>
                <w:rFonts w:ascii="Arial" w:hAnsi="Arial"/>
                <w:sz w:val="18"/>
              </w:rPr>
            </w:pPr>
            <w:r>
              <w:rPr>
                <w:rFonts w:ascii="Arial" w:hAnsi="Arial"/>
                <w:sz w:val="18"/>
              </w:rPr>
              <w:t>description</w:t>
            </w:r>
          </w:p>
        </w:tc>
        <w:tc>
          <w:tcPr>
            <w:tcW w:w="2791" w:type="dxa"/>
            <w:tcBorders>
              <w:top w:val="single" w:sz="4" w:space="0" w:color="auto"/>
              <w:left w:val="single" w:sz="4" w:space="0" w:color="auto"/>
              <w:bottom w:val="single" w:sz="4" w:space="0" w:color="auto"/>
              <w:right w:val="single" w:sz="4" w:space="0" w:color="auto"/>
            </w:tcBorders>
          </w:tcPr>
          <w:p w14:paraId="167547F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C56234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Human readable description of the provisioning request instance as assigned by the SMO.</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9400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BEED6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4953D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C73C6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089FD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8C5D604" w14:textId="50BABBE2" w:rsidR="00ED3BB7" w:rsidDel="00A6666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73" w:author="Author"/>
              </w:rPr>
            </w:pPr>
            <w:del w:id="1174" w:author="Author">
              <w:r w:rsidDel="00A66663">
                <w:delText>nullable:</w:delText>
              </w:r>
              <w:r w:rsidDel="00A66663">
                <w:tab/>
                <w:delText>False</w:delText>
              </w:r>
            </w:del>
          </w:p>
          <w:p w14:paraId="58B06032" w14:textId="77777777" w:rsidR="00ED3BB7" w:rsidRDefault="00ED3BB7" w:rsidP="00A6666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A84CC69" w14:textId="77777777" w:rsidTr="00AC65E4">
        <w:tc>
          <w:tcPr>
            <w:tcW w:w="1889" w:type="dxa"/>
            <w:tcBorders>
              <w:top w:val="single" w:sz="4" w:space="0" w:color="auto"/>
              <w:left w:val="single" w:sz="4" w:space="0" w:color="auto"/>
              <w:bottom w:val="single" w:sz="4" w:space="0" w:color="auto"/>
              <w:right w:val="single" w:sz="4" w:space="0" w:color="auto"/>
            </w:tcBorders>
            <w:hideMark/>
          </w:tcPr>
          <w:p w14:paraId="72B66F2F" w14:textId="77777777" w:rsidR="00ED3BB7" w:rsidRDefault="00ED3BB7" w:rsidP="00775EDC">
            <w:pPr>
              <w:widowControl w:val="0"/>
              <w:spacing w:after="0" w:line="252" w:lineRule="auto"/>
              <w:rPr>
                <w:rFonts w:ascii="Arial" w:hAnsi="Arial"/>
                <w:sz w:val="18"/>
              </w:rPr>
            </w:pPr>
            <w:proofErr w:type="spellStart"/>
            <w:r>
              <w:rPr>
                <w:rFonts w:ascii="Arial" w:hAnsi="Arial"/>
                <w:sz w:val="18"/>
              </w:rPr>
              <w:t>templateName</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5BD452E3"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B7CBABC"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Description:</w:t>
            </w:r>
            <w:r w:rsidRPr="00F34FA5">
              <w:rPr>
                <w:rFonts w:ascii="Arial" w:hAnsi="Arial" w:cs="Arial"/>
                <w:sz w:val="18"/>
                <w:szCs w:val="18"/>
              </w:rPr>
              <w:t xml:space="preserve"> Name of the template to be used as the basis for the declarative model for the provisioning request instance. When combined with the </w:t>
            </w:r>
            <w:proofErr w:type="spellStart"/>
            <w:r w:rsidRPr="00F34FA5">
              <w:rPr>
                <w:rFonts w:ascii="Arial" w:hAnsi="Arial" w:cs="Arial"/>
                <w:sz w:val="18"/>
                <w:szCs w:val="18"/>
              </w:rPr>
              <w:t>templateVersion</w:t>
            </w:r>
            <w:proofErr w:type="spellEnd"/>
            <w:r w:rsidRPr="00F34FA5">
              <w:rPr>
                <w:rFonts w:ascii="Arial" w:hAnsi="Arial" w:cs="Arial"/>
                <w:sz w:val="18"/>
                <w:szCs w:val="18"/>
              </w:rPr>
              <w:t xml:space="preserve"> it shall resolve to a </w:t>
            </w:r>
            <w:proofErr w:type="spellStart"/>
            <w:r w:rsidRPr="00F34FA5">
              <w:rPr>
                <w:rFonts w:ascii="Arial" w:hAnsi="Arial" w:cs="Arial"/>
                <w:sz w:val="18"/>
                <w:szCs w:val="18"/>
              </w:rPr>
              <w:t>templateId</w:t>
            </w:r>
            <w:proofErr w:type="spellEnd"/>
            <w:r w:rsidRPr="00F34FA5">
              <w:rPr>
                <w:rFonts w:ascii="Arial" w:hAnsi="Arial" w:cs="Arial"/>
                <w:sz w:val="18"/>
                <w:szCs w:val="18"/>
              </w:rPr>
              <w:t>.</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B14AA3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62D2093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2EB887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7822ED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6EEBC2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6581CE23" w14:textId="6B3C9525" w:rsidR="00ED3BB7" w:rsidDel="00A6666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1175" w:author="Author"/>
                <w:kern w:val="2"/>
                <w14:ligatures w14:val="standardContextual"/>
              </w:rPr>
            </w:pPr>
            <w:del w:id="1176" w:author="Author">
              <w:r w:rsidDel="00A66663">
                <w:rPr>
                  <w:kern w:val="2"/>
                  <w14:ligatures w14:val="standardContextual"/>
                </w:rPr>
                <w:delText>nullable:</w:delText>
              </w:r>
              <w:r w:rsidDel="00A66663">
                <w:rPr>
                  <w:kern w:val="2"/>
                  <w14:ligatures w14:val="standardContextual"/>
                </w:rPr>
                <w:tab/>
                <w:delText>False</w:delText>
              </w:r>
            </w:del>
          </w:p>
          <w:p w14:paraId="3FCDF034" w14:textId="77777777" w:rsidR="00ED3BB7" w:rsidRDefault="00ED3BB7" w:rsidP="00A66663">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4B22A108" w14:textId="77777777" w:rsidTr="00AC65E4">
        <w:tc>
          <w:tcPr>
            <w:tcW w:w="1889" w:type="dxa"/>
            <w:tcBorders>
              <w:top w:val="single" w:sz="4" w:space="0" w:color="auto"/>
              <w:left w:val="single" w:sz="4" w:space="0" w:color="auto"/>
              <w:bottom w:val="single" w:sz="4" w:space="0" w:color="auto"/>
              <w:right w:val="single" w:sz="4" w:space="0" w:color="auto"/>
            </w:tcBorders>
            <w:hideMark/>
          </w:tcPr>
          <w:p w14:paraId="33A2C9F6" w14:textId="77777777" w:rsidR="00ED3BB7" w:rsidRDefault="00ED3BB7" w:rsidP="00775EDC">
            <w:pPr>
              <w:widowControl w:val="0"/>
              <w:spacing w:after="0" w:line="252" w:lineRule="auto"/>
              <w:rPr>
                <w:rFonts w:ascii="Arial" w:hAnsi="Arial"/>
                <w:sz w:val="18"/>
              </w:rPr>
            </w:pPr>
            <w:proofErr w:type="spellStart"/>
            <w:r>
              <w:rPr>
                <w:rFonts w:ascii="Arial" w:hAnsi="Arial"/>
                <w:sz w:val="18"/>
              </w:rPr>
              <w:t>templateVersion</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072AB8D7"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0D01B4C0"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Description:</w:t>
            </w:r>
            <w:r w:rsidRPr="00F34FA5">
              <w:rPr>
                <w:rFonts w:ascii="Arial" w:hAnsi="Arial" w:cs="Arial"/>
                <w:sz w:val="18"/>
                <w:szCs w:val="18"/>
              </w:rPr>
              <w:t xml:space="preserve"> Version of the template used as the basis for the declarative model for the provisioning request instance. When combined with the </w:t>
            </w:r>
            <w:proofErr w:type="spellStart"/>
            <w:r w:rsidRPr="00F34FA5">
              <w:rPr>
                <w:rFonts w:ascii="Arial" w:hAnsi="Arial" w:cs="Arial"/>
                <w:sz w:val="18"/>
                <w:szCs w:val="18"/>
              </w:rPr>
              <w:t>templateName</w:t>
            </w:r>
            <w:proofErr w:type="spellEnd"/>
            <w:r w:rsidRPr="00F34FA5">
              <w:rPr>
                <w:rFonts w:ascii="Arial" w:hAnsi="Arial" w:cs="Arial"/>
                <w:sz w:val="18"/>
                <w:szCs w:val="18"/>
              </w:rPr>
              <w:t xml:space="preserve"> it shall resolve to a </w:t>
            </w:r>
            <w:proofErr w:type="spellStart"/>
            <w:r w:rsidRPr="00F34FA5">
              <w:rPr>
                <w:rFonts w:ascii="Arial" w:hAnsi="Arial" w:cs="Arial"/>
                <w:sz w:val="18"/>
                <w:szCs w:val="18"/>
              </w:rPr>
              <w:t>templateId</w:t>
            </w:r>
            <w:proofErr w:type="spellEnd"/>
            <w:r w:rsidRPr="00F34FA5">
              <w:rPr>
                <w:rFonts w:ascii="Arial" w:hAnsi="Arial" w:cs="Arial"/>
                <w:sz w:val="18"/>
                <w:szCs w:val="18"/>
              </w:rPr>
              <w:t>.</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57FD6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p w14:paraId="6451378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x-support-qualifier:</w:t>
            </w:r>
            <w:r>
              <w:rPr>
                <w:kern w:val="2"/>
                <w14:ligatures w14:val="standardContextual"/>
              </w:rPr>
              <w:tab/>
              <w:t>M</w:t>
            </w:r>
          </w:p>
          <w:p w14:paraId="1ACB6D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x-isInvariant:</w:t>
            </w:r>
            <w:r>
              <w:rPr>
                <w:kern w:val="2"/>
                <w14:ligatures w14:val="standardContextual"/>
              </w:rPr>
              <w:tab/>
              <w:t>False</w:t>
            </w:r>
          </w:p>
          <w:p w14:paraId="092F5B4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x-inventoryNotification:</w:t>
            </w:r>
            <w:r>
              <w:rPr>
                <w:kern w:val="2"/>
                <w14:ligatures w14:val="standardContextual"/>
              </w:rPr>
              <w:tab/>
              <w:t>False</w:t>
            </w:r>
          </w:p>
          <w:p w14:paraId="78CDB27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r>
              <w:rPr>
                <w:kern w:val="2"/>
                <w14:ligatures w14:val="standardContextual"/>
              </w:rPr>
              <w:t>x-stateChangeNotification:</w:t>
            </w:r>
            <w:r>
              <w:rPr>
                <w:kern w:val="2"/>
                <w14:ligatures w14:val="standardContextual"/>
              </w:rPr>
              <w:tab/>
              <w:t>False</w:t>
            </w:r>
          </w:p>
          <w:p w14:paraId="06449338" w14:textId="4F8D329F" w:rsidR="00ED3BB7" w:rsidDel="00A6666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del w:id="1177" w:author="Author"/>
                <w:kern w:val="2"/>
                <w14:ligatures w14:val="standardContextual"/>
              </w:rPr>
            </w:pPr>
            <w:del w:id="1178" w:author="Author">
              <w:r w:rsidDel="00A66663">
                <w:rPr>
                  <w:kern w:val="2"/>
                  <w14:ligatures w14:val="standardContextual"/>
                </w:rPr>
                <w:delText>nullable:</w:delText>
              </w:r>
              <w:r w:rsidDel="00A66663">
                <w:rPr>
                  <w:kern w:val="2"/>
                  <w14:ligatures w14:val="standardContextual"/>
                </w:rPr>
                <w:tab/>
                <w:delText>False</w:delText>
              </w:r>
            </w:del>
          </w:p>
          <w:p w14:paraId="0FD074EF" w14:textId="77777777" w:rsidR="00ED3BB7" w:rsidRDefault="00ED3BB7" w:rsidP="00A66663">
            <w:pPr>
              <w:pStyle w:val="PL"/>
              <w:widowControl w:val="0"/>
              <w:tabs>
                <w:tab w:val="clear" w:pos="384"/>
                <w:tab w:val="clear" w:pos="768"/>
                <w:tab w:val="clear" w:pos="1152"/>
                <w:tab w:val="clear" w:pos="1536"/>
                <w:tab w:val="clear" w:pos="1920"/>
                <w:tab w:val="clear" w:pos="2304"/>
                <w:tab w:val="clear" w:pos="2688"/>
                <w:tab w:val="clear" w:pos="3072"/>
                <w:tab w:val="clear" w:pos="3456"/>
              </w:tabs>
              <w:spacing w:line="256" w:lineRule="auto"/>
              <w:ind w:left="2674" w:hanging="2610"/>
              <w:rPr>
                <w:kern w:val="2"/>
                <w14:ligatures w14:val="standardContextual"/>
              </w:rPr>
            </w:pPr>
          </w:p>
        </w:tc>
      </w:tr>
      <w:tr w:rsidR="00ED3BB7" w14:paraId="77D97701" w14:textId="77777777" w:rsidTr="00AC65E4">
        <w:tc>
          <w:tcPr>
            <w:tcW w:w="1889" w:type="dxa"/>
            <w:tcBorders>
              <w:top w:val="single" w:sz="4" w:space="0" w:color="auto"/>
              <w:left w:val="single" w:sz="4" w:space="0" w:color="auto"/>
              <w:bottom w:val="single" w:sz="4" w:space="0" w:color="auto"/>
              <w:right w:val="single" w:sz="4" w:space="0" w:color="auto"/>
            </w:tcBorders>
          </w:tcPr>
          <w:p w14:paraId="0A889031" w14:textId="77777777" w:rsidR="00ED3BB7" w:rsidRDefault="00ED3BB7" w:rsidP="00775EDC">
            <w:pPr>
              <w:widowControl w:val="0"/>
              <w:spacing w:after="0" w:line="252" w:lineRule="auto"/>
              <w:rPr>
                <w:rFonts w:ascii="Arial" w:hAnsi="Arial"/>
                <w:sz w:val="18"/>
              </w:rPr>
            </w:pPr>
            <w:proofErr w:type="spellStart"/>
            <w:r>
              <w:rPr>
                <w:rFonts w:ascii="Arial" w:hAnsi="Arial"/>
                <w:sz w:val="18"/>
              </w:rPr>
              <w:t>templateParameters</w:t>
            </w:r>
            <w:proofErr w:type="spellEnd"/>
          </w:p>
        </w:tc>
        <w:tc>
          <w:tcPr>
            <w:tcW w:w="2791" w:type="dxa"/>
            <w:tcBorders>
              <w:top w:val="single" w:sz="4" w:space="0" w:color="auto"/>
              <w:left w:val="single" w:sz="4" w:space="0" w:color="auto"/>
              <w:bottom w:val="single" w:sz="4" w:space="0" w:color="auto"/>
              <w:right w:val="single" w:sz="4" w:space="0" w:color="auto"/>
            </w:tcBorders>
          </w:tcPr>
          <w:p w14:paraId="34106AF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4E3496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variables/value pairs used within the template to tailor the template to this request instance. </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E8515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2A0F6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DCCDF3A" w14:textId="77777777" w:rsidR="00A66663" w:rsidRDefault="00A66663" w:rsidP="00A6666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79" w:author="Author"/>
              </w:rPr>
            </w:pPr>
            <w:ins w:id="1180" w:author="Author">
              <w:r>
                <w:t>x-isAlwaysPresent:</w:t>
              </w:r>
              <w:r>
                <w:tab/>
                <w:t>False</w:t>
              </w:r>
            </w:ins>
          </w:p>
          <w:p w14:paraId="541DF8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CD40C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E0222D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3006EE7" w14:textId="1B516F00" w:rsidR="00ED3BB7" w:rsidDel="00A6666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81" w:author="Author"/>
              </w:rPr>
            </w:pPr>
            <w:del w:id="1182" w:author="Author">
              <w:r w:rsidDel="00A66663">
                <w:delText>n</w:delText>
              </w:r>
              <w:r w:rsidRPr="00F137AA" w:rsidDel="00A66663">
                <w:delText>ullable</w:delText>
              </w:r>
              <w:r w:rsidDel="00A66663">
                <w:delText>:</w:delText>
              </w:r>
              <w:r w:rsidRPr="00F137AA" w:rsidDel="00A66663">
                <w:tab/>
              </w:r>
              <w:r w:rsidDel="00A66663">
                <w:delText>True</w:delText>
              </w:r>
            </w:del>
          </w:p>
          <w:p w14:paraId="42AB35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3D357E0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48303B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7D57C0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items:</w:t>
            </w:r>
            <w:r>
              <w:tab/>
              <w:t>AttributeValuePair</w:t>
            </w:r>
          </w:p>
          <w:p w14:paraId="2A8CD5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2B1D07F" w14:textId="77777777" w:rsidTr="00AC65E4">
        <w:tc>
          <w:tcPr>
            <w:tcW w:w="1889" w:type="dxa"/>
            <w:tcBorders>
              <w:top w:val="single" w:sz="4" w:space="0" w:color="auto"/>
              <w:left w:val="single" w:sz="4" w:space="0" w:color="auto"/>
              <w:bottom w:val="single" w:sz="4" w:space="0" w:color="auto"/>
              <w:right w:val="single" w:sz="4" w:space="0" w:color="auto"/>
            </w:tcBorders>
          </w:tcPr>
          <w:p w14:paraId="6CB752A7" w14:textId="77777777" w:rsidR="00ED3BB7" w:rsidRDefault="00ED3BB7" w:rsidP="00775EDC">
            <w:pPr>
              <w:widowControl w:val="0"/>
              <w:spacing w:after="0" w:line="252" w:lineRule="auto"/>
              <w:rPr>
                <w:rFonts w:ascii="Arial" w:hAnsi="Arial"/>
                <w:sz w:val="18"/>
              </w:rPr>
            </w:pPr>
            <w:proofErr w:type="spellStart"/>
            <w:r>
              <w:rPr>
                <w:rFonts w:ascii="Arial" w:hAnsi="Arial"/>
                <w:sz w:val="18"/>
              </w:rPr>
              <w:t>provisioningRequestReference</w:t>
            </w:r>
            <w:proofErr w:type="spellEnd"/>
            <w:r>
              <w:rPr>
                <w:rFonts w:ascii="Arial" w:hAnsi="Arial"/>
                <w:sz w:val="18"/>
              </w:rPr>
              <w:t xml:space="preserve"> </w:t>
            </w:r>
          </w:p>
        </w:tc>
        <w:tc>
          <w:tcPr>
            <w:tcW w:w="2791" w:type="dxa"/>
            <w:tcBorders>
              <w:top w:val="single" w:sz="4" w:space="0" w:color="auto"/>
              <w:left w:val="single" w:sz="4" w:space="0" w:color="auto"/>
              <w:bottom w:val="single" w:sz="4" w:space="0" w:color="auto"/>
              <w:right w:val="single" w:sz="4" w:space="0" w:color="auto"/>
            </w:tcBorders>
          </w:tcPr>
          <w:p w14:paraId="4FEAC31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7C4AE48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w:t>
            </w:r>
            <w:r w:rsidRPr="009D000E">
              <w:rPr>
                <w:rFonts w:ascii="Arial" w:hAnsi="Arial" w:cs="Arial"/>
                <w:sz w:val="18"/>
                <w:szCs w:val="18"/>
              </w:rPr>
              <w:t xml:space="preserve">A unique </w:t>
            </w:r>
            <w:r>
              <w:rPr>
                <w:rFonts w:ascii="Arial" w:hAnsi="Arial" w:cs="Arial"/>
                <w:sz w:val="18"/>
                <w:szCs w:val="18"/>
              </w:rPr>
              <w:t>reference</w:t>
            </w:r>
            <w:r w:rsidRPr="009D000E">
              <w:rPr>
                <w:rFonts w:ascii="Arial" w:hAnsi="Arial" w:cs="Arial"/>
                <w:sz w:val="18"/>
                <w:szCs w:val="18"/>
              </w:rPr>
              <w:t xml:space="preserve"> of this </w:t>
            </w:r>
            <w:proofErr w:type="spellStart"/>
            <w:r w:rsidRPr="009D000E">
              <w:rPr>
                <w:rFonts w:ascii="Arial" w:hAnsi="Arial" w:cs="Arial"/>
                <w:sz w:val="18"/>
                <w:szCs w:val="18"/>
              </w:rPr>
              <w:t>ProvisioningRequest</w:t>
            </w:r>
            <w:proofErr w:type="spellEnd"/>
            <w:r w:rsidRPr="009D000E">
              <w:rPr>
                <w:rFonts w:ascii="Arial" w:hAnsi="Arial" w:cs="Arial"/>
                <w:sz w:val="18"/>
                <w:szCs w:val="18"/>
              </w:rPr>
              <w:t xml:space="preserve"> assigned by the service producer at the time of request creation</w:t>
            </w:r>
            <w:r>
              <w:rPr>
                <w:rFonts w:ascii="Arial" w:hAnsi="Arial" w:cs="Arial"/>
                <w:sz w:val="18"/>
                <w:szCs w:val="18"/>
              </w:rPr>
              <w:t xml:space="preserve">. </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02EF2F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42B4CB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C29D1C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B62ABD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536664E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A3A45B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892509B" w14:textId="7116CC1B" w:rsidR="00ED3BB7" w:rsidDel="00A66663"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83" w:author="Author"/>
              </w:rPr>
            </w:pPr>
            <w:del w:id="1184" w:author="Author">
              <w:r w:rsidDel="00A66663">
                <w:delText>nullable:</w:delText>
              </w:r>
              <w:r w:rsidDel="00A66663">
                <w:tab/>
                <w:delText>False</w:delText>
              </w:r>
            </w:del>
          </w:p>
          <w:p w14:paraId="302B2832" w14:textId="77777777" w:rsidR="00ED3BB7" w:rsidRDefault="00ED3BB7" w:rsidP="00A66663">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91318EE" w14:textId="77777777" w:rsidTr="00AC65E4">
        <w:tc>
          <w:tcPr>
            <w:tcW w:w="1889" w:type="dxa"/>
            <w:tcBorders>
              <w:top w:val="single" w:sz="4" w:space="0" w:color="auto"/>
              <w:left w:val="single" w:sz="4" w:space="0" w:color="auto"/>
              <w:bottom w:val="single" w:sz="4" w:space="0" w:color="auto"/>
              <w:right w:val="single" w:sz="4" w:space="0" w:color="auto"/>
            </w:tcBorders>
          </w:tcPr>
          <w:p w14:paraId="7A9852CD" w14:textId="77777777" w:rsidR="00ED3BB7" w:rsidRDefault="00ED3BB7" w:rsidP="00775EDC">
            <w:pPr>
              <w:widowControl w:val="0"/>
              <w:spacing w:after="0" w:line="252" w:lineRule="auto"/>
              <w:rPr>
                <w:rFonts w:ascii="Arial" w:hAnsi="Arial"/>
                <w:sz w:val="18"/>
              </w:rPr>
            </w:pPr>
            <w:r>
              <w:rPr>
                <w:rFonts w:ascii="Arial" w:hAnsi="Arial"/>
                <w:sz w:val="18"/>
              </w:rPr>
              <w:t>status</w:t>
            </w:r>
          </w:p>
        </w:tc>
        <w:tc>
          <w:tcPr>
            <w:tcW w:w="2791" w:type="dxa"/>
            <w:tcBorders>
              <w:top w:val="single" w:sz="4" w:space="0" w:color="auto"/>
              <w:left w:val="single" w:sz="4" w:space="0" w:color="auto"/>
              <w:bottom w:val="single" w:sz="4" w:space="0" w:color="auto"/>
              <w:right w:val="single" w:sz="4" w:space="0" w:color="auto"/>
            </w:tcBorders>
          </w:tcPr>
          <w:p w14:paraId="40AD8B4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w:t>
            </w:r>
            <w:proofErr w:type="spellStart"/>
            <w:r w:rsidRPr="00F34FA5">
              <w:rPr>
                <w:rFonts w:ascii="Arial" w:hAnsi="Arial" w:cs="Arial"/>
                <w:sz w:val="18"/>
                <w:szCs w:val="18"/>
              </w:rPr>
              <w:t>ProvisioningStatus</w:t>
            </w:r>
            <w:proofErr w:type="spellEnd"/>
          </w:p>
          <w:p w14:paraId="5CC5A0B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The time of the last message and the current </w:t>
            </w:r>
            <w:proofErr w:type="spellStart"/>
            <w:r w:rsidRPr="00F34FA5">
              <w:rPr>
                <w:rFonts w:ascii="Arial" w:hAnsi="Arial" w:cs="Arial"/>
                <w:sz w:val="18"/>
                <w:szCs w:val="18"/>
              </w:rPr>
              <w:t>provisioningPhase</w:t>
            </w:r>
            <w:proofErr w:type="spellEnd"/>
            <w:r w:rsidRPr="00F34FA5">
              <w:rPr>
                <w:rFonts w:ascii="Arial" w:hAnsi="Arial" w:cs="Arial"/>
                <w:sz w:val="18"/>
                <w:szCs w:val="18"/>
              </w:rPr>
              <w:t xml:space="preserve"> of the </w:t>
            </w:r>
            <w:proofErr w:type="spellStart"/>
            <w:r w:rsidRPr="00F34FA5">
              <w:rPr>
                <w:rFonts w:ascii="Arial" w:hAnsi="Arial" w:cs="Arial"/>
                <w:sz w:val="18"/>
                <w:szCs w:val="18"/>
              </w:rPr>
              <w:t>ProvisioningRequest</w:t>
            </w:r>
            <w:proofErr w:type="spellEnd"/>
            <w:r w:rsidRPr="00F34FA5">
              <w:rPr>
                <w:rFonts w:ascii="Arial" w:hAnsi="Arial" w:cs="Arial"/>
                <w:sz w:val="18"/>
                <w:szCs w:val="18"/>
              </w:rPr>
              <w:t>.</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4B3C9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03E5E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3C0D6D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7FE270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C2D2C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C0126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True</w:t>
            </w:r>
          </w:p>
          <w:p w14:paraId="2328324B" w14:textId="691FF0E4" w:rsidR="00ED3BB7" w:rsidDel="007D60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85" w:author="Author"/>
              </w:rPr>
            </w:pPr>
            <w:del w:id="1186" w:author="Author">
              <w:r w:rsidDel="007D60BF">
                <w:delText>nullable:</w:delText>
              </w:r>
              <w:r w:rsidDel="007D60BF">
                <w:tab/>
                <w:delText>False</w:delText>
              </w:r>
            </w:del>
          </w:p>
          <w:p w14:paraId="581E2F8D" w14:textId="77777777" w:rsidR="00ED3BB7" w:rsidRDefault="00ED3BB7" w:rsidP="007D60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9055AAB" w14:textId="77777777" w:rsidTr="00AC65E4">
        <w:tc>
          <w:tcPr>
            <w:tcW w:w="1889" w:type="dxa"/>
            <w:tcBorders>
              <w:top w:val="single" w:sz="4" w:space="0" w:color="auto"/>
              <w:left w:val="single" w:sz="4" w:space="0" w:color="auto"/>
              <w:bottom w:val="single" w:sz="4" w:space="0" w:color="auto"/>
              <w:right w:val="single" w:sz="4" w:space="0" w:color="auto"/>
            </w:tcBorders>
            <w:hideMark/>
          </w:tcPr>
          <w:p w14:paraId="0CB01ABC" w14:textId="77777777" w:rsidR="00ED3BB7" w:rsidRDefault="00ED3BB7" w:rsidP="00775EDC">
            <w:pPr>
              <w:widowControl w:val="0"/>
              <w:spacing w:after="0" w:line="252" w:lineRule="auto"/>
              <w:rPr>
                <w:rFonts w:ascii="Arial" w:hAnsi="Arial"/>
                <w:sz w:val="18"/>
              </w:rPr>
            </w:pPr>
            <w:proofErr w:type="spellStart"/>
            <w:r>
              <w:rPr>
                <w:rFonts w:ascii="Arial" w:hAnsi="Arial"/>
                <w:sz w:val="18"/>
              </w:rPr>
              <w:lastRenderedPageBreak/>
              <w:t>provisionedResourceSet</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5AFE6195"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proofErr w:type="spellStart"/>
            <w:r w:rsidRPr="00F34FA5">
              <w:rPr>
                <w:rFonts w:ascii="Arial" w:hAnsi="Arial" w:cs="Arial"/>
                <w:sz w:val="18"/>
                <w:szCs w:val="18"/>
              </w:rPr>
              <w:t>provisionedResourceSet</w:t>
            </w:r>
            <w:proofErr w:type="spellEnd"/>
          </w:p>
          <w:p w14:paraId="6BF26F5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resources that have been successfully provisioned as part of the </w:t>
            </w:r>
            <w:proofErr w:type="spellStart"/>
            <w:r w:rsidRPr="00F34FA5">
              <w:rPr>
                <w:rFonts w:ascii="Arial" w:hAnsi="Arial" w:cs="Arial"/>
                <w:sz w:val="18"/>
                <w:szCs w:val="18"/>
              </w:rPr>
              <w:t>provisioningRequest</w:t>
            </w:r>
            <w:proofErr w:type="spellEnd"/>
            <w:r w:rsidRPr="00F34FA5">
              <w:rPr>
                <w:rFonts w:ascii="Arial" w:hAnsi="Arial" w:cs="Arial"/>
                <w:sz w:val="18"/>
                <w:szCs w:val="18"/>
              </w:rPr>
              <w:t>.</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EA5364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57DEC8B" w14:textId="77777777" w:rsidR="007D60BF" w:rsidRDefault="007D60BF" w:rsidP="007D60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187" w:author="Author"/>
              </w:rPr>
            </w:pPr>
            <w:ins w:id="1188" w:author="Author">
              <w:r>
                <w:t>x-isAlwaysPresent:</w:t>
              </w:r>
              <w:r>
                <w:tab/>
                <w:t>False</w:t>
              </w:r>
            </w:ins>
          </w:p>
          <w:p w14:paraId="331F9F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F2D3E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5B836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671245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2F4836C" w14:textId="1EB4987E" w:rsidR="00ED3BB7" w:rsidDel="007D60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89" w:author="Author"/>
              </w:rPr>
            </w:pPr>
            <w:del w:id="1190" w:author="Author">
              <w:r w:rsidDel="007D60BF">
                <w:delText>nullable:</w:delText>
              </w:r>
              <w:r w:rsidDel="007D60BF">
                <w:tab/>
                <w:delText>True</w:delText>
              </w:r>
            </w:del>
          </w:p>
          <w:p w14:paraId="3962A94A" w14:textId="77777777" w:rsidR="00ED3BB7" w:rsidRDefault="00ED3BB7" w:rsidP="007D60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lang w:val="en-US"/>
              </w:rPr>
            </w:pPr>
          </w:p>
        </w:tc>
      </w:tr>
    </w:tbl>
    <w:p w14:paraId="7D742357" w14:textId="77777777" w:rsidR="00ED3BB7" w:rsidRDefault="00ED3BB7" w:rsidP="00ED3BB7">
      <w:pPr>
        <w:widowControl w:val="0"/>
      </w:pPr>
    </w:p>
    <w:p w14:paraId="6B7CBCE9" w14:textId="77777777" w:rsidR="00ED3BB7" w:rsidRDefault="00ED3BB7" w:rsidP="00ED3BB7">
      <w:pPr>
        <w:pStyle w:val="Heading6"/>
      </w:pPr>
      <w:r>
        <w:t>4.2.4.4.1.3 Attribute constraints</w:t>
      </w:r>
    </w:p>
    <w:p w14:paraId="2B681DAC" w14:textId="1F238A1F" w:rsidR="00ED3BB7" w:rsidRDefault="00ED3BB7" w:rsidP="00ED3BB7">
      <w:pPr>
        <w:pStyle w:val="TH"/>
      </w:pPr>
      <w:bookmarkStart w:id="1191" w:name="_Toc193779797"/>
      <w:bookmarkStart w:id="1192" w:name="_Toc202768248"/>
      <w:r>
        <w:t>Table 4.2.4.4.1.3</w:t>
      </w:r>
      <w:r>
        <w:noBreakHyphen/>
      </w:r>
      <w:r>
        <w:fldChar w:fldCharType="begin"/>
      </w:r>
      <w:r>
        <w:instrText xml:space="preserve"> SEQ Table \* ARABIC \s 0 </w:instrText>
      </w:r>
      <w:r>
        <w:fldChar w:fldCharType="separate"/>
      </w:r>
      <w:r w:rsidR="00DA7F1F">
        <w:rPr>
          <w:noProof/>
        </w:rPr>
        <w:t>3</w:t>
      </w:r>
      <w:r>
        <w:fldChar w:fldCharType="end"/>
      </w:r>
      <w:r>
        <w:t xml:space="preserve"> Attributes Constraints for </w:t>
      </w:r>
      <w:proofErr w:type="spellStart"/>
      <w:r>
        <w:t>ProvisioningRequest</w:t>
      </w:r>
      <w:bookmarkEnd w:id="1191"/>
      <w:bookmarkEnd w:id="1192"/>
      <w:proofErr w:type="spellEnd"/>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tblCellMar>
        <w:tblLook w:val="01E0" w:firstRow="1" w:lastRow="1" w:firstColumn="1" w:lastColumn="1" w:noHBand="0" w:noVBand="0"/>
      </w:tblPr>
      <w:tblGrid>
        <w:gridCol w:w="3260"/>
        <w:gridCol w:w="5528"/>
      </w:tblGrid>
      <w:tr w:rsidR="00ED3BB7" w14:paraId="1507FB9A" w14:textId="77777777" w:rsidTr="00775EDC">
        <w:trPr>
          <w:jc w:val="center"/>
        </w:trPr>
        <w:tc>
          <w:tcPr>
            <w:tcW w:w="3260" w:type="dxa"/>
            <w:tcBorders>
              <w:top w:val="single" w:sz="4" w:space="0" w:color="auto"/>
              <w:left w:val="single" w:sz="4" w:space="0" w:color="auto"/>
              <w:bottom w:val="single" w:sz="6" w:space="0" w:color="auto"/>
              <w:right w:val="single" w:sz="6" w:space="0" w:color="auto"/>
            </w:tcBorders>
            <w:shd w:val="clear" w:color="auto" w:fill="D9D9D9"/>
            <w:hideMark/>
          </w:tcPr>
          <w:p w14:paraId="54472008" w14:textId="77777777" w:rsidR="00ED3BB7" w:rsidRDefault="00ED3BB7" w:rsidP="00775EDC">
            <w:pPr>
              <w:pStyle w:val="TAH"/>
            </w:pPr>
            <w:r>
              <w:t>Name</w:t>
            </w:r>
          </w:p>
        </w:tc>
        <w:tc>
          <w:tcPr>
            <w:tcW w:w="5528" w:type="dxa"/>
            <w:tcBorders>
              <w:top w:val="single" w:sz="4" w:space="0" w:color="auto"/>
              <w:left w:val="single" w:sz="6" w:space="0" w:color="auto"/>
              <w:bottom w:val="single" w:sz="6" w:space="0" w:color="auto"/>
              <w:right w:val="single" w:sz="4" w:space="0" w:color="auto"/>
            </w:tcBorders>
            <w:shd w:val="clear" w:color="auto" w:fill="D9D9D9"/>
            <w:hideMark/>
          </w:tcPr>
          <w:p w14:paraId="47A4B6DC" w14:textId="77777777" w:rsidR="00ED3BB7" w:rsidRDefault="00ED3BB7" w:rsidP="00775EDC">
            <w:pPr>
              <w:pStyle w:val="TAH"/>
            </w:pPr>
            <w:r>
              <w:t>Definition</w:t>
            </w:r>
          </w:p>
        </w:tc>
      </w:tr>
      <w:tr w:rsidR="00ED3BB7" w14:paraId="3D77C285" w14:textId="77777777" w:rsidTr="00775EDC">
        <w:trPr>
          <w:jc w:val="center"/>
        </w:trPr>
        <w:tc>
          <w:tcPr>
            <w:tcW w:w="3260" w:type="dxa"/>
            <w:tcBorders>
              <w:top w:val="single" w:sz="6" w:space="0" w:color="auto"/>
              <w:left w:val="single" w:sz="4" w:space="0" w:color="auto"/>
              <w:bottom w:val="single" w:sz="6" w:space="0" w:color="auto"/>
              <w:right w:val="single" w:sz="6" w:space="0" w:color="auto"/>
            </w:tcBorders>
            <w:hideMark/>
          </w:tcPr>
          <w:p w14:paraId="6E4C0913" w14:textId="77777777" w:rsidR="00ED3BB7" w:rsidRDefault="00ED3BB7" w:rsidP="00775EDC">
            <w:pPr>
              <w:pStyle w:val="TAL"/>
            </w:pPr>
            <w:proofErr w:type="spellStart"/>
            <w:r>
              <w:t>ReadOnlyAfterCreate</w:t>
            </w:r>
            <w:proofErr w:type="spellEnd"/>
          </w:p>
        </w:tc>
        <w:tc>
          <w:tcPr>
            <w:tcW w:w="5528" w:type="dxa"/>
            <w:tcBorders>
              <w:top w:val="single" w:sz="6" w:space="0" w:color="auto"/>
              <w:left w:val="single" w:sz="6" w:space="0" w:color="auto"/>
              <w:bottom w:val="single" w:sz="6" w:space="0" w:color="auto"/>
              <w:right w:val="single" w:sz="4" w:space="0" w:color="auto"/>
            </w:tcBorders>
            <w:hideMark/>
          </w:tcPr>
          <w:p w14:paraId="76051EB3" w14:textId="77777777" w:rsidR="00ED3BB7" w:rsidRDefault="00ED3BB7" w:rsidP="00775EDC">
            <w:pPr>
              <w:pStyle w:val="TAL"/>
            </w:pPr>
            <w:r>
              <w:t xml:space="preserve">The following attributes are provided by the SMO on the create request but are </w:t>
            </w:r>
            <w:proofErr w:type="spellStart"/>
            <w:r>
              <w:t>readOnly</w:t>
            </w:r>
            <w:proofErr w:type="spellEnd"/>
            <w:r>
              <w:t xml:space="preserve"> </w:t>
            </w:r>
            <w:proofErr w:type="spellStart"/>
            <w:r>
              <w:t>aftwards</w:t>
            </w:r>
            <w:proofErr w:type="spellEnd"/>
            <w:r>
              <w:t xml:space="preserve">: </w:t>
            </w:r>
            <w:proofErr w:type="spellStart"/>
            <w:r>
              <w:t>provisioningRequestId</w:t>
            </w:r>
            <w:proofErr w:type="spellEnd"/>
          </w:p>
        </w:tc>
      </w:tr>
    </w:tbl>
    <w:p w14:paraId="366E4E25" w14:textId="77777777" w:rsidR="00ED3BB7" w:rsidRPr="00FE7385" w:rsidRDefault="00ED3BB7" w:rsidP="00ED3BB7">
      <w:pPr>
        <w:rPr>
          <w:i/>
        </w:rPr>
      </w:pPr>
    </w:p>
    <w:p w14:paraId="40B8B583" w14:textId="77777777" w:rsidR="00ED3BB7" w:rsidRDefault="00ED3BB7" w:rsidP="00ED3BB7">
      <w:pPr>
        <w:pStyle w:val="Heading6"/>
      </w:pPr>
      <w:r>
        <w:t>4.2.4.4.1.4 State diagram</w:t>
      </w:r>
    </w:p>
    <w:p w14:paraId="091834CA" w14:textId="77777777" w:rsidR="00ED3BB7" w:rsidRPr="00B37D05" w:rsidRDefault="00ED3BB7" w:rsidP="00ED3BB7">
      <w:r w:rsidRPr="00B37D05">
        <w:t>None.</w:t>
      </w:r>
    </w:p>
    <w:p w14:paraId="00ADE6D4" w14:textId="77777777" w:rsidR="00ED3BB7" w:rsidRDefault="00ED3BB7" w:rsidP="00ED3BB7">
      <w:pPr>
        <w:pStyle w:val="Heading5"/>
      </w:pPr>
      <w:r>
        <w:t xml:space="preserve">4.2.4.4.2 </w:t>
      </w:r>
      <w:proofErr w:type="spellStart"/>
      <w:r>
        <w:t>ProvisioningStatus</w:t>
      </w:r>
      <w:proofErr w:type="spellEnd"/>
      <w:r>
        <w:t xml:space="preserve"> &lt;&lt;</w:t>
      </w:r>
      <w:proofErr w:type="spellStart"/>
      <w:r>
        <w:t>dataType</w:t>
      </w:r>
      <w:proofErr w:type="spellEnd"/>
      <w:r>
        <w:t>&gt;&gt;</w:t>
      </w:r>
    </w:p>
    <w:p w14:paraId="2A7D0465" w14:textId="77777777" w:rsidR="00ED3BB7" w:rsidRDefault="00ED3BB7" w:rsidP="00ED3BB7">
      <w:pPr>
        <w:pStyle w:val="Heading6"/>
      </w:pPr>
      <w:r>
        <w:t>4.2.4.4.2.1 Definition</w:t>
      </w:r>
    </w:p>
    <w:p w14:paraId="191E6512" w14:textId="5D3C3A09" w:rsidR="00ED3BB7" w:rsidRPr="00511CCC" w:rsidRDefault="00ED3BB7" w:rsidP="00ED3BB7">
      <w:r>
        <w:t xml:space="preserve">The </w:t>
      </w:r>
      <w:proofErr w:type="spellStart"/>
      <w:r>
        <w:t>ProvisioningStatus</w:t>
      </w:r>
      <w:proofErr w:type="spellEnd"/>
      <w:r>
        <w:t xml:space="preserve"> represents the status of a </w:t>
      </w:r>
      <w:proofErr w:type="spellStart"/>
      <w:r>
        <w:t>ProvisioningRequest</w:t>
      </w:r>
      <w:proofErr w:type="spellEnd"/>
      <w:r>
        <w:t xml:space="preserve"> indicating the time of the last message and the current </w:t>
      </w:r>
      <w:proofErr w:type="spellStart"/>
      <w:r>
        <w:t>provisioningPhase</w:t>
      </w:r>
      <w:proofErr w:type="spellEnd"/>
      <w:ins w:id="1193" w:author="Author">
        <w:r w:rsidR="00C33031" w:rsidRPr="00C33031">
          <w:t xml:space="preserve"> </w:t>
        </w:r>
        <w:r w:rsidR="00C33031" w:rsidRPr="00E7492F">
          <w:t xml:space="preserve">and the provisioning status of the </w:t>
        </w:r>
        <w:proofErr w:type="spellStart"/>
        <w:r w:rsidR="00C33031" w:rsidRPr="00E7492F">
          <w:t>NodeCluster</w:t>
        </w:r>
        <w:proofErr w:type="spellEnd"/>
        <w:r w:rsidR="00C33031" w:rsidRPr="00E7492F">
          <w:t xml:space="preserve"> and/or individual </w:t>
        </w:r>
        <w:proofErr w:type="spellStart"/>
        <w:r w:rsidR="00C33031" w:rsidRPr="00E7492F">
          <w:t>InfrastructureResource</w:t>
        </w:r>
        <w:proofErr w:type="spellEnd"/>
        <w:r w:rsidR="00C33031" w:rsidRPr="00E7492F">
          <w:t xml:space="preserve">(s) being provisioned by the </w:t>
        </w:r>
        <w:proofErr w:type="spellStart"/>
        <w:r w:rsidR="00C33031" w:rsidRPr="00E7492F">
          <w:t>ProvisioningReques</w:t>
        </w:r>
        <w:r w:rsidR="00C33031">
          <w:t>t</w:t>
        </w:r>
      </w:ins>
      <w:proofErr w:type="spellEnd"/>
      <w:r>
        <w:t>.</w:t>
      </w:r>
      <w:r w:rsidRPr="00511CCC">
        <w:t xml:space="preserve"> The </w:t>
      </w:r>
      <w:proofErr w:type="spellStart"/>
      <w:r w:rsidRPr="00511CCC">
        <w:t>provisioningPhase</w:t>
      </w:r>
      <w:proofErr w:type="spellEnd"/>
      <w:r w:rsidRPr="00511CCC">
        <w:t xml:space="preserve"> is an enumerated set of values – PENDING, PROGRESSING, FULFILLED, FAILED, DELETING, that reflect the current phase of the provisioning request. The high-level </w:t>
      </w:r>
      <w:proofErr w:type="gramStart"/>
      <w:r w:rsidRPr="00511CCC">
        <w:t>definition</w:t>
      </w:r>
      <w:proofErr w:type="gramEnd"/>
      <w:r w:rsidRPr="00511CCC">
        <w:t xml:space="preserve"> of each </w:t>
      </w:r>
      <w:proofErr w:type="spellStart"/>
      <w:r w:rsidRPr="00511CCC">
        <w:t>provisioningPhase</w:t>
      </w:r>
      <w:proofErr w:type="spellEnd"/>
      <w:r w:rsidRPr="00511CCC">
        <w:t>, are:</w:t>
      </w:r>
    </w:p>
    <w:p w14:paraId="3E18225E" w14:textId="77777777" w:rsidR="00ED3BB7" w:rsidRPr="00511CCC" w:rsidRDefault="00ED3BB7" w:rsidP="00ED3BB7">
      <w:pPr>
        <w:numPr>
          <w:ilvl w:val="0"/>
          <w:numId w:val="47"/>
        </w:numPr>
        <w:overflowPunct w:val="0"/>
        <w:autoSpaceDE w:val="0"/>
        <w:autoSpaceDN w:val="0"/>
        <w:adjustRightInd w:val="0"/>
        <w:spacing w:line="259" w:lineRule="auto"/>
        <w:contextualSpacing/>
        <w:textAlignment w:val="baseline"/>
      </w:pPr>
      <w:r w:rsidRPr="00511CCC">
        <w:t xml:space="preserve">PENDING: The </w:t>
      </w:r>
      <w:proofErr w:type="spellStart"/>
      <w:r w:rsidRPr="00511CCC">
        <w:t>ProvisioningRequest</w:t>
      </w:r>
      <w:proofErr w:type="spellEnd"/>
      <w:r w:rsidRPr="00511CCC">
        <w:t xml:space="preserve"> is waiting to be processed by the O-Cloud (IMS).</w:t>
      </w:r>
    </w:p>
    <w:p w14:paraId="3EEB4288" w14:textId="77777777" w:rsidR="00ED3BB7" w:rsidRPr="00511CCC" w:rsidRDefault="00ED3BB7" w:rsidP="00ED3BB7">
      <w:pPr>
        <w:numPr>
          <w:ilvl w:val="0"/>
          <w:numId w:val="47"/>
        </w:numPr>
        <w:overflowPunct w:val="0"/>
        <w:autoSpaceDE w:val="0"/>
        <w:autoSpaceDN w:val="0"/>
        <w:adjustRightInd w:val="0"/>
        <w:spacing w:line="259" w:lineRule="auto"/>
        <w:contextualSpacing/>
        <w:textAlignment w:val="baseline"/>
      </w:pPr>
      <w:r w:rsidRPr="00511CCC">
        <w:t xml:space="preserve">PROGRESSING: The O-Cloud (IMS) is processing the </w:t>
      </w:r>
      <w:proofErr w:type="spellStart"/>
      <w:r w:rsidRPr="00511CCC">
        <w:t>ProvisioningRequest</w:t>
      </w:r>
      <w:proofErr w:type="spellEnd"/>
      <w:r w:rsidRPr="00511CCC">
        <w:t xml:space="preserve"> and executing the actions to fulfill it.</w:t>
      </w:r>
    </w:p>
    <w:p w14:paraId="62643D69" w14:textId="77777777" w:rsidR="00ED3BB7" w:rsidRPr="00511CCC" w:rsidRDefault="00ED3BB7" w:rsidP="00ED3BB7">
      <w:pPr>
        <w:numPr>
          <w:ilvl w:val="0"/>
          <w:numId w:val="47"/>
        </w:numPr>
        <w:overflowPunct w:val="0"/>
        <w:autoSpaceDE w:val="0"/>
        <w:autoSpaceDN w:val="0"/>
        <w:adjustRightInd w:val="0"/>
        <w:spacing w:line="259" w:lineRule="auto"/>
        <w:contextualSpacing/>
        <w:textAlignment w:val="baseline"/>
      </w:pPr>
      <w:r w:rsidRPr="00511CCC">
        <w:t xml:space="preserve">FULFILLED: The </w:t>
      </w:r>
      <w:proofErr w:type="spellStart"/>
      <w:r w:rsidRPr="00511CCC">
        <w:t>ProvisioningRequest</w:t>
      </w:r>
      <w:proofErr w:type="spellEnd"/>
      <w:r w:rsidRPr="00511CCC">
        <w:t xml:space="preserve"> has been successfully processed and completed by the O-Cloud (IMS).</w:t>
      </w:r>
    </w:p>
    <w:p w14:paraId="3A94D576" w14:textId="77777777" w:rsidR="00ED3BB7" w:rsidRPr="00511CCC" w:rsidRDefault="00ED3BB7" w:rsidP="00ED3BB7">
      <w:pPr>
        <w:numPr>
          <w:ilvl w:val="0"/>
          <w:numId w:val="47"/>
        </w:numPr>
        <w:overflowPunct w:val="0"/>
        <w:autoSpaceDE w:val="0"/>
        <w:autoSpaceDN w:val="0"/>
        <w:adjustRightInd w:val="0"/>
        <w:spacing w:line="259" w:lineRule="auto"/>
        <w:contextualSpacing/>
        <w:textAlignment w:val="baseline"/>
      </w:pPr>
      <w:r w:rsidRPr="00511CCC">
        <w:t xml:space="preserve">FAILED: The </w:t>
      </w:r>
      <w:proofErr w:type="spellStart"/>
      <w:r w:rsidRPr="00511CCC">
        <w:t>ProvisioningRequest</w:t>
      </w:r>
      <w:proofErr w:type="spellEnd"/>
      <w:r w:rsidRPr="00511CCC">
        <w:t xml:space="preserve"> could not be fully processed by the O-Cloud (IMS).</w:t>
      </w:r>
    </w:p>
    <w:p w14:paraId="7ACDF46B" w14:textId="77777777" w:rsidR="00ED3BB7" w:rsidRPr="00511CCC" w:rsidRDefault="00ED3BB7" w:rsidP="00ED3BB7">
      <w:pPr>
        <w:numPr>
          <w:ilvl w:val="0"/>
          <w:numId w:val="47"/>
        </w:numPr>
        <w:overflowPunct w:val="0"/>
        <w:autoSpaceDE w:val="0"/>
        <w:autoSpaceDN w:val="0"/>
        <w:adjustRightInd w:val="0"/>
        <w:spacing w:line="259" w:lineRule="auto"/>
        <w:contextualSpacing/>
        <w:textAlignment w:val="baseline"/>
      </w:pPr>
      <w:r w:rsidRPr="00511CCC">
        <w:t xml:space="preserve">DELETING: The </w:t>
      </w:r>
      <w:proofErr w:type="spellStart"/>
      <w:r w:rsidRPr="00511CCC">
        <w:t>ProvisioningRequest</w:t>
      </w:r>
      <w:proofErr w:type="spellEnd"/>
      <w:r w:rsidRPr="00511CCC">
        <w:t xml:space="preserve"> is in the process of being deleted by the O-Cloud (IMS).</w:t>
      </w:r>
    </w:p>
    <w:p w14:paraId="4A26A3EF" w14:textId="77777777" w:rsidR="00ED3BB7" w:rsidRDefault="00ED3BB7" w:rsidP="00ED3BB7"/>
    <w:p w14:paraId="476BD36D" w14:textId="77777777" w:rsidR="00ED3BB7" w:rsidRDefault="00ED3BB7" w:rsidP="00ED3BB7">
      <w:pPr>
        <w:pStyle w:val="Heading6"/>
      </w:pPr>
      <w:r>
        <w:t>4.2.4.4.2.2 Attributes</w:t>
      </w:r>
    </w:p>
    <w:p w14:paraId="0E9AE101" w14:textId="77777777" w:rsidR="00ED3BB7" w:rsidRDefault="00ED3BB7" w:rsidP="00ED3BB7">
      <w:pPr>
        <w:pStyle w:val="TH"/>
      </w:pPr>
      <w:bookmarkStart w:id="1194" w:name="_Toc193779798"/>
      <w:bookmarkStart w:id="1195" w:name="_Toc202768249"/>
      <w:r>
        <w:t xml:space="preserve">Table 4.2.4.4.2.2-1 Attributes Properties for </w:t>
      </w:r>
      <w:proofErr w:type="spellStart"/>
      <w:r>
        <w:t>ProvisioningStatus</w:t>
      </w:r>
      <w:bookmarkEnd w:id="1194"/>
      <w:bookmarkEnd w:id="1195"/>
      <w:proofErr w:type="spellEnd"/>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4680"/>
      </w:tblGrid>
      <w:tr w:rsidR="00ED3BB7" w14:paraId="059B0F2B"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66B6A61F"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080FED66"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4680" w:type="dxa"/>
            <w:tcBorders>
              <w:top w:val="single" w:sz="4" w:space="0" w:color="auto"/>
              <w:left w:val="single" w:sz="4" w:space="0" w:color="auto"/>
              <w:bottom w:val="single" w:sz="4" w:space="0" w:color="auto"/>
              <w:right w:val="single" w:sz="4" w:space="0" w:color="auto"/>
            </w:tcBorders>
            <w:shd w:val="clear" w:color="auto" w:fill="C0C0C0"/>
            <w:hideMark/>
          </w:tcPr>
          <w:p w14:paraId="66131860"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41249F36" w14:textId="77777777" w:rsidTr="00775EDC">
        <w:tc>
          <w:tcPr>
            <w:tcW w:w="1889" w:type="dxa"/>
            <w:tcBorders>
              <w:top w:val="single" w:sz="4" w:space="0" w:color="auto"/>
              <w:left w:val="single" w:sz="4" w:space="0" w:color="auto"/>
              <w:bottom w:val="single" w:sz="4" w:space="0" w:color="auto"/>
              <w:right w:val="single" w:sz="4" w:space="0" w:color="auto"/>
            </w:tcBorders>
          </w:tcPr>
          <w:p w14:paraId="28A19481" w14:textId="77777777" w:rsidR="00ED3BB7" w:rsidRDefault="00ED3BB7" w:rsidP="00775EDC">
            <w:pPr>
              <w:widowControl w:val="0"/>
              <w:spacing w:after="0" w:line="252" w:lineRule="auto"/>
              <w:rPr>
                <w:rFonts w:ascii="Arial" w:hAnsi="Arial"/>
                <w:sz w:val="18"/>
              </w:rPr>
            </w:pPr>
            <w:proofErr w:type="spellStart"/>
            <w:r>
              <w:rPr>
                <w:rFonts w:ascii="Arial" w:hAnsi="Arial"/>
                <w:sz w:val="18"/>
              </w:rPr>
              <w:t>updateTime</w:t>
            </w:r>
            <w:proofErr w:type="spellEnd"/>
          </w:p>
        </w:tc>
        <w:tc>
          <w:tcPr>
            <w:tcW w:w="2791" w:type="dxa"/>
            <w:tcBorders>
              <w:top w:val="single" w:sz="4" w:space="0" w:color="auto"/>
              <w:left w:val="single" w:sz="4" w:space="0" w:color="auto"/>
              <w:bottom w:val="single" w:sz="4" w:space="0" w:color="auto"/>
              <w:right w:val="single" w:sz="4" w:space="0" w:color="auto"/>
            </w:tcBorders>
          </w:tcPr>
          <w:p w14:paraId="59CACEF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47292C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The last date and time that the </w:t>
            </w:r>
            <w:proofErr w:type="spellStart"/>
            <w:r w:rsidRPr="00F34FA5">
              <w:rPr>
                <w:rFonts w:ascii="Arial" w:hAnsi="Arial" w:cs="Arial"/>
                <w:sz w:val="18"/>
                <w:szCs w:val="18"/>
              </w:rPr>
              <w:t>provisioningPhase</w:t>
            </w:r>
            <w:proofErr w:type="spellEnd"/>
            <w:r w:rsidRPr="00F34FA5">
              <w:rPr>
                <w:rFonts w:ascii="Arial" w:hAnsi="Arial" w:cs="Arial"/>
                <w:sz w:val="18"/>
                <w:szCs w:val="18"/>
              </w:rPr>
              <w:t xml:space="preserve"> attribute was modified.</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A74B2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9EB286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D7994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C482B6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7B6B1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06D341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True</w:t>
            </w:r>
          </w:p>
          <w:p w14:paraId="7189BA77" w14:textId="2DC48636" w:rsidR="00ED3BB7" w:rsidDel="007D60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96" w:author="Author"/>
              </w:rPr>
            </w:pPr>
            <w:del w:id="1197" w:author="Author">
              <w:r w:rsidDel="007D60BF">
                <w:delText>nullable:</w:delText>
              </w:r>
              <w:r w:rsidDel="007D60BF">
                <w:tab/>
                <w:delText>False</w:delText>
              </w:r>
            </w:del>
          </w:p>
          <w:p w14:paraId="4BC3668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date-time</w:t>
            </w:r>
          </w:p>
          <w:p w14:paraId="224160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8F1C68E" w14:textId="77777777" w:rsidTr="00775EDC">
        <w:tc>
          <w:tcPr>
            <w:tcW w:w="1889" w:type="dxa"/>
            <w:tcBorders>
              <w:top w:val="single" w:sz="4" w:space="0" w:color="auto"/>
              <w:left w:val="single" w:sz="4" w:space="0" w:color="auto"/>
              <w:bottom w:val="single" w:sz="4" w:space="0" w:color="auto"/>
              <w:right w:val="single" w:sz="4" w:space="0" w:color="auto"/>
            </w:tcBorders>
          </w:tcPr>
          <w:p w14:paraId="34FCA03A" w14:textId="77777777" w:rsidR="00ED3BB7" w:rsidRDefault="00ED3BB7" w:rsidP="00775EDC">
            <w:pPr>
              <w:widowControl w:val="0"/>
              <w:spacing w:after="0" w:line="252" w:lineRule="auto"/>
              <w:rPr>
                <w:rFonts w:ascii="Arial" w:hAnsi="Arial"/>
                <w:sz w:val="18"/>
              </w:rPr>
            </w:pPr>
            <w:r>
              <w:rPr>
                <w:rFonts w:ascii="Arial" w:hAnsi="Arial"/>
                <w:sz w:val="18"/>
              </w:rPr>
              <w:t>message</w:t>
            </w:r>
          </w:p>
        </w:tc>
        <w:tc>
          <w:tcPr>
            <w:tcW w:w="2791" w:type="dxa"/>
            <w:tcBorders>
              <w:top w:val="single" w:sz="4" w:space="0" w:color="auto"/>
              <w:left w:val="single" w:sz="4" w:space="0" w:color="auto"/>
              <w:bottom w:val="single" w:sz="4" w:space="0" w:color="auto"/>
              <w:right w:val="single" w:sz="4" w:space="0" w:color="auto"/>
            </w:tcBorders>
          </w:tcPr>
          <w:p w14:paraId="5A9BA11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F7FEF4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Human readable text about the </w:t>
            </w:r>
            <w:proofErr w:type="spellStart"/>
            <w:r w:rsidRPr="00F34FA5">
              <w:rPr>
                <w:rFonts w:ascii="Arial" w:hAnsi="Arial" w:cs="Arial"/>
                <w:sz w:val="18"/>
                <w:szCs w:val="18"/>
              </w:rPr>
              <w:t>provisioningPhase</w:t>
            </w:r>
            <w:proofErr w:type="spellEnd"/>
            <w:r w:rsidRPr="00F34FA5">
              <w:rPr>
                <w:rFonts w:ascii="Arial" w:hAnsi="Arial" w:cs="Arial"/>
                <w:sz w:val="18"/>
                <w:szCs w:val="18"/>
              </w:rPr>
              <w:t xml:space="preserve"> at the last </w:t>
            </w:r>
            <w:proofErr w:type="spellStart"/>
            <w:r w:rsidRPr="00F34FA5">
              <w:rPr>
                <w:rFonts w:ascii="Arial" w:hAnsi="Arial" w:cs="Arial"/>
                <w:sz w:val="18"/>
                <w:szCs w:val="18"/>
              </w:rPr>
              <w:t>updateTime</w:t>
            </w:r>
            <w:proofErr w:type="spellEnd"/>
            <w:r w:rsidRPr="00F34FA5">
              <w:rPr>
                <w:rFonts w:ascii="Arial" w:hAnsi="Arial" w:cs="Arial"/>
                <w:sz w:val="18"/>
                <w:szCs w:val="18"/>
              </w:rPr>
              <w:t>.</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A0A93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2BB8F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08060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8060DF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B52B4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EEDA8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True</w:t>
            </w:r>
          </w:p>
          <w:p w14:paraId="6E550DCE" w14:textId="7B8A2652" w:rsidR="00ED3BB7" w:rsidDel="007D60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198" w:author="Author"/>
              </w:rPr>
            </w:pPr>
            <w:del w:id="1199" w:author="Author">
              <w:r w:rsidDel="007D60BF">
                <w:delText>nullable:</w:delText>
              </w:r>
              <w:r w:rsidDel="007D60BF">
                <w:tab/>
                <w:delText>False</w:delText>
              </w:r>
            </w:del>
          </w:p>
          <w:p w14:paraId="4FFF872E" w14:textId="77777777" w:rsidR="00ED3BB7" w:rsidRDefault="00ED3BB7" w:rsidP="007D60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D3B94D3" w14:textId="77777777" w:rsidTr="00775EDC">
        <w:tc>
          <w:tcPr>
            <w:tcW w:w="1889" w:type="dxa"/>
            <w:tcBorders>
              <w:top w:val="single" w:sz="4" w:space="0" w:color="auto"/>
              <w:left w:val="single" w:sz="4" w:space="0" w:color="auto"/>
              <w:bottom w:val="single" w:sz="4" w:space="0" w:color="auto"/>
              <w:right w:val="single" w:sz="4" w:space="0" w:color="auto"/>
            </w:tcBorders>
          </w:tcPr>
          <w:p w14:paraId="0E5AFD12" w14:textId="77777777" w:rsidR="00ED3BB7" w:rsidRDefault="00ED3BB7" w:rsidP="00775EDC">
            <w:pPr>
              <w:widowControl w:val="0"/>
              <w:spacing w:after="0" w:line="252" w:lineRule="auto"/>
              <w:rPr>
                <w:rFonts w:ascii="Arial" w:hAnsi="Arial"/>
                <w:sz w:val="18"/>
              </w:rPr>
            </w:pPr>
            <w:proofErr w:type="spellStart"/>
            <w:r>
              <w:rPr>
                <w:rFonts w:ascii="Arial" w:hAnsi="Arial"/>
                <w:sz w:val="18"/>
              </w:rPr>
              <w:t>provisioningPhase</w:t>
            </w:r>
            <w:proofErr w:type="spellEnd"/>
          </w:p>
        </w:tc>
        <w:tc>
          <w:tcPr>
            <w:tcW w:w="2791" w:type="dxa"/>
            <w:tcBorders>
              <w:top w:val="single" w:sz="4" w:space="0" w:color="auto"/>
              <w:left w:val="single" w:sz="4" w:space="0" w:color="auto"/>
              <w:bottom w:val="single" w:sz="4" w:space="0" w:color="auto"/>
              <w:right w:val="single" w:sz="4" w:space="0" w:color="auto"/>
            </w:tcBorders>
          </w:tcPr>
          <w:p w14:paraId="53AB59F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FA6CB3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This is an enumerated set of values which </w:t>
            </w:r>
            <w:r w:rsidRPr="00F34FA5">
              <w:rPr>
                <w:rFonts w:ascii="Arial" w:hAnsi="Arial" w:cs="Arial"/>
                <w:sz w:val="18"/>
                <w:szCs w:val="18"/>
              </w:rPr>
              <w:lastRenderedPageBreak/>
              <w:t>reflects the current phase of the provisioning request.</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CCFEF0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lastRenderedPageBreak/>
              <w:tab/>
            </w:r>
          </w:p>
          <w:p w14:paraId="0012A4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63820C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24E7DD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83D5DE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548D38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x-stateChangeNotification:</w:t>
            </w:r>
            <w:r>
              <w:tab/>
              <w:t>True</w:t>
            </w:r>
          </w:p>
          <w:p w14:paraId="25E846CD" w14:textId="23867C12" w:rsidR="00ED3BB7" w:rsidDel="007D60BF"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200" w:author="Author"/>
              </w:rPr>
            </w:pPr>
            <w:del w:id="1201" w:author="Author">
              <w:r w:rsidDel="007D60BF">
                <w:delText>n</w:delText>
              </w:r>
              <w:r w:rsidRPr="00F137AA" w:rsidDel="007D60BF">
                <w:delText>ullable</w:delText>
              </w:r>
              <w:r w:rsidDel="007D60BF">
                <w:delText>:</w:delText>
              </w:r>
              <w:r w:rsidRPr="00F137AA" w:rsidDel="007D60BF">
                <w:tab/>
              </w:r>
              <w:r w:rsidDel="007D60BF">
                <w:delText>False</w:delText>
              </w:r>
            </w:del>
          </w:p>
          <w:p w14:paraId="5AF0EF0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enum:</w:t>
            </w:r>
          </w:p>
          <w:p w14:paraId="680DCC9B" w14:textId="77777777" w:rsidR="00ED3BB7" w:rsidRDefault="00ED3BB7" w:rsidP="00775EDC">
            <w:pPr>
              <w:pStyle w:val="PL"/>
            </w:pPr>
            <w:r>
              <w:t xml:space="preserve">   - PENDING</w:t>
            </w:r>
          </w:p>
          <w:p w14:paraId="746F4EF1" w14:textId="77777777" w:rsidR="00ED3BB7" w:rsidRDefault="00ED3BB7" w:rsidP="00775EDC">
            <w:pPr>
              <w:pStyle w:val="PL"/>
            </w:pPr>
            <w:r>
              <w:t xml:space="preserve">   - PROGRESSING</w:t>
            </w:r>
          </w:p>
          <w:p w14:paraId="6D345E52" w14:textId="77777777" w:rsidR="00ED3BB7" w:rsidRDefault="00ED3BB7" w:rsidP="00775EDC">
            <w:pPr>
              <w:pStyle w:val="PL"/>
            </w:pPr>
            <w:r>
              <w:t xml:space="preserve">   - FULFILLED</w:t>
            </w:r>
          </w:p>
          <w:p w14:paraId="0D1369DA" w14:textId="77777777" w:rsidR="00ED3BB7" w:rsidRDefault="00ED3BB7" w:rsidP="00775EDC">
            <w:pPr>
              <w:pStyle w:val="PL"/>
            </w:pPr>
            <w:r>
              <w:t xml:space="preserve">   - FAILED</w:t>
            </w:r>
          </w:p>
          <w:p w14:paraId="3CD07FA0" w14:textId="77777777" w:rsidR="00ED3BB7" w:rsidRDefault="00ED3BB7" w:rsidP="00775EDC">
            <w:pPr>
              <w:pStyle w:val="PL"/>
            </w:pPr>
            <w:r>
              <w:t xml:space="preserve">   - DELETING</w:t>
            </w:r>
          </w:p>
          <w:p w14:paraId="25BCF6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742D92" w14:paraId="78DEF5D8" w14:textId="77777777" w:rsidTr="00775EDC">
        <w:trPr>
          <w:ins w:id="1202" w:author="Author"/>
        </w:trPr>
        <w:tc>
          <w:tcPr>
            <w:tcW w:w="1889" w:type="dxa"/>
            <w:tcBorders>
              <w:top w:val="single" w:sz="4" w:space="0" w:color="auto"/>
              <w:left w:val="single" w:sz="4" w:space="0" w:color="auto"/>
              <w:bottom w:val="single" w:sz="4" w:space="0" w:color="auto"/>
              <w:right w:val="single" w:sz="4" w:space="0" w:color="auto"/>
            </w:tcBorders>
          </w:tcPr>
          <w:p w14:paraId="17E48803" w14:textId="01C475C6" w:rsidR="00742D92" w:rsidRDefault="00742D92" w:rsidP="00742D92">
            <w:pPr>
              <w:widowControl w:val="0"/>
              <w:spacing w:after="0" w:line="252" w:lineRule="auto"/>
              <w:rPr>
                <w:ins w:id="1203" w:author="Author"/>
                <w:rFonts w:ascii="Arial" w:hAnsi="Arial"/>
                <w:sz w:val="18"/>
              </w:rPr>
            </w:pPr>
            <w:proofErr w:type="spellStart"/>
            <w:ins w:id="1204" w:author="Author">
              <w:r w:rsidRPr="00742D92">
                <w:rPr>
                  <w:rFonts w:ascii="Arial" w:hAnsi="Arial"/>
                  <w:sz w:val="18"/>
                  <w:rPrChange w:id="1205" w:author="Author">
                    <w:rPr>
                      <w:rFonts w:ascii="Arial" w:hAnsi="Arial" w:cs="Arial"/>
                      <w:color w:val="FF0000"/>
                      <w:sz w:val="18"/>
                      <w:szCs w:val="18"/>
                      <w:lang w:val="en-GB"/>
                    </w:rPr>
                  </w:rPrChange>
                </w:rPr>
                <w:lastRenderedPageBreak/>
                <w:t>nodeClusterProvisioningStatus</w:t>
              </w:r>
              <w:proofErr w:type="spellEnd"/>
            </w:ins>
          </w:p>
        </w:tc>
        <w:tc>
          <w:tcPr>
            <w:tcW w:w="2791" w:type="dxa"/>
            <w:tcBorders>
              <w:top w:val="single" w:sz="4" w:space="0" w:color="auto"/>
              <w:left w:val="single" w:sz="4" w:space="0" w:color="auto"/>
              <w:bottom w:val="single" w:sz="4" w:space="0" w:color="auto"/>
              <w:right w:val="single" w:sz="4" w:space="0" w:color="auto"/>
            </w:tcBorders>
          </w:tcPr>
          <w:p w14:paraId="68E6E31A" w14:textId="77777777" w:rsidR="00742D92" w:rsidRPr="00742D92" w:rsidRDefault="00742D92" w:rsidP="00742D92">
            <w:pPr>
              <w:spacing w:after="0"/>
              <w:rPr>
                <w:ins w:id="1206" w:author="Author"/>
                <w:rFonts w:ascii="Arial" w:hAnsi="Arial" w:cs="Arial"/>
                <w:sz w:val="18"/>
                <w:szCs w:val="18"/>
                <w:rPrChange w:id="1207" w:author="Author">
                  <w:rPr>
                    <w:ins w:id="1208" w:author="Author"/>
                    <w:rFonts w:ascii="Arial" w:hAnsi="Arial" w:cs="Arial"/>
                    <w:color w:val="FF0000"/>
                    <w:sz w:val="18"/>
                    <w:szCs w:val="18"/>
                    <w:lang w:val="en-GB"/>
                  </w:rPr>
                </w:rPrChange>
              </w:rPr>
            </w:pPr>
            <w:ins w:id="1209" w:author="Author">
              <w:r w:rsidRPr="00742D92">
                <w:rPr>
                  <w:rFonts w:ascii="Arial" w:hAnsi="Arial" w:cs="Arial"/>
                  <w:b/>
                  <w:bCs/>
                  <w:sz w:val="18"/>
                  <w:szCs w:val="18"/>
                  <w:rPrChange w:id="1210" w:author="Author">
                    <w:rPr>
                      <w:rFonts w:ascii="Arial" w:hAnsi="Arial" w:cs="Arial"/>
                      <w:b/>
                      <w:bCs/>
                      <w:color w:val="FF0000"/>
                      <w:sz w:val="18"/>
                      <w:szCs w:val="18"/>
                      <w:lang w:val="en-GB"/>
                    </w:rPr>
                  </w:rPrChange>
                </w:rPr>
                <w:t>Data Type</w:t>
              </w:r>
              <w:r w:rsidRPr="00742D92">
                <w:rPr>
                  <w:rFonts w:ascii="Arial" w:hAnsi="Arial" w:cs="Arial"/>
                  <w:sz w:val="18"/>
                  <w:szCs w:val="18"/>
                  <w:rPrChange w:id="1211" w:author="Author">
                    <w:rPr>
                      <w:rFonts w:ascii="Arial" w:hAnsi="Arial" w:cs="Arial"/>
                      <w:b/>
                      <w:bCs/>
                      <w:color w:val="FF0000"/>
                      <w:sz w:val="18"/>
                      <w:szCs w:val="18"/>
                      <w:lang w:val="en-GB"/>
                    </w:rPr>
                  </w:rPrChange>
                </w:rPr>
                <w:t xml:space="preserve">: </w:t>
              </w:r>
              <w:proofErr w:type="spellStart"/>
              <w:r w:rsidRPr="00742D92">
                <w:rPr>
                  <w:rFonts w:ascii="Arial" w:hAnsi="Arial" w:cs="Arial"/>
                  <w:sz w:val="18"/>
                  <w:szCs w:val="18"/>
                  <w:rPrChange w:id="1212" w:author="Author">
                    <w:rPr/>
                  </w:rPrChange>
                </w:rPr>
                <w:t>R</w:t>
              </w:r>
              <w:r w:rsidRPr="00742D92">
                <w:rPr>
                  <w:rFonts w:ascii="Arial" w:hAnsi="Arial" w:cs="Arial"/>
                  <w:sz w:val="18"/>
                  <w:szCs w:val="18"/>
                  <w:rPrChange w:id="1213" w:author="Author">
                    <w:rPr>
                      <w:rFonts w:ascii="Arial" w:hAnsi="Arial" w:cs="Arial"/>
                      <w:color w:val="FF0000"/>
                      <w:sz w:val="18"/>
                      <w:szCs w:val="18"/>
                      <w:lang w:val="en-GB"/>
                    </w:rPr>
                  </w:rPrChange>
                </w:rPr>
                <w:t>esourceProvisionigStatus</w:t>
              </w:r>
              <w:proofErr w:type="spellEnd"/>
            </w:ins>
          </w:p>
          <w:p w14:paraId="7CA342CC" w14:textId="77777777" w:rsidR="00742D92" w:rsidRPr="00742D92" w:rsidRDefault="00742D92" w:rsidP="00742D92">
            <w:pPr>
              <w:spacing w:after="0"/>
              <w:rPr>
                <w:ins w:id="1214" w:author="Author"/>
                <w:rFonts w:ascii="Arial" w:hAnsi="Arial" w:cs="Arial"/>
                <w:sz w:val="18"/>
                <w:szCs w:val="18"/>
                <w:rPrChange w:id="1215" w:author="Author">
                  <w:rPr>
                    <w:ins w:id="1216" w:author="Author"/>
                    <w:rFonts w:ascii="Arial" w:hAnsi="Arial" w:cs="Arial"/>
                    <w:color w:val="FF0000"/>
                    <w:sz w:val="18"/>
                    <w:szCs w:val="18"/>
                    <w:lang w:val="en-GB"/>
                  </w:rPr>
                </w:rPrChange>
              </w:rPr>
            </w:pPr>
          </w:p>
          <w:p w14:paraId="3542AB44" w14:textId="1E468199" w:rsidR="00742D92" w:rsidRPr="00742D92" w:rsidRDefault="00742D92" w:rsidP="00742D92">
            <w:pPr>
              <w:widowControl w:val="0"/>
              <w:rPr>
                <w:ins w:id="1217" w:author="Author"/>
                <w:rFonts w:ascii="Arial" w:hAnsi="Arial" w:cs="Arial"/>
                <w:sz w:val="18"/>
                <w:szCs w:val="18"/>
                <w:rPrChange w:id="1218" w:author="Author">
                  <w:rPr>
                    <w:ins w:id="1219" w:author="Author"/>
                    <w:rFonts w:ascii="Arial" w:hAnsi="Arial" w:cs="Arial"/>
                    <w:b/>
                    <w:bCs/>
                    <w:sz w:val="18"/>
                    <w:szCs w:val="18"/>
                  </w:rPr>
                </w:rPrChange>
              </w:rPr>
            </w:pPr>
            <w:ins w:id="1220" w:author="Author">
              <w:r w:rsidRPr="00742D92">
                <w:rPr>
                  <w:rFonts w:ascii="Arial" w:hAnsi="Arial" w:cs="Arial"/>
                  <w:b/>
                  <w:bCs/>
                  <w:sz w:val="18"/>
                  <w:szCs w:val="18"/>
                  <w:rPrChange w:id="1221" w:author="Author">
                    <w:rPr>
                      <w:rFonts w:ascii="Arial" w:hAnsi="Arial" w:cs="Arial"/>
                      <w:b/>
                      <w:bCs/>
                      <w:color w:val="FF0000"/>
                      <w:sz w:val="18"/>
                      <w:szCs w:val="18"/>
                      <w:lang w:val="en-GB"/>
                    </w:rPr>
                  </w:rPrChange>
                </w:rPr>
                <w:t>Description</w:t>
              </w:r>
              <w:r w:rsidRPr="00742D92">
                <w:rPr>
                  <w:rFonts w:ascii="Arial" w:hAnsi="Arial" w:cs="Arial"/>
                  <w:sz w:val="18"/>
                  <w:szCs w:val="18"/>
                  <w:rPrChange w:id="1222" w:author="Author">
                    <w:rPr>
                      <w:rFonts w:ascii="Arial" w:hAnsi="Arial" w:cs="Arial"/>
                      <w:color w:val="FF0000"/>
                      <w:sz w:val="18"/>
                      <w:szCs w:val="18"/>
                      <w:lang w:val="en-GB"/>
                    </w:rPr>
                  </w:rPrChange>
                </w:rPr>
                <w:t xml:space="preserve">: The current provisioning status of the </w:t>
              </w:r>
              <w:proofErr w:type="spellStart"/>
              <w:r w:rsidRPr="00742D92">
                <w:rPr>
                  <w:rFonts w:ascii="Arial" w:hAnsi="Arial" w:cs="Arial"/>
                  <w:sz w:val="18"/>
                  <w:szCs w:val="18"/>
                  <w:rPrChange w:id="1223" w:author="Author">
                    <w:rPr>
                      <w:rFonts w:ascii="Arial" w:hAnsi="Arial" w:cs="Arial"/>
                      <w:color w:val="FF0000"/>
                      <w:sz w:val="18"/>
                      <w:szCs w:val="18"/>
                      <w:lang w:val="en-GB"/>
                    </w:rPr>
                  </w:rPrChange>
                </w:rPr>
                <w:t>NodeCluster</w:t>
              </w:r>
              <w:proofErr w:type="spellEnd"/>
              <w:r w:rsidRPr="00742D92">
                <w:rPr>
                  <w:rFonts w:ascii="Arial" w:hAnsi="Arial" w:cs="Arial"/>
                  <w:sz w:val="18"/>
                  <w:szCs w:val="18"/>
                  <w:rPrChange w:id="1224" w:author="Author">
                    <w:rPr>
                      <w:rFonts w:ascii="Arial" w:hAnsi="Arial" w:cs="Arial"/>
                      <w:color w:val="FF0000"/>
                      <w:sz w:val="18"/>
                      <w:szCs w:val="18"/>
                      <w:lang w:val="en-GB"/>
                    </w:rPr>
                  </w:rPrChange>
                </w:rPr>
                <w:t>.</w:t>
              </w:r>
            </w:ins>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1E69D3B"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25" w:author="Author"/>
              </w:rPr>
            </w:pPr>
          </w:p>
          <w:p w14:paraId="572AA152"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26" w:author="Author"/>
              </w:rPr>
            </w:pPr>
            <w:ins w:id="1227" w:author="Author">
              <w:r>
                <w:t>x-support-qualifier:</w:t>
              </w:r>
              <w:r>
                <w:tab/>
                <w:t>M</w:t>
              </w:r>
            </w:ins>
          </w:p>
          <w:p w14:paraId="197BAC2B"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28" w:author="Author"/>
                <w:lang w:val="en-US"/>
              </w:rPr>
            </w:pPr>
            <w:ins w:id="1229" w:author="Author">
              <w:r w:rsidRPr="00EB52B1">
                <w:rPr>
                  <w:lang w:val="en-US"/>
                </w:rPr>
                <w:t>x-isAlwaysPresent:</w:t>
              </w:r>
              <w:r w:rsidRPr="00EB52B1">
                <w:rPr>
                  <w:lang w:val="en-US"/>
                </w:rPr>
                <w:tab/>
                <w:t>False</w:t>
              </w:r>
            </w:ins>
          </w:p>
          <w:p w14:paraId="3888BE3F"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30" w:author="Author"/>
              </w:rPr>
            </w:pPr>
            <w:ins w:id="1231" w:author="Author">
              <w:r>
                <w:t>readOnly:</w:t>
              </w:r>
              <w:r>
                <w:tab/>
                <w:t>True</w:t>
              </w:r>
            </w:ins>
          </w:p>
          <w:p w14:paraId="70F73B72"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32" w:author="Author"/>
              </w:rPr>
            </w:pPr>
            <w:ins w:id="1233" w:author="Author">
              <w:r>
                <w:t>x-isInvariant:</w:t>
              </w:r>
              <w:r>
                <w:tab/>
                <w:t>False</w:t>
              </w:r>
            </w:ins>
          </w:p>
          <w:p w14:paraId="57B065F8"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34" w:author="Author"/>
              </w:rPr>
            </w:pPr>
            <w:ins w:id="1235" w:author="Author">
              <w:r>
                <w:t>x-inventoryNotification:</w:t>
              </w:r>
              <w:r>
                <w:tab/>
                <w:t>False</w:t>
              </w:r>
            </w:ins>
          </w:p>
          <w:p w14:paraId="2544C81E"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36" w:author="Author"/>
              </w:rPr>
            </w:pPr>
            <w:ins w:id="1237" w:author="Author">
              <w:r>
                <w:t>x-stateChangeNotification:</w:t>
              </w:r>
              <w:r>
                <w:tab/>
                <w:t>True</w:t>
              </w:r>
            </w:ins>
          </w:p>
          <w:p w14:paraId="59B110D1"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rPr>
                <w:ins w:id="1238" w:author="Author"/>
              </w:rPr>
            </w:pPr>
          </w:p>
        </w:tc>
      </w:tr>
      <w:tr w:rsidR="00742D92" w14:paraId="6A95B253" w14:textId="77777777" w:rsidTr="00775EDC">
        <w:trPr>
          <w:ins w:id="1239" w:author="Author"/>
        </w:trPr>
        <w:tc>
          <w:tcPr>
            <w:tcW w:w="1889" w:type="dxa"/>
            <w:tcBorders>
              <w:top w:val="single" w:sz="4" w:space="0" w:color="auto"/>
              <w:left w:val="single" w:sz="4" w:space="0" w:color="auto"/>
              <w:bottom w:val="single" w:sz="4" w:space="0" w:color="auto"/>
              <w:right w:val="single" w:sz="4" w:space="0" w:color="auto"/>
            </w:tcBorders>
          </w:tcPr>
          <w:p w14:paraId="506F8D48" w14:textId="0BE702FB" w:rsidR="00742D92" w:rsidRPr="00742D92" w:rsidRDefault="00742D92" w:rsidP="00742D92">
            <w:pPr>
              <w:widowControl w:val="0"/>
              <w:spacing w:after="0" w:line="252" w:lineRule="auto"/>
              <w:rPr>
                <w:ins w:id="1240" w:author="Author"/>
                <w:rFonts w:ascii="Arial" w:hAnsi="Arial"/>
                <w:sz w:val="18"/>
                <w:rPrChange w:id="1241" w:author="Author">
                  <w:rPr>
                    <w:ins w:id="1242" w:author="Author"/>
                    <w:rFonts w:ascii="Arial" w:hAnsi="Arial" w:cs="Arial"/>
                    <w:color w:val="FF0000"/>
                    <w:sz w:val="18"/>
                    <w:szCs w:val="18"/>
                    <w:lang w:val="en-GB"/>
                  </w:rPr>
                </w:rPrChange>
              </w:rPr>
            </w:pPr>
            <w:proofErr w:type="spellStart"/>
            <w:ins w:id="1243" w:author="Author">
              <w:r w:rsidRPr="00742D92">
                <w:rPr>
                  <w:rFonts w:ascii="Arial" w:hAnsi="Arial"/>
                  <w:sz w:val="18"/>
                  <w:rPrChange w:id="1244" w:author="Author">
                    <w:rPr>
                      <w:rFonts w:ascii="Arial" w:hAnsi="Arial" w:cs="Arial"/>
                      <w:color w:val="FF0000"/>
                      <w:sz w:val="18"/>
                      <w:szCs w:val="18"/>
                      <w:lang w:val="en-GB"/>
                    </w:rPr>
                  </w:rPrChange>
                </w:rPr>
                <w:t>infrastructureResourceProvisioningStatus</w:t>
              </w:r>
              <w:proofErr w:type="spellEnd"/>
            </w:ins>
          </w:p>
        </w:tc>
        <w:tc>
          <w:tcPr>
            <w:tcW w:w="2791" w:type="dxa"/>
            <w:tcBorders>
              <w:top w:val="single" w:sz="4" w:space="0" w:color="auto"/>
              <w:left w:val="single" w:sz="4" w:space="0" w:color="auto"/>
              <w:bottom w:val="single" w:sz="4" w:space="0" w:color="auto"/>
              <w:right w:val="single" w:sz="4" w:space="0" w:color="auto"/>
            </w:tcBorders>
          </w:tcPr>
          <w:p w14:paraId="386A0F15" w14:textId="77777777" w:rsidR="00742D92" w:rsidRPr="00742D92" w:rsidRDefault="00742D92" w:rsidP="00742D92">
            <w:pPr>
              <w:spacing w:after="0"/>
              <w:rPr>
                <w:ins w:id="1245" w:author="Author"/>
                <w:rFonts w:ascii="Arial" w:hAnsi="Arial" w:cs="Arial"/>
                <w:sz w:val="18"/>
                <w:szCs w:val="18"/>
                <w:rPrChange w:id="1246" w:author="Author">
                  <w:rPr>
                    <w:ins w:id="1247" w:author="Author"/>
                    <w:rFonts w:ascii="Arial" w:hAnsi="Arial" w:cs="Arial"/>
                    <w:color w:val="FF0000"/>
                    <w:sz w:val="18"/>
                    <w:szCs w:val="18"/>
                    <w:lang w:val="en-GB"/>
                  </w:rPr>
                </w:rPrChange>
              </w:rPr>
            </w:pPr>
            <w:ins w:id="1248" w:author="Author">
              <w:r w:rsidRPr="00742D92">
                <w:rPr>
                  <w:rFonts w:ascii="Arial" w:hAnsi="Arial" w:cs="Arial"/>
                  <w:b/>
                  <w:bCs/>
                  <w:sz w:val="18"/>
                  <w:szCs w:val="18"/>
                  <w:rPrChange w:id="1249" w:author="Author">
                    <w:rPr>
                      <w:rFonts w:ascii="Arial" w:hAnsi="Arial" w:cs="Arial"/>
                      <w:b/>
                      <w:bCs/>
                      <w:color w:val="FF0000"/>
                      <w:sz w:val="18"/>
                      <w:szCs w:val="18"/>
                      <w:lang w:val="en-GB"/>
                    </w:rPr>
                  </w:rPrChange>
                </w:rPr>
                <w:t>Data Type</w:t>
              </w:r>
              <w:r w:rsidRPr="00742D92">
                <w:rPr>
                  <w:rFonts w:ascii="Arial" w:hAnsi="Arial" w:cs="Arial"/>
                  <w:sz w:val="18"/>
                  <w:szCs w:val="18"/>
                  <w:rPrChange w:id="1250" w:author="Author">
                    <w:rPr>
                      <w:rFonts w:ascii="Arial" w:hAnsi="Arial" w:cs="Arial"/>
                      <w:b/>
                      <w:bCs/>
                      <w:color w:val="FF0000"/>
                      <w:sz w:val="18"/>
                      <w:szCs w:val="18"/>
                      <w:lang w:val="en-GB"/>
                    </w:rPr>
                  </w:rPrChange>
                </w:rPr>
                <w:t xml:space="preserve">: </w:t>
              </w:r>
              <w:r w:rsidRPr="00742D92">
                <w:rPr>
                  <w:rFonts w:ascii="Arial" w:hAnsi="Arial" w:cs="Arial"/>
                  <w:sz w:val="18"/>
                  <w:szCs w:val="18"/>
                  <w:rPrChange w:id="1251" w:author="Author">
                    <w:rPr>
                      <w:rFonts w:ascii="Arial" w:hAnsi="Arial" w:cs="Arial"/>
                      <w:color w:val="FF0000"/>
                      <w:sz w:val="18"/>
                      <w:szCs w:val="18"/>
                      <w:lang w:val="en-GB"/>
                    </w:rPr>
                  </w:rPrChange>
                </w:rPr>
                <w:t>array</w:t>
              </w:r>
            </w:ins>
          </w:p>
          <w:p w14:paraId="57D15F6F" w14:textId="77777777" w:rsidR="00742D92" w:rsidRPr="00742D92" w:rsidRDefault="00742D92" w:rsidP="00742D92">
            <w:pPr>
              <w:spacing w:after="0"/>
              <w:rPr>
                <w:ins w:id="1252" w:author="Author"/>
                <w:rFonts w:ascii="Arial" w:hAnsi="Arial" w:cs="Arial"/>
                <w:sz w:val="18"/>
                <w:szCs w:val="18"/>
                <w:rPrChange w:id="1253" w:author="Author">
                  <w:rPr>
                    <w:ins w:id="1254" w:author="Author"/>
                    <w:rFonts w:ascii="Arial" w:hAnsi="Arial" w:cs="Arial"/>
                    <w:color w:val="FF0000"/>
                    <w:sz w:val="18"/>
                    <w:szCs w:val="18"/>
                    <w:lang w:val="en-GB"/>
                  </w:rPr>
                </w:rPrChange>
              </w:rPr>
            </w:pPr>
          </w:p>
          <w:p w14:paraId="628BE250" w14:textId="1647181E" w:rsidR="00742D92" w:rsidRPr="00742D92" w:rsidRDefault="00742D92" w:rsidP="00742D92">
            <w:pPr>
              <w:spacing w:after="0"/>
              <w:rPr>
                <w:ins w:id="1255" w:author="Author"/>
                <w:rFonts w:ascii="Arial" w:hAnsi="Arial" w:cs="Arial"/>
                <w:sz w:val="18"/>
                <w:szCs w:val="18"/>
                <w:rPrChange w:id="1256" w:author="Author">
                  <w:rPr>
                    <w:ins w:id="1257" w:author="Author"/>
                    <w:rFonts w:ascii="Arial" w:hAnsi="Arial" w:cs="Arial"/>
                    <w:b/>
                    <w:bCs/>
                    <w:color w:val="FF0000"/>
                    <w:sz w:val="18"/>
                    <w:szCs w:val="18"/>
                    <w:lang w:val="en-GB"/>
                  </w:rPr>
                </w:rPrChange>
              </w:rPr>
            </w:pPr>
            <w:ins w:id="1258" w:author="Author">
              <w:r w:rsidRPr="00742D92">
                <w:rPr>
                  <w:rFonts w:ascii="Arial" w:hAnsi="Arial" w:cs="Arial"/>
                  <w:b/>
                  <w:bCs/>
                  <w:sz w:val="18"/>
                  <w:szCs w:val="18"/>
                  <w:rPrChange w:id="1259" w:author="Author">
                    <w:rPr>
                      <w:rFonts w:ascii="Arial" w:hAnsi="Arial" w:cs="Arial"/>
                      <w:b/>
                      <w:bCs/>
                      <w:color w:val="FF0000"/>
                      <w:sz w:val="18"/>
                      <w:szCs w:val="18"/>
                      <w:lang w:val="en-GB"/>
                    </w:rPr>
                  </w:rPrChange>
                </w:rPr>
                <w:t>Description</w:t>
              </w:r>
              <w:r w:rsidRPr="00742D92">
                <w:rPr>
                  <w:rFonts w:ascii="Arial" w:hAnsi="Arial" w:cs="Arial"/>
                  <w:sz w:val="18"/>
                  <w:szCs w:val="18"/>
                  <w:rPrChange w:id="1260" w:author="Author">
                    <w:rPr>
                      <w:rFonts w:ascii="Arial" w:hAnsi="Arial" w:cs="Arial"/>
                      <w:color w:val="FF0000"/>
                      <w:sz w:val="18"/>
                      <w:szCs w:val="18"/>
                      <w:lang w:val="en-GB"/>
                    </w:rPr>
                  </w:rPrChange>
                </w:rPr>
                <w:t xml:space="preserve">: The current provisioning status of individual </w:t>
              </w:r>
              <w:proofErr w:type="spellStart"/>
              <w:r w:rsidRPr="00742D92">
                <w:rPr>
                  <w:rFonts w:ascii="Arial" w:hAnsi="Arial" w:cs="Arial"/>
                  <w:sz w:val="18"/>
                  <w:szCs w:val="18"/>
                  <w:rPrChange w:id="1261" w:author="Author">
                    <w:rPr>
                      <w:rFonts w:ascii="Arial" w:hAnsi="Arial" w:cs="Arial"/>
                      <w:color w:val="FF0000"/>
                      <w:sz w:val="18"/>
                      <w:szCs w:val="18"/>
                      <w:lang w:val="en-GB"/>
                    </w:rPr>
                  </w:rPrChange>
                </w:rPr>
                <w:t>InfrastructureResource</w:t>
              </w:r>
              <w:proofErr w:type="spellEnd"/>
              <w:r w:rsidRPr="00742D92">
                <w:rPr>
                  <w:rFonts w:ascii="Arial" w:hAnsi="Arial" w:cs="Arial"/>
                  <w:sz w:val="18"/>
                  <w:szCs w:val="18"/>
                  <w:rPrChange w:id="1262" w:author="Author">
                    <w:rPr>
                      <w:rFonts w:ascii="Arial" w:hAnsi="Arial" w:cs="Arial"/>
                      <w:color w:val="FF0000"/>
                      <w:sz w:val="18"/>
                      <w:szCs w:val="18"/>
                      <w:lang w:val="en-GB"/>
                    </w:rPr>
                  </w:rPrChange>
                </w:rPr>
                <w:t>(s).</w:t>
              </w:r>
            </w:ins>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074F4DD"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63" w:author="Author"/>
              </w:rPr>
            </w:pPr>
            <w:ins w:id="1264" w:author="Author">
              <w:r>
                <w:t>x-support-qualifier:</w:t>
              </w:r>
              <w:r>
                <w:tab/>
                <w:t>M</w:t>
              </w:r>
            </w:ins>
          </w:p>
          <w:p w14:paraId="61E2A471"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65" w:author="Author"/>
                <w:lang w:val="en-US"/>
              </w:rPr>
            </w:pPr>
            <w:ins w:id="1266" w:author="Author">
              <w:r w:rsidRPr="00C73371">
                <w:rPr>
                  <w:lang w:val="en-US"/>
                </w:rPr>
                <w:t>x-isAlwaysPresent:</w:t>
              </w:r>
              <w:r w:rsidRPr="00C73371">
                <w:rPr>
                  <w:lang w:val="en-US"/>
                </w:rPr>
                <w:tab/>
                <w:t>False</w:t>
              </w:r>
            </w:ins>
          </w:p>
          <w:p w14:paraId="4ECB5AF1"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67" w:author="Author"/>
              </w:rPr>
            </w:pPr>
            <w:ins w:id="1268" w:author="Author">
              <w:r>
                <w:t>readOnly:</w:t>
              </w:r>
              <w:r>
                <w:tab/>
                <w:t>True</w:t>
              </w:r>
            </w:ins>
          </w:p>
          <w:p w14:paraId="6A6CABDC"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69" w:author="Author"/>
              </w:rPr>
            </w:pPr>
            <w:ins w:id="1270" w:author="Author">
              <w:r>
                <w:t>x-isInvariant:</w:t>
              </w:r>
              <w:r>
                <w:tab/>
                <w:t>False</w:t>
              </w:r>
            </w:ins>
          </w:p>
          <w:p w14:paraId="660A0EBB"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71" w:author="Author"/>
              </w:rPr>
            </w:pPr>
            <w:ins w:id="1272" w:author="Author">
              <w:r>
                <w:t>x-inventoryNotification:</w:t>
              </w:r>
              <w:r>
                <w:tab/>
                <w:t>False</w:t>
              </w:r>
            </w:ins>
          </w:p>
          <w:p w14:paraId="2AE406C8" w14:textId="77777777" w:rsidR="00742D92"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73" w:author="Author"/>
              </w:rPr>
            </w:pPr>
            <w:ins w:id="1274" w:author="Author">
              <w:r>
                <w:t>x-stateChangeNotification:</w:t>
              </w:r>
              <w:r>
                <w:tab/>
                <w:t>True</w:t>
              </w:r>
            </w:ins>
          </w:p>
          <w:p w14:paraId="08E50140" w14:textId="77777777" w:rsidR="00742D92" w:rsidRPr="00010EA9"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75" w:author="Author"/>
              </w:rPr>
            </w:pPr>
            <w:ins w:id="1276" w:author="Author">
              <w:r w:rsidRPr="00010EA9">
                <w:t>x-isOrdered:</w:t>
              </w:r>
              <w:r w:rsidRPr="00010EA9">
                <w:tab/>
                <w:t>False</w:t>
              </w:r>
            </w:ins>
          </w:p>
          <w:p w14:paraId="546D9884" w14:textId="77777777" w:rsidR="00742D92" w:rsidRPr="00010EA9"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77" w:author="Author"/>
              </w:rPr>
            </w:pPr>
            <w:ins w:id="1278" w:author="Author">
              <w:r w:rsidRPr="00010EA9">
                <w:t>minItems:</w:t>
              </w:r>
              <w:r w:rsidRPr="00010EA9">
                <w:tab/>
                <w:t>0</w:t>
              </w:r>
            </w:ins>
          </w:p>
          <w:p w14:paraId="0B80D680" w14:textId="77777777" w:rsidR="00742D92" w:rsidRPr="00010EA9" w:rsidRDefault="00742D9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79" w:author="Author"/>
              </w:rPr>
            </w:pPr>
            <w:ins w:id="1280" w:author="Author">
              <w:r w:rsidRPr="00010EA9">
                <w:t>uniqueItems:</w:t>
              </w:r>
              <w:r w:rsidRPr="00010EA9">
                <w:tab/>
                <w:t>True</w:t>
              </w:r>
            </w:ins>
          </w:p>
          <w:p w14:paraId="2B760B21" w14:textId="020ECE22" w:rsidR="00742D92" w:rsidRDefault="00620742" w:rsidP="00742D9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81" w:author="Author"/>
              </w:rPr>
            </w:pPr>
            <w:r>
              <w:t>i</w:t>
            </w:r>
            <w:ins w:id="1282" w:author="Author">
              <w:r w:rsidR="00742D92">
                <w:t>tems</w:t>
              </w:r>
              <w:r w:rsidR="00742D92" w:rsidRPr="00010EA9">
                <w:t xml:space="preserve">: </w:t>
              </w:r>
              <w:r w:rsidR="00742D92">
                <w:t xml:space="preserve">                ResourceProvisionigStatus</w:t>
              </w:r>
            </w:ins>
          </w:p>
        </w:tc>
      </w:tr>
    </w:tbl>
    <w:p w14:paraId="51C94302" w14:textId="77777777" w:rsidR="00ED3BB7" w:rsidRDefault="00ED3BB7" w:rsidP="00ED3BB7">
      <w:pPr>
        <w:widowControl w:val="0"/>
      </w:pPr>
    </w:p>
    <w:p w14:paraId="311C9432" w14:textId="77777777" w:rsidR="00ED3BB7" w:rsidRDefault="00ED3BB7" w:rsidP="00ED3BB7">
      <w:pPr>
        <w:pStyle w:val="Heading6"/>
      </w:pPr>
      <w:r>
        <w:t>4.2.4.4.2.3 Attribute constraints</w:t>
      </w:r>
    </w:p>
    <w:p w14:paraId="306E0E4B" w14:textId="77777777" w:rsidR="00ED3BB7" w:rsidRPr="00B55378" w:rsidRDefault="00ED3BB7" w:rsidP="00ED3BB7">
      <w:r w:rsidRPr="00B55378">
        <w:t>None.</w:t>
      </w:r>
    </w:p>
    <w:p w14:paraId="09271BB5" w14:textId="77777777" w:rsidR="00ED3BB7" w:rsidRDefault="00ED3BB7" w:rsidP="00ED3BB7">
      <w:pPr>
        <w:pStyle w:val="Heading6"/>
      </w:pPr>
      <w:r>
        <w:t>4.2.4.4.2.4 State diagram</w:t>
      </w:r>
    </w:p>
    <w:p w14:paraId="3C5E94AB" w14:textId="77777777" w:rsidR="00ED3BB7" w:rsidRDefault="00ED3BB7" w:rsidP="00ED3BB7">
      <w:pPr>
        <w:pStyle w:val="PlantUML"/>
      </w:pPr>
      <w:r>
        <w:t>@startuml</w:t>
      </w:r>
    </w:p>
    <w:p w14:paraId="137A3A84" w14:textId="77777777" w:rsidR="00ED3BB7" w:rsidRDefault="00ED3BB7" w:rsidP="00ED3BB7">
      <w:pPr>
        <w:pStyle w:val="PlantUML"/>
      </w:pPr>
      <w:r>
        <w:t>skinparam NoteFontColor white</w:t>
      </w:r>
    </w:p>
    <w:p w14:paraId="53239DFD" w14:textId="77777777" w:rsidR="00ED3BB7" w:rsidRDefault="00ED3BB7" w:rsidP="00ED3BB7">
      <w:pPr>
        <w:pStyle w:val="PlantUML"/>
      </w:pPr>
      <w:r>
        <w:t xml:space="preserve">[*] -[#green]-&gt; PENDING : Create </w:t>
      </w:r>
    </w:p>
    <w:p w14:paraId="1870CA0E" w14:textId="77777777" w:rsidR="00ED3BB7" w:rsidRDefault="00ED3BB7" w:rsidP="00ED3BB7">
      <w:pPr>
        <w:pStyle w:val="PlantUML"/>
      </w:pPr>
      <w:r>
        <w:t xml:space="preserve">PENDING -[#blue]-&gt; PROGRESSING : Accepted </w:t>
      </w:r>
    </w:p>
    <w:p w14:paraId="3A043814" w14:textId="77777777" w:rsidR="00ED3BB7" w:rsidRDefault="00ED3BB7" w:rsidP="00ED3BB7">
      <w:pPr>
        <w:pStyle w:val="PlantUML"/>
      </w:pPr>
      <w:r>
        <w:t xml:space="preserve">PENDING -[#blue]--&gt; FAILED : Failed </w:t>
      </w:r>
    </w:p>
    <w:p w14:paraId="4EE82B8F" w14:textId="77777777" w:rsidR="00ED3BB7" w:rsidRDefault="00ED3BB7" w:rsidP="00ED3BB7">
      <w:pPr>
        <w:pStyle w:val="PlantUML"/>
      </w:pPr>
      <w:r>
        <w:t xml:space="preserve">PENDING -[#green]--&gt; DELETING : Delete </w:t>
      </w:r>
    </w:p>
    <w:p w14:paraId="3BDBF40D" w14:textId="77777777" w:rsidR="00ED3BB7" w:rsidRDefault="00ED3BB7" w:rsidP="00ED3BB7">
      <w:pPr>
        <w:pStyle w:val="PlantUML"/>
      </w:pPr>
      <w:r>
        <w:t xml:space="preserve">PROGRESSING -[#blue]-&gt; FULFILLED : Completed </w:t>
      </w:r>
    </w:p>
    <w:p w14:paraId="002E6E2B" w14:textId="77777777" w:rsidR="00ED3BB7" w:rsidRDefault="00ED3BB7" w:rsidP="00ED3BB7">
      <w:pPr>
        <w:pStyle w:val="PlantUML"/>
      </w:pPr>
      <w:r>
        <w:t>PROGRESSING -[#green]-&gt; PENDING : Update</w:t>
      </w:r>
    </w:p>
    <w:p w14:paraId="10451A20" w14:textId="77777777" w:rsidR="00ED3BB7" w:rsidRDefault="00ED3BB7" w:rsidP="00ED3BB7">
      <w:pPr>
        <w:pStyle w:val="PlantUML"/>
      </w:pPr>
      <w:r>
        <w:t xml:space="preserve">PROGRESSING -[#blue]--&gt; FAILED : Failed </w:t>
      </w:r>
    </w:p>
    <w:p w14:paraId="46080170" w14:textId="77777777" w:rsidR="00ED3BB7" w:rsidRDefault="00ED3BB7" w:rsidP="00ED3BB7">
      <w:pPr>
        <w:pStyle w:val="PlantUML"/>
      </w:pPr>
      <w:r>
        <w:t>PROGRESSING -[#green]--&gt; DELETING : Delete</w:t>
      </w:r>
    </w:p>
    <w:p w14:paraId="3C2BF64B" w14:textId="77777777" w:rsidR="00ED3BB7" w:rsidRDefault="00ED3BB7" w:rsidP="00ED3BB7">
      <w:pPr>
        <w:pStyle w:val="PlantUML"/>
      </w:pPr>
      <w:r>
        <w:t xml:space="preserve">FAILED -[#green]--&gt; PENDING : Update </w:t>
      </w:r>
    </w:p>
    <w:p w14:paraId="7D9467AB" w14:textId="77777777" w:rsidR="00ED3BB7" w:rsidRDefault="00ED3BB7" w:rsidP="00ED3BB7">
      <w:pPr>
        <w:pStyle w:val="PlantUML"/>
      </w:pPr>
      <w:r>
        <w:t>FAILED -[#green]--&gt; DELETING : Delete</w:t>
      </w:r>
    </w:p>
    <w:p w14:paraId="415A15D0" w14:textId="77777777" w:rsidR="00ED3BB7" w:rsidRDefault="00ED3BB7" w:rsidP="00ED3BB7">
      <w:pPr>
        <w:pStyle w:val="PlantUML"/>
      </w:pPr>
      <w:r>
        <w:t xml:space="preserve">FULFILLED -[#green]-&gt; PENDING : Update </w:t>
      </w:r>
    </w:p>
    <w:p w14:paraId="3803AECB" w14:textId="77777777" w:rsidR="00ED3BB7" w:rsidRDefault="00ED3BB7" w:rsidP="00ED3BB7">
      <w:pPr>
        <w:pStyle w:val="PlantUML"/>
      </w:pPr>
      <w:r>
        <w:t>FULFILLED -[#green]--&gt; DELETING : Delete</w:t>
      </w:r>
    </w:p>
    <w:p w14:paraId="0055809C" w14:textId="77777777" w:rsidR="00ED3BB7" w:rsidRDefault="00ED3BB7" w:rsidP="00ED3BB7">
      <w:pPr>
        <w:pStyle w:val="PlantUML"/>
      </w:pPr>
      <w:r>
        <w:t>DELETING -[#blue]-&gt;[*] : Deletion\nCompleted</w:t>
      </w:r>
    </w:p>
    <w:p w14:paraId="6B33927F" w14:textId="77777777" w:rsidR="00ED3BB7" w:rsidRDefault="00ED3BB7" w:rsidP="00ED3BB7">
      <w:pPr>
        <w:pStyle w:val="PlantUML"/>
      </w:pPr>
      <w:r>
        <w:t xml:space="preserve">note "O-Cloud Internal Transitions" as N1 #blue </w:t>
      </w:r>
    </w:p>
    <w:p w14:paraId="34880A53" w14:textId="77777777" w:rsidR="00ED3BB7" w:rsidRDefault="00ED3BB7" w:rsidP="00ED3BB7">
      <w:pPr>
        <w:pStyle w:val="PlantUML"/>
      </w:pPr>
      <w:r>
        <w:t>note "Service Operation Request" as N2 #green</w:t>
      </w:r>
    </w:p>
    <w:p w14:paraId="6200E180" w14:textId="77777777" w:rsidR="00ED3BB7" w:rsidRDefault="00ED3BB7" w:rsidP="00ED3BB7">
      <w:pPr>
        <w:pStyle w:val="PlantUML"/>
      </w:pPr>
      <w:r>
        <w:t>@enduml</w:t>
      </w:r>
    </w:p>
    <w:p w14:paraId="56D7D30D" w14:textId="77777777" w:rsidR="00ED3BB7" w:rsidRDefault="00ED3BB7" w:rsidP="00ED3BB7">
      <w:pPr>
        <w:jc w:val="center"/>
      </w:pPr>
      <w:r>
        <w:rPr>
          <w:noProof/>
          <w:sz w:val="18"/>
        </w:rPr>
        <w:lastRenderedPageBreak/>
        <w:drawing>
          <wp:inline distT="0" distB="0" distL="0" distR="0" wp14:anchorId="37D414ED" wp14:editId="5E33A11C">
            <wp:extent cx="6122035" cy="7942344"/>
            <wp:effectExtent l="0" t="0" r="0" b="1905"/>
            <wp:docPr id="1979363099" name="Picture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9363099" name="Picture 8" descr="Generated by PlantUML"/>
                    <pic:cNvPicPr/>
                  </pic:nvPicPr>
                  <pic:blipFill>
                    <a:blip r:embed="rId41">
                      <a:extLst>
                        <a:ext uri="{28A0092B-C50C-407E-A947-70E740481C1C}">
                          <a14:useLocalDpi xmlns:a14="http://schemas.microsoft.com/office/drawing/2010/main" val="0"/>
                        </a:ext>
                      </a:extLst>
                    </a:blip>
                    <a:stretch>
                      <a:fillRect/>
                    </a:stretch>
                  </pic:blipFill>
                  <pic:spPr>
                    <a:xfrm>
                      <a:off x="0" y="0"/>
                      <a:ext cx="6122035" cy="7942344"/>
                    </a:xfrm>
                    <a:prstGeom prst="rect">
                      <a:avLst/>
                    </a:prstGeom>
                  </pic:spPr>
                </pic:pic>
              </a:graphicData>
            </a:graphic>
          </wp:inline>
        </w:drawing>
      </w:r>
      <w:r>
        <w:t xml:space="preserve">Figure </w:t>
      </w:r>
      <w:r w:rsidRPr="00A83225">
        <w:t>4.2.4.4.2.4-1 State Diagram for Provisioning Request (</w:t>
      </w:r>
      <w:proofErr w:type="spellStart"/>
      <w:r w:rsidRPr="00A83225">
        <w:t>provisioningPhase</w:t>
      </w:r>
      <w:proofErr w:type="spellEnd"/>
      <w:r w:rsidRPr="00A83225">
        <w:t>) Phase Transition</w:t>
      </w:r>
    </w:p>
    <w:p w14:paraId="30C8749D" w14:textId="77777777" w:rsidR="00ED3BB7" w:rsidRDefault="00ED3BB7" w:rsidP="00ED3BB7">
      <w:pPr>
        <w:pStyle w:val="PlantUMLImg"/>
      </w:pPr>
    </w:p>
    <w:p w14:paraId="152E6B2D" w14:textId="77777777" w:rsidR="00ED3BB7" w:rsidRDefault="00ED3BB7" w:rsidP="00ED3BB7">
      <w:pPr>
        <w:pStyle w:val="Heading5"/>
      </w:pPr>
      <w:r>
        <w:lastRenderedPageBreak/>
        <w:t xml:space="preserve">4.2.4.4.3 </w:t>
      </w:r>
      <w:proofErr w:type="spellStart"/>
      <w:r>
        <w:t>ProvisionedResourceSet</w:t>
      </w:r>
      <w:proofErr w:type="spellEnd"/>
      <w:r>
        <w:t xml:space="preserve"> &lt;&lt;</w:t>
      </w:r>
      <w:proofErr w:type="spellStart"/>
      <w:r>
        <w:t>dataType</w:t>
      </w:r>
      <w:proofErr w:type="spellEnd"/>
      <w:r>
        <w:t>&gt;&gt;</w:t>
      </w:r>
    </w:p>
    <w:p w14:paraId="30D26368" w14:textId="77777777" w:rsidR="00ED3BB7" w:rsidRDefault="00ED3BB7" w:rsidP="00ED3BB7">
      <w:pPr>
        <w:pStyle w:val="Heading6"/>
      </w:pPr>
      <w:r>
        <w:t>4.2.4.4.3.1 Definition</w:t>
      </w:r>
    </w:p>
    <w:p w14:paraId="123C6041" w14:textId="77777777" w:rsidR="00ED3BB7" w:rsidRDefault="00ED3BB7" w:rsidP="00ED3BB7">
      <w:r>
        <w:t xml:space="preserve">The </w:t>
      </w:r>
      <w:proofErr w:type="spellStart"/>
      <w:r>
        <w:t>ProvisionedResourceSet</w:t>
      </w:r>
      <w:proofErr w:type="spellEnd"/>
      <w:r>
        <w:t xml:space="preserve"> represents the resources that have been successfully provisioned as part of the </w:t>
      </w:r>
      <w:proofErr w:type="spellStart"/>
      <w:r>
        <w:t>ProvisioningRequest</w:t>
      </w:r>
      <w:proofErr w:type="spellEnd"/>
      <w:r>
        <w:t>.</w:t>
      </w:r>
    </w:p>
    <w:p w14:paraId="31455E6D" w14:textId="77777777" w:rsidR="00ED3BB7" w:rsidRDefault="00ED3BB7" w:rsidP="00ED3BB7">
      <w:pPr>
        <w:pStyle w:val="Heading6"/>
      </w:pPr>
      <w:r>
        <w:t>4.2.4.4.3.2 Attributes</w:t>
      </w:r>
    </w:p>
    <w:p w14:paraId="4D445A02" w14:textId="59421E9C" w:rsidR="00ED3BB7" w:rsidRDefault="00ED3BB7" w:rsidP="00ED3BB7">
      <w:pPr>
        <w:pStyle w:val="TH"/>
      </w:pPr>
      <w:bookmarkStart w:id="1283" w:name="_Toc183495141"/>
      <w:bookmarkStart w:id="1284" w:name="_Toc193779799"/>
      <w:bookmarkStart w:id="1285" w:name="_Toc202768250"/>
      <w:r>
        <w:t>Table 4.2.4.4.</w:t>
      </w:r>
      <w:del w:id="1286" w:author="Author">
        <w:r w:rsidDel="00507B96">
          <w:delText>2</w:delText>
        </w:r>
      </w:del>
      <w:ins w:id="1287" w:author="Author">
        <w:r w:rsidR="00507B96">
          <w:t>3</w:t>
        </w:r>
      </w:ins>
      <w:r>
        <w:t xml:space="preserve">.2-1 Attributes Properties for </w:t>
      </w:r>
      <w:bookmarkEnd w:id="1283"/>
      <w:proofErr w:type="spellStart"/>
      <w:r>
        <w:t>ProvisionedResourceSet</w:t>
      </w:r>
      <w:bookmarkEnd w:id="1284"/>
      <w:bookmarkEnd w:id="1285"/>
      <w:proofErr w:type="spellEnd"/>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4680"/>
      </w:tblGrid>
      <w:tr w:rsidR="00ED3BB7" w14:paraId="2DD170A5"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523DD378"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28E68D25" w14:textId="77777777" w:rsidR="00ED3BB7" w:rsidRPr="00236309" w:rsidRDefault="00ED3BB7" w:rsidP="00775EDC">
            <w:pPr>
              <w:widowControl w:val="0"/>
              <w:spacing w:after="0" w:line="252" w:lineRule="auto"/>
              <w:jc w:val="center"/>
              <w:rPr>
                <w:rFonts w:ascii="Arial" w:hAnsi="Arial" w:cs="Arial"/>
                <w:b/>
                <w:sz w:val="18"/>
                <w:szCs w:val="18"/>
              </w:rPr>
            </w:pPr>
            <w:r w:rsidRPr="00236309">
              <w:rPr>
                <w:rFonts w:ascii="Arial" w:hAnsi="Arial" w:cs="Arial"/>
                <w:b/>
                <w:sz w:val="18"/>
                <w:szCs w:val="18"/>
              </w:rPr>
              <w:t>Data Type/Description</w:t>
            </w:r>
          </w:p>
        </w:tc>
        <w:tc>
          <w:tcPr>
            <w:tcW w:w="4680" w:type="dxa"/>
            <w:tcBorders>
              <w:top w:val="single" w:sz="4" w:space="0" w:color="auto"/>
              <w:left w:val="single" w:sz="4" w:space="0" w:color="auto"/>
              <w:bottom w:val="single" w:sz="4" w:space="0" w:color="auto"/>
              <w:right w:val="single" w:sz="4" w:space="0" w:color="auto"/>
            </w:tcBorders>
            <w:shd w:val="clear" w:color="auto" w:fill="C0C0C0"/>
            <w:hideMark/>
          </w:tcPr>
          <w:p w14:paraId="2FC18328"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525236FE" w14:textId="77777777" w:rsidTr="00775EDC">
        <w:tc>
          <w:tcPr>
            <w:tcW w:w="1889" w:type="dxa"/>
            <w:tcBorders>
              <w:top w:val="single" w:sz="4" w:space="0" w:color="auto"/>
              <w:left w:val="single" w:sz="4" w:space="0" w:color="auto"/>
              <w:bottom w:val="single" w:sz="4" w:space="0" w:color="auto"/>
              <w:right w:val="single" w:sz="4" w:space="0" w:color="auto"/>
            </w:tcBorders>
          </w:tcPr>
          <w:p w14:paraId="56DB3EFC" w14:textId="77777777" w:rsidR="00ED3BB7" w:rsidRDefault="00ED3BB7" w:rsidP="00775EDC">
            <w:pPr>
              <w:widowControl w:val="0"/>
              <w:spacing w:after="0" w:line="252" w:lineRule="auto"/>
              <w:rPr>
                <w:rFonts w:ascii="Arial" w:hAnsi="Arial"/>
                <w:sz w:val="18"/>
              </w:rPr>
            </w:pPr>
            <w:proofErr w:type="spellStart"/>
            <w:r>
              <w:rPr>
                <w:rFonts w:ascii="Arial" w:hAnsi="Arial"/>
                <w:sz w:val="18"/>
              </w:rPr>
              <w:t>nodeClusterId</w:t>
            </w:r>
            <w:proofErr w:type="spellEnd"/>
          </w:p>
        </w:tc>
        <w:tc>
          <w:tcPr>
            <w:tcW w:w="2791" w:type="dxa"/>
            <w:tcBorders>
              <w:top w:val="single" w:sz="4" w:space="0" w:color="auto"/>
              <w:left w:val="single" w:sz="4" w:space="0" w:color="auto"/>
              <w:bottom w:val="single" w:sz="4" w:space="0" w:color="auto"/>
              <w:right w:val="single" w:sz="4" w:space="0" w:color="auto"/>
            </w:tcBorders>
          </w:tcPr>
          <w:p w14:paraId="340C299B"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r w:rsidRPr="00F34FA5">
              <w:rPr>
                <w:rFonts w:ascii="Arial" w:hAnsi="Arial" w:cs="Arial"/>
                <w:sz w:val="18"/>
                <w:szCs w:val="18"/>
              </w:rPr>
              <w:t>String</w:t>
            </w:r>
          </w:p>
          <w:p w14:paraId="51A4F3E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Description:</w:t>
            </w:r>
            <w:r w:rsidRPr="00F34FA5">
              <w:rPr>
                <w:rFonts w:ascii="Arial" w:hAnsi="Arial" w:cs="Arial"/>
                <w:sz w:val="18"/>
                <w:szCs w:val="18"/>
              </w:rPr>
              <w:t xml:space="preserve"> If the request is fulfilled by a </w:t>
            </w:r>
            <w:proofErr w:type="spellStart"/>
            <w:r w:rsidRPr="00F34FA5">
              <w:rPr>
                <w:rFonts w:ascii="Arial" w:hAnsi="Arial" w:cs="Arial"/>
                <w:sz w:val="18"/>
                <w:szCs w:val="18"/>
              </w:rPr>
              <w:t>NodeCluster</w:t>
            </w:r>
            <w:proofErr w:type="spellEnd"/>
            <w:r w:rsidRPr="00F34FA5">
              <w:rPr>
                <w:rFonts w:ascii="Arial" w:hAnsi="Arial" w:cs="Arial"/>
                <w:sz w:val="18"/>
                <w:szCs w:val="18"/>
              </w:rPr>
              <w:t xml:space="preserve"> this field will contain its Id.</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02DC1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p>
          <w:p w14:paraId="366645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C196657" w14:textId="77777777" w:rsidR="007D60BF" w:rsidRDefault="007D60BF" w:rsidP="007D60BF">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88" w:author="Author"/>
              </w:rPr>
            </w:pPr>
            <w:ins w:id="1289" w:author="Author">
              <w:r>
                <w:t>x-isAlwaysPresent:</w:t>
              </w:r>
              <w:r>
                <w:tab/>
                <w:t>False</w:t>
              </w:r>
            </w:ins>
          </w:p>
          <w:p w14:paraId="0C7FDB2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0071C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BEC39B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06FB22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8120EE9" w14:textId="048EF01E" w:rsidR="00ED3BB7" w:rsidRDefault="007D60BF"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ins w:id="1290" w:author="Author">
              <w:r>
                <w:t>x-</w:t>
              </w:r>
            </w:ins>
            <w:r w:rsidR="00ED3BB7">
              <w:t>nullable:</w:t>
            </w:r>
            <w:r w:rsidR="00ED3BB7">
              <w:tab/>
              <w:t>True</w:t>
            </w:r>
          </w:p>
          <w:p w14:paraId="07D2AF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38A2A2F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173967E" w14:textId="77777777" w:rsidTr="00775EDC">
        <w:tc>
          <w:tcPr>
            <w:tcW w:w="1889" w:type="dxa"/>
            <w:tcBorders>
              <w:top w:val="single" w:sz="4" w:space="0" w:color="auto"/>
              <w:left w:val="single" w:sz="4" w:space="0" w:color="auto"/>
              <w:bottom w:val="single" w:sz="4" w:space="0" w:color="auto"/>
              <w:right w:val="single" w:sz="4" w:space="0" w:color="auto"/>
            </w:tcBorders>
          </w:tcPr>
          <w:p w14:paraId="37148BA3" w14:textId="77777777" w:rsidR="00ED3BB7" w:rsidRDefault="00ED3BB7" w:rsidP="00775EDC">
            <w:pPr>
              <w:widowControl w:val="0"/>
              <w:spacing w:after="0" w:line="252" w:lineRule="auto"/>
              <w:rPr>
                <w:rFonts w:ascii="Arial" w:hAnsi="Arial"/>
                <w:sz w:val="18"/>
              </w:rPr>
            </w:pPr>
            <w:proofErr w:type="spellStart"/>
            <w:r w:rsidRPr="00ED4FF3">
              <w:rPr>
                <w:rFonts w:ascii="Arial" w:hAnsi="Arial"/>
                <w:sz w:val="18"/>
              </w:rPr>
              <w:t>infrastructureResourceIds</w:t>
            </w:r>
            <w:proofErr w:type="spellEnd"/>
          </w:p>
        </w:tc>
        <w:tc>
          <w:tcPr>
            <w:tcW w:w="2791" w:type="dxa"/>
            <w:tcBorders>
              <w:top w:val="single" w:sz="4" w:space="0" w:color="auto"/>
              <w:left w:val="single" w:sz="4" w:space="0" w:color="auto"/>
              <w:bottom w:val="single" w:sz="4" w:space="0" w:color="auto"/>
              <w:right w:val="single" w:sz="4" w:space="0" w:color="auto"/>
            </w:tcBorders>
          </w:tcPr>
          <w:p w14:paraId="2A3DAC2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B01458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If the request is fulfilled by </w:t>
            </w:r>
            <w:proofErr w:type="spellStart"/>
            <w:r w:rsidRPr="00F34FA5">
              <w:rPr>
                <w:rFonts w:ascii="Arial" w:hAnsi="Arial" w:cs="Arial"/>
                <w:sz w:val="18"/>
                <w:szCs w:val="18"/>
              </w:rPr>
              <w:t>InfrastructureResource</w:t>
            </w:r>
            <w:proofErr w:type="spellEnd"/>
            <w:r w:rsidRPr="00F34FA5">
              <w:rPr>
                <w:rFonts w:ascii="Arial" w:hAnsi="Arial" w:cs="Arial"/>
                <w:sz w:val="18"/>
                <w:szCs w:val="18"/>
              </w:rPr>
              <w:t>(s) this list will contain the Id(s) of all resources used to fulfil it.</w:t>
            </w:r>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AD445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C82A3B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CEB83F5" w14:textId="77777777" w:rsidR="00380C04" w:rsidRDefault="00380C04" w:rsidP="00380C04">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291" w:author="Author"/>
              </w:rPr>
            </w:pPr>
            <w:ins w:id="1292" w:author="Author">
              <w:r>
                <w:t>x-isAlwaysPresent:</w:t>
              </w:r>
              <w:r>
                <w:tab/>
                <w:t>False</w:t>
              </w:r>
            </w:ins>
          </w:p>
          <w:p w14:paraId="1ACF8C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74C2A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0010A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2F0072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D4F8D2E" w14:textId="7EC20672" w:rsidR="00ED3BB7" w:rsidDel="00380C04"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293" w:author="Author"/>
              </w:rPr>
            </w:pPr>
            <w:del w:id="1294" w:author="Author">
              <w:r w:rsidDel="00380C04">
                <w:delText>n</w:delText>
              </w:r>
              <w:r w:rsidRPr="00F137AA" w:rsidDel="00380C04">
                <w:delText>ullable</w:delText>
              </w:r>
              <w:r w:rsidDel="00380C04">
                <w:delText>:</w:delText>
              </w:r>
              <w:r w:rsidRPr="00F137AA" w:rsidDel="00380C04">
                <w:tab/>
              </w:r>
              <w:r w:rsidDel="00380C04">
                <w:delText>True</w:delText>
              </w:r>
            </w:del>
          </w:p>
          <w:p w14:paraId="2FE7FD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71E2847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1A0035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1515184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items:</w:t>
            </w:r>
            <w:r>
              <w:tab/>
              <w:t>string</w:t>
            </w:r>
          </w:p>
          <w:p w14:paraId="65524D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6A6130B2" w14:textId="77777777" w:rsidR="00ED3BB7" w:rsidRDefault="00ED3BB7" w:rsidP="00ED3BB7">
      <w:pPr>
        <w:widowControl w:val="0"/>
      </w:pPr>
    </w:p>
    <w:p w14:paraId="2D95FD19" w14:textId="0E106659" w:rsidR="00ED3BB7" w:rsidRDefault="00ED3BB7" w:rsidP="00ED3BB7">
      <w:pPr>
        <w:pStyle w:val="Heading6"/>
      </w:pPr>
      <w:r>
        <w:t>4.2.4.4.</w:t>
      </w:r>
      <w:del w:id="1295" w:author="Author">
        <w:r w:rsidDel="00507B96">
          <w:delText>2</w:delText>
        </w:r>
      </w:del>
      <w:ins w:id="1296" w:author="Author">
        <w:r w:rsidR="00507B96">
          <w:t>3</w:t>
        </w:r>
      </w:ins>
      <w:r>
        <w:t>.3 Attribute constraints</w:t>
      </w:r>
    </w:p>
    <w:p w14:paraId="6E1B7927" w14:textId="77777777" w:rsidR="00ED3BB7" w:rsidRPr="00B55378" w:rsidRDefault="00ED3BB7" w:rsidP="00ED3BB7">
      <w:r w:rsidRPr="00B55378">
        <w:t>None.</w:t>
      </w:r>
    </w:p>
    <w:p w14:paraId="2F03BB8A" w14:textId="63B93D68" w:rsidR="00ED3BB7" w:rsidRDefault="00ED3BB7" w:rsidP="00ED3BB7">
      <w:pPr>
        <w:pStyle w:val="Heading6"/>
      </w:pPr>
      <w:r>
        <w:t>4.2.4.4.</w:t>
      </w:r>
      <w:del w:id="1297" w:author="Author">
        <w:r w:rsidDel="00507B96">
          <w:delText>2</w:delText>
        </w:r>
      </w:del>
      <w:ins w:id="1298" w:author="Author">
        <w:r w:rsidR="00507B96">
          <w:t>3</w:t>
        </w:r>
      </w:ins>
      <w:r>
        <w:t>.4 State diagram</w:t>
      </w:r>
    </w:p>
    <w:p w14:paraId="3D3E660A" w14:textId="77777777" w:rsidR="00ED3BB7" w:rsidRDefault="00ED3BB7" w:rsidP="00ED3BB7">
      <w:r w:rsidRPr="00695D95">
        <w:t>None.</w:t>
      </w:r>
    </w:p>
    <w:p w14:paraId="52B4FBB0" w14:textId="77777777" w:rsidR="00C70633" w:rsidRDefault="00C70633" w:rsidP="00C70633">
      <w:pPr>
        <w:pStyle w:val="Heading5"/>
        <w:ind w:left="0" w:firstLine="0"/>
        <w:rPr>
          <w:ins w:id="1299" w:author="Author"/>
        </w:rPr>
      </w:pPr>
      <w:bookmarkStart w:id="1300" w:name="_Toc193779707"/>
      <w:bookmarkStart w:id="1301" w:name="_Toc202769434"/>
      <w:ins w:id="1302" w:author="Author">
        <w:r>
          <w:t xml:space="preserve">4.2.4.4.4 </w:t>
        </w:r>
        <w:proofErr w:type="spellStart"/>
        <w:r>
          <w:t>ResourceProvisioningStatus</w:t>
        </w:r>
        <w:proofErr w:type="spellEnd"/>
        <w:r>
          <w:t xml:space="preserve"> &lt;&lt;</w:t>
        </w:r>
        <w:proofErr w:type="spellStart"/>
        <w:r>
          <w:t>dataType</w:t>
        </w:r>
        <w:proofErr w:type="spellEnd"/>
        <w:r>
          <w:t>&gt;&gt;</w:t>
        </w:r>
      </w:ins>
    </w:p>
    <w:p w14:paraId="0428822E" w14:textId="77777777" w:rsidR="00C70633" w:rsidRDefault="00C70633" w:rsidP="00C70633">
      <w:pPr>
        <w:pStyle w:val="Heading6"/>
        <w:ind w:left="1800" w:hanging="1800"/>
        <w:rPr>
          <w:ins w:id="1303" w:author="Author"/>
        </w:rPr>
      </w:pPr>
      <w:ins w:id="1304" w:author="Author">
        <w:r>
          <w:t>4.2.4.4.4.1 Definition</w:t>
        </w:r>
      </w:ins>
    </w:p>
    <w:p w14:paraId="2116E020" w14:textId="20A3C11A" w:rsidR="00C70633" w:rsidRPr="00511CCC" w:rsidRDefault="00C70633" w:rsidP="00C70633">
      <w:pPr>
        <w:rPr>
          <w:ins w:id="1305" w:author="Author"/>
        </w:rPr>
      </w:pPr>
      <w:ins w:id="1306" w:author="Author">
        <w:r>
          <w:t xml:space="preserve">The </w:t>
        </w:r>
        <w:proofErr w:type="spellStart"/>
        <w:r>
          <w:t>ResourceProvisioningStatus</w:t>
        </w:r>
        <w:proofErr w:type="spellEnd"/>
        <w:r>
          <w:t xml:space="preserve"> represents the provisioning status of a resource indicating the ‘name</w:t>
        </w:r>
        <w:proofErr w:type="gramStart"/>
        <w:r>
          <w:t>’, ‘</w:t>
        </w:r>
        <w:proofErr w:type="spellStart"/>
        <w:proofErr w:type="gramEnd"/>
        <w:r>
          <w:t>resourceId</w:t>
        </w:r>
        <w:proofErr w:type="spellEnd"/>
        <w:r>
          <w:t>’ and ‘</w:t>
        </w:r>
        <w:proofErr w:type="spellStart"/>
        <w:r>
          <w:t>resourceProvisioningPhase</w:t>
        </w:r>
        <w:proofErr w:type="spellEnd"/>
        <w:r>
          <w:t xml:space="preserve">’ of the </w:t>
        </w:r>
        <w:proofErr w:type="spellStart"/>
        <w:r>
          <w:t>NodeCluster</w:t>
        </w:r>
        <w:proofErr w:type="spellEnd"/>
        <w:r>
          <w:t xml:space="preserve"> or the </w:t>
        </w:r>
        <w:proofErr w:type="spellStart"/>
        <w:r>
          <w:t>InfrastructureResource</w:t>
        </w:r>
        <w:proofErr w:type="spellEnd"/>
        <w:r>
          <w:t>.</w:t>
        </w:r>
        <w:r w:rsidRPr="00511CCC">
          <w:t xml:space="preserve"> The </w:t>
        </w:r>
        <w:r>
          <w:t>‘</w:t>
        </w:r>
        <w:proofErr w:type="spellStart"/>
        <w:r>
          <w:t>resourceProvisioningPhase</w:t>
        </w:r>
        <w:proofErr w:type="spellEnd"/>
        <w:r>
          <w:t>’</w:t>
        </w:r>
        <w:r w:rsidRPr="00511CCC">
          <w:t xml:space="preserve"> is an enumerated set of values – </w:t>
        </w:r>
        <w:r>
          <w:t>PROCESSING</w:t>
        </w:r>
        <w:r w:rsidRPr="00511CCC">
          <w:t xml:space="preserve">, </w:t>
        </w:r>
        <w:r>
          <w:t xml:space="preserve">PROVISIONED, AWAITING_FREE_RESOURCES and FAILED, </w:t>
        </w:r>
        <w:r w:rsidRPr="00511CCC">
          <w:t xml:space="preserve">that reflect the current </w:t>
        </w:r>
        <w:r>
          <w:t xml:space="preserve">provisioning phase of the </w:t>
        </w:r>
        <w:proofErr w:type="spellStart"/>
        <w:r>
          <w:t>NodeCluster</w:t>
        </w:r>
        <w:proofErr w:type="spellEnd"/>
        <w:r>
          <w:t xml:space="preserve"> or an </w:t>
        </w:r>
        <w:proofErr w:type="spellStart"/>
        <w:r>
          <w:t>InfrastructureResource</w:t>
        </w:r>
        <w:proofErr w:type="spellEnd"/>
        <w:r w:rsidRPr="00511CCC">
          <w:t xml:space="preserve">. The </w:t>
        </w:r>
        <w:r>
          <w:t>meanings</w:t>
        </w:r>
        <w:r w:rsidRPr="00511CCC">
          <w:t xml:space="preserve"> of </w:t>
        </w:r>
        <w:r>
          <w:t xml:space="preserve">the possible values for </w:t>
        </w:r>
        <w:proofErr w:type="spellStart"/>
        <w:r>
          <w:t>resourceProvisioningPhase</w:t>
        </w:r>
      </w:ins>
      <w:proofErr w:type="spellEnd"/>
      <w:r w:rsidR="004B6B46">
        <w:t xml:space="preserve"> </w:t>
      </w:r>
      <w:ins w:id="1307" w:author="Author">
        <w:r w:rsidRPr="00511CCC">
          <w:t>are</w:t>
        </w:r>
        <w:r>
          <w:t xml:space="preserve"> as follows</w:t>
        </w:r>
        <w:r w:rsidRPr="00511CCC">
          <w:t>:</w:t>
        </w:r>
      </w:ins>
    </w:p>
    <w:p w14:paraId="05A0F50F" w14:textId="77777777" w:rsidR="00C70633" w:rsidRPr="00511CCC" w:rsidRDefault="00C70633" w:rsidP="00C70633">
      <w:pPr>
        <w:numPr>
          <w:ilvl w:val="0"/>
          <w:numId w:val="47"/>
        </w:numPr>
        <w:overflowPunct w:val="0"/>
        <w:autoSpaceDE w:val="0"/>
        <w:autoSpaceDN w:val="0"/>
        <w:adjustRightInd w:val="0"/>
        <w:spacing w:line="259" w:lineRule="auto"/>
        <w:contextualSpacing/>
        <w:textAlignment w:val="baseline"/>
        <w:rPr>
          <w:ins w:id="1308" w:author="Author"/>
        </w:rPr>
      </w:pPr>
      <w:ins w:id="1309" w:author="Author">
        <w:r>
          <w:t>PROCESSING</w:t>
        </w:r>
        <w:r w:rsidRPr="00511CCC">
          <w:t>:</w:t>
        </w:r>
        <w:r>
          <w:t xml:space="preserve"> The resource provisioning is under processing</w:t>
        </w:r>
        <w:r w:rsidRPr="00511CCC">
          <w:t>.</w:t>
        </w:r>
      </w:ins>
    </w:p>
    <w:p w14:paraId="0AE5F43A" w14:textId="77777777" w:rsidR="00C70633" w:rsidRDefault="00C70633" w:rsidP="00C70633">
      <w:pPr>
        <w:numPr>
          <w:ilvl w:val="0"/>
          <w:numId w:val="47"/>
        </w:numPr>
        <w:overflowPunct w:val="0"/>
        <w:autoSpaceDE w:val="0"/>
        <w:autoSpaceDN w:val="0"/>
        <w:adjustRightInd w:val="0"/>
        <w:spacing w:line="259" w:lineRule="auto"/>
        <w:contextualSpacing/>
        <w:textAlignment w:val="baseline"/>
        <w:rPr>
          <w:ins w:id="1310" w:author="Author"/>
        </w:rPr>
      </w:pPr>
      <w:ins w:id="1311" w:author="Author">
        <w:r>
          <w:t>PROVISIONED</w:t>
        </w:r>
        <w:r w:rsidRPr="00511CCC">
          <w:t xml:space="preserve">: </w:t>
        </w:r>
        <w:r>
          <w:t>The resource has been provisioned successfully.</w:t>
        </w:r>
      </w:ins>
    </w:p>
    <w:p w14:paraId="32D71C41" w14:textId="77777777" w:rsidR="00C70633" w:rsidRPr="00511CCC" w:rsidRDefault="00C70633" w:rsidP="00C70633">
      <w:pPr>
        <w:numPr>
          <w:ilvl w:val="0"/>
          <w:numId w:val="47"/>
        </w:numPr>
        <w:overflowPunct w:val="0"/>
        <w:autoSpaceDE w:val="0"/>
        <w:autoSpaceDN w:val="0"/>
        <w:adjustRightInd w:val="0"/>
        <w:spacing w:line="259" w:lineRule="auto"/>
        <w:contextualSpacing/>
        <w:textAlignment w:val="baseline"/>
        <w:rPr>
          <w:ins w:id="1312" w:author="Author"/>
        </w:rPr>
      </w:pPr>
      <w:ins w:id="1313" w:author="Author">
        <w:r>
          <w:t xml:space="preserve">AWAITING_FREE_RESOURCES: IMS is waiting for free O-Cloud Resources to be available to fulfill the provisioning of the requested resource. </w:t>
        </w:r>
        <w:r w:rsidRPr="00010EA9">
          <w:rPr>
            <w:rFonts w:cs="Times New Roman"/>
            <w:szCs w:val="20"/>
          </w:rPr>
          <w:t xml:space="preserve">IMS continues to attempt </w:t>
        </w:r>
        <w:r w:rsidRPr="006B18B8">
          <w:t>to acquire</w:t>
        </w:r>
        <w:r w:rsidRPr="00010EA9">
          <w:rPr>
            <w:rFonts w:cs="Times New Roman"/>
            <w:szCs w:val="20"/>
          </w:rPr>
          <w:t xml:space="preserve"> required resources. This </w:t>
        </w:r>
        <w:r>
          <w:t>situation</w:t>
        </w:r>
        <w:r w:rsidRPr="00010EA9">
          <w:rPr>
            <w:rFonts w:cs="Times New Roman"/>
            <w:szCs w:val="20"/>
          </w:rPr>
          <w:t xml:space="preserve"> can be resolved </w:t>
        </w:r>
        <w:r>
          <w:t>if required</w:t>
        </w:r>
        <w:r w:rsidRPr="00010EA9">
          <w:rPr>
            <w:rFonts w:cs="Times New Roman"/>
            <w:szCs w:val="20"/>
          </w:rPr>
          <w:t xml:space="preserve"> O-Cloud Resources </w:t>
        </w:r>
        <w:r>
          <w:t>are made available by O-Cloud,</w:t>
        </w:r>
        <w:r w:rsidRPr="00010EA9">
          <w:rPr>
            <w:rFonts w:cs="Times New Roman"/>
            <w:szCs w:val="20"/>
          </w:rPr>
          <w:t xml:space="preserve"> </w:t>
        </w:r>
        <w:r>
          <w:t>o</w:t>
        </w:r>
        <w:r w:rsidRPr="00010EA9">
          <w:rPr>
            <w:rFonts w:cs="Times New Roman"/>
            <w:szCs w:val="20"/>
          </w:rPr>
          <w:t>r by SMO (FOCOM) updating the Provisioning Request to suit the available O-Cloud resources</w:t>
        </w:r>
        <w:r>
          <w:t>.</w:t>
        </w:r>
      </w:ins>
    </w:p>
    <w:p w14:paraId="0163B286" w14:textId="77777777" w:rsidR="00C70633" w:rsidRPr="00511CCC" w:rsidRDefault="00C70633" w:rsidP="00C70633">
      <w:pPr>
        <w:numPr>
          <w:ilvl w:val="0"/>
          <w:numId w:val="47"/>
        </w:numPr>
        <w:overflowPunct w:val="0"/>
        <w:autoSpaceDE w:val="0"/>
        <w:autoSpaceDN w:val="0"/>
        <w:adjustRightInd w:val="0"/>
        <w:spacing w:line="259" w:lineRule="auto"/>
        <w:contextualSpacing/>
        <w:textAlignment w:val="baseline"/>
        <w:rPr>
          <w:ins w:id="1314" w:author="Author"/>
        </w:rPr>
      </w:pPr>
      <w:ins w:id="1315" w:author="Author">
        <w:r w:rsidRPr="00511CCC">
          <w:t xml:space="preserve">FAILED: </w:t>
        </w:r>
        <w:r>
          <w:t xml:space="preserve">O-Cloud has experienced some internal failures for the </w:t>
        </w:r>
        <w:proofErr w:type="spellStart"/>
        <w:r>
          <w:t>provisioining</w:t>
        </w:r>
        <w:proofErr w:type="spellEnd"/>
        <w:r>
          <w:t xml:space="preserve"> of the resource. </w:t>
        </w:r>
        <w:r w:rsidRPr="00010EA9">
          <w:rPr>
            <w:rFonts w:cs="Times New Roman"/>
            <w:szCs w:val="20"/>
          </w:rPr>
          <w:t xml:space="preserve">IMS at O-Cloud </w:t>
        </w:r>
        <w:r>
          <w:t>stops</w:t>
        </w:r>
        <w:r w:rsidRPr="00010EA9">
          <w:rPr>
            <w:rFonts w:cs="Times New Roman"/>
            <w:szCs w:val="20"/>
          </w:rPr>
          <w:t xml:space="preserve"> further processing </w:t>
        </w:r>
        <w:r>
          <w:t>for provisioning of corresponding resource</w:t>
        </w:r>
        <w:r w:rsidRPr="00C4178F">
          <w:t xml:space="preserve"> </w:t>
        </w:r>
        <w:r w:rsidRPr="00010EA9">
          <w:rPr>
            <w:rFonts w:cs="Times New Roman"/>
            <w:szCs w:val="20"/>
          </w:rPr>
          <w:t>until further intervention from consumer SMO (FOCOM).</w:t>
        </w:r>
      </w:ins>
    </w:p>
    <w:p w14:paraId="68C4680A" w14:textId="77777777" w:rsidR="00C70633" w:rsidRDefault="00C70633" w:rsidP="00C70633">
      <w:pPr>
        <w:overflowPunct w:val="0"/>
        <w:autoSpaceDE w:val="0"/>
        <w:autoSpaceDN w:val="0"/>
        <w:adjustRightInd w:val="0"/>
        <w:spacing w:line="259" w:lineRule="auto"/>
        <w:ind w:left="360"/>
        <w:contextualSpacing/>
        <w:textAlignment w:val="baseline"/>
        <w:rPr>
          <w:ins w:id="1316" w:author="Author"/>
        </w:rPr>
      </w:pPr>
    </w:p>
    <w:p w14:paraId="51D82BAA" w14:textId="77777777" w:rsidR="00C70633" w:rsidRDefault="00C70633" w:rsidP="00C70633">
      <w:pPr>
        <w:pStyle w:val="Heading6"/>
        <w:ind w:left="1800" w:hanging="1800"/>
        <w:rPr>
          <w:ins w:id="1317" w:author="Author"/>
        </w:rPr>
      </w:pPr>
      <w:ins w:id="1318" w:author="Author">
        <w:r>
          <w:lastRenderedPageBreak/>
          <w:t>4.2.4.4.4.2 Attributes</w:t>
        </w:r>
      </w:ins>
    </w:p>
    <w:p w14:paraId="6D0FEA81" w14:textId="60433322" w:rsidR="00C70633" w:rsidRDefault="00C70633" w:rsidP="00C70633">
      <w:pPr>
        <w:pStyle w:val="TH"/>
        <w:rPr>
          <w:ins w:id="1319" w:author="Author"/>
        </w:rPr>
      </w:pPr>
      <w:ins w:id="1320" w:author="Author">
        <w:r>
          <w:t>Table 4.2.4.4.4.2-</w:t>
        </w:r>
        <w:del w:id="1321" w:author="Author">
          <w:r w:rsidDel="00F756FD">
            <w:delText>2</w:delText>
          </w:r>
        </w:del>
        <w:r w:rsidR="00F756FD">
          <w:t>1</w:t>
        </w:r>
        <w:r>
          <w:t xml:space="preserve"> Attributes Properties for </w:t>
        </w:r>
        <w:proofErr w:type="spellStart"/>
        <w:r>
          <w:t>ResourceProvisioningStatus</w:t>
        </w:r>
        <w:proofErr w:type="spellEnd"/>
      </w:ins>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4680"/>
      </w:tblGrid>
      <w:tr w:rsidR="00C70633" w14:paraId="1D46E48A" w14:textId="77777777" w:rsidTr="00010EA9">
        <w:trPr>
          <w:cantSplit/>
          <w:tblHeader/>
          <w:ins w:id="1322" w:author="Autho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16A43739" w14:textId="77777777" w:rsidR="00C70633" w:rsidRDefault="00C70633" w:rsidP="00010EA9">
            <w:pPr>
              <w:widowControl w:val="0"/>
              <w:spacing w:after="0" w:line="252" w:lineRule="auto"/>
              <w:jc w:val="center"/>
              <w:rPr>
                <w:ins w:id="1323" w:author="Author"/>
                <w:rFonts w:ascii="Arial" w:hAnsi="Arial"/>
                <w:b/>
                <w:sz w:val="18"/>
              </w:rPr>
            </w:pPr>
            <w:ins w:id="1324" w:author="Author">
              <w:r>
                <w:rPr>
                  <w:rFonts w:ascii="Arial" w:hAnsi="Arial"/>
                  <w:b/>
                  <w:sz w:val="18"/>
                </w:rPr>
                <w:t>Attribute name</w:t>
              </w:r>
            </w:ins>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34E74FF6" w14:textId="77777777" w:rsidR="00C70633" w:rsidRPr="00236309" w:rsidRDefault="00C70633" w:rsidP="00010EA9">
            <w:pPr>
              <w:widowControl w:val="0"/>
              <w:spacing w:after="0" w:line="252" w:lineRule="auto"/>
              <w:jc w:val="center"/>
              <w:rPr>
                <w:ins w:id="1325" w:author="Author"/>
                <w:rFonts w:ascii="Arial" w:hAnsi="Arial" w:cs="Arial"/>
                <w:b/>
                <w:sz w:val="18"/>
                <w:szCs w:val="18"/>
              </w:rPr>
            </w:pPr>
            <w:ins w:id="1326" w:author="Author">
              <w:r w:rsidRPr="00236309">
                <w:rPr>
                  <w:rFonts w:ascii="Arial" w:hAnsi="Arial" w:cs="Arial"/>
                  <w:b/>
                  <w:sz w:val="18"/>
                  <w:szCs w:val="18"/>
                </w:rPr>
                <w:t>Data Type/Description</w:t>
              </w:r>
            </w:ins>
          </w:p>
        </w:tc>
        <w:tc>
          <w:tcPr>
            <w:tcW w:w="4680" w:type="dxa"/>
            <w:tcBorders>
              <w:top w:val="single" w:sz="4" w:space="0" w:color="auto"/>
              <w:left w:val="single" w:sz="4" w:space="0" w:color="auto"/>
              <w:bottom w:val="single" w:sz="4" w:space="0" w:color="auto"/>
              <w:right w:val="single" w:sz="4" w:space="0" w:color="auto"/>
            </w:tcBorders>
            <w:shd w:val="clear" w:color="auto" w:fill="C0C0C0"/>
            <w:hideMark/>
          </w:tcPr>
          <w:p w14:paraId="28F36A6F" w14:textId="77777777" w:rsidR="00C70633" w:rsidRDefault="00C70633" w:rsidP="00010EA9">
            <w:pPr>
              <w:widowControl w:val="0"/>
              <w:spacing w:after="0" w:line="252" w:lineRule="auto"/>
              <w:jc w:val="center"/>
              <w:rPr>
                <w:ins w:id="1327" w:author="Author"/>
                <w:rFonts w:ascii="Arial" w:hAnsi="Arial" w:cs="Arial"/>
                <w:b/>
                <w:sz w:val="18"/>
                <w:szCs w:val="18"/>
              </w:rPr>
            </w:pPr>
            <w:ins w:id="1328" w:author="Author">
              <w:r>
                <w:rPr>
                  <w:rFonts w:ascii="Arial" w:hAnsi="Arial" w:cs="Arial"/>
                  <w:b/>
                  <w:sz w:val="18"/>
                  <w:szCs w:val="18"/>
                </w:rPr>
                <w:t>Properties</w:t>
              </w:r>
            </w:ins>
          </w:p>
        </w:tc>
      </w:tr>
      <w:tr w:rsidR="00C70633" w14:paraId="64AFA502" w14:textId="77777777" w:rsidTr="00010EA9">
        <w:trPr>
          <w:ins w:id="1329" w:author="Author"/>
        </w:trPr>
        <w:tc>
          <w:tcPr>
            <w:tcW w:w="1889" w:type="dxa"/>
            <w:tcBorders>
              <w:top w:val="single" w:sz="4" w:space="0" w:color="auto"/>
              <w:left w:val="single" w:sz="4" w:space="0" w:color="auto"/>
              <w:bottom w:val="single" w:sz="4" w:space="0" w:color="auto"/>
              <w:right w:val="single" w:sz="4" w:space="0" w:color="auto"/>
            </w:tcBorders>
          </w:tcPr>
          <w:p w14:paraId="43BA4F29" w14:textId="77777777" w:rsidR="00C70633" w:rsidRDefault="00C70633" w:rsidP="00010EA9">
            <w:pPr>
              <w:widowControl w:val="0"/>
              <w:spacing w:after="0" w:line="252" w:lineRule="auto"/>
              <w:rPr>
                <w:ins w:id="1330" w:author="Author"/>
                <w:rFonts w:ascii="Arial" w:hAnsi="Arial"/>
                <w:sz w:val="18"/>
              </w:rPr>
            </w:pPr>
            <w:proofErr w:type="spellStart"/>
            <w:ins w:id="1331" w:author="Author">
              <w:r w:rsidRPr="00010EA9">
                <w:rPr>
                  <w:rFonts w:ascii="Arial" w:hAnsi="Arial" w:cs="Arial"/>
                  <w:sz w:val="18"/>
                  <w:szCs w:val="18"/>
                </w:rPr>
                <w:t>resourceName</w:t>
              </w:r>
              <w:proofErr w:type="spellEnd"/>
            </w:ins>
          </w:p>
        </w:tc>
        <w:tc>
          <w:tcPr>
            <w:tcW w:w="2791" w:type="dxa"/>
            <w:tcBorders>
              <w:top w:val="single" w:sz="4" w:space="0" w:color="auto"/>
              <w:left w:val="single" w:sz="4" w:space="0" w:color="auto"/>
              <w:bottom w:val="single" w:sz="4" w:space="0" w:color="auto"/>
              <w:right w:val="single" w:sz="4" w:space="0" w:color="auto"/>
            </w:tcBorders>
          </w:tcPr>
          <w:p w14:paraId="5D7BA73E" w14:textId="77777777" w:rsidR="00C70633" w:rsidRPr="00F34FA5" w:rsidRDefault="00C70633" w:rsidP="00010EA9">
            <w:pPr>
              <w:widowControl w:val="0"/>
              <w:rPr>
                <w:ins w:id="1332" w:author="Author"/>
                <w:rFonts w:ascii="Arial" w:hAnsi="Arial" w:cs="Arial"/>
                <w:b/>
                <w:bCs/>
                <w:sz w:val="18"/>
                <w:szCs w:val="18"/>
              </w:rPr>
            </w:pPr>
            <w:ins w:id="1333" w:author="Author">
              <w:r w:rsidRPr="00F34FA5">
                <w:rPr>
                  <w:rFonts w:ascii="Arial" w:hAnsi="Arial" w:cs="Arial"/>
                  <w:b/>
                  <w:bCs/>
                  <w:sz w:val="18"/>
                  <w:szCs w:val="18"/>
                </w:rPr>
                <w:t>Data Type:</w:t>
              </w:r>
              <w:r w:rsidRPr="00F34FA5">
                <w:rPr>
                  <w:rFonts w:ascii="Arial" w:hAnsi="Arial" w:cs="Arial"/>
                  <w:sz w:val="18"/>
                  <w:szCs w:val="18"/>
                </w:rPr>
                <w:t xml:space="preserve"> string</w:t>
              </w:r>
            </w:ins>
          </w:p>
          <w:p w14:paraId="6BCBDD12" w14:textId="77777777" w:rsidR="00C70633" w:rsidRPr="00F34FA5" w:rsidRDefault="00C70633" w:rsidP="00010EA9">
            <w:pPr>
              <w:widowControl w:val="0"/>
              <w:rPr>
                <w:ins w:id="1334" w:author="Author"/>
                <w:rFonts w:ascii="Arial" w:hAnsi="Arial" w:cs="Arial"/>
                <w:b/>
                <w:bCs/>
                <w:sz w:val="18"/>
                <w:szCs w:val="18"/>
              </w:rPr>
            </w:pPr>
            <w:ins w:id="1335" w:author="Author">
              <w:r w:rsidRPr="00F34FA5">
                <w:rPr>
                  <w:rFonts w:ascii="Arial" w:hAnsi="Arial" w:cs="Arial"/>
                  <w:b/>
                  <w:bCs/>
                  <w:sz w:val="18"/>
                  <w:szCs w:val="18"/>
                </w:rPr>
                <w:t>Description:</w:t>
              </w:r>
              <w:r w:rsidRPr="00F34FA5">
                <w:rPr>
                  <w:rFonts w:ascii="Arial" w:hAnsi="Arial" w:cs="Arial"/>
                  <w:sz w:val="18"/>
                  <w:szCs w:val="18"/>
                </w:rPr>
                <w:t xml:space="preserve"> </w:t>
              </w:r>
              <w:r>
                <w:rPr>
                  <w:rFonts w:ascii="Arial" w:hAnsi="Arial" w:cs="Arial"/>
                  <w:sz w:val="18"/>
                  <w:szCs w:val="18"/>
                </w:rPr>
                <w:t xml:space="preserve">Name of the </w:t>
              </w:r>
              <w:proofErr w:type="gramStart"/>
              <w:r>
                <w:rPr>
                  <w:rFonts w:ascii="Arial" w:hAnsi="Arial" w:cs="Arial"/>
                  <w:sz w:val="18"/>
                  <w:szCs w:val="18"/>
                </w:rPr>
                <w:t>resource</w:t>
              </w:r>
              <w:r w:rsidRPr="00010EA9">
                <w:rPr>
                  <w:rFonts w:ascii="Arial" w:hAnsi="Arial" w:cs="Arial"/>
                  <w:sz w:val="18"/>
                  <w:szCs w:val="18"/>
                </w:rPr>
                <w:t xml:space="preserve"> as</w:t>
              </w:r>
              <w:proofErr w:type="gramEnd"/>
              <w:r w:rsidRPr="00010EA9">
                <w:rPr>
                  <w:rFonts w:ascii="Arial" w:hAnsi="Arial" w:cs="Arial"/>
                  <w:sz w:val="18"/>
                  <w:szCs w:val="18"/>
                </w:rPr>
                <w:t xml:space="preserve"> given in </w:t>
              </w:r>
              <w:proofErr w:type="spellStart"/>
              <w:r w:rsidRPr="00010EA9">
                <w:rPr>
                  <w:rFonts w:ascii="Arial" w:hAnsi="Arial" w:cs="Arial"/>
                  <w:sz w:val="18"/>
                  <w:szCs w:val="18"/>
                </w:rPr>
                <w:t>ProvisioningRequest</w:t>
              </w:r>
              <w:proofErr w:type="spellEnd"/>
              <w:r w:rsidRPr="00010EA9">
                <w:rPr>
                  <w:rFonts w:ascii="Arial" w:hAnsi="Arial" w:cs="Arial"/>
                  <w:sz w:val="18"/>
                  <w:szCs w:val="18"/>
                </w:rPr>
                <w:t xml:space="preserve"> parameters</w:t>
              </w:r>
              <w:r w:rsidRPr="00F34FA5">
                <w:rPr>
                  <w:rFonts w:ascii="Arial" w:hAnsi="Arial" w:cs="Arial"/>
                  <w:sz w:val="18"/>
                  <w:szCs w:val="18"/>
                </w:rPr>
                <w:t>.</w:t>
              </w:r>
            </w:ins>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6ECFCCB"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36" w:author="Author"/>
              </w:rPr>
            </w:pPr>
          </w:p>
          <w:p w14:paraId="4CAAB7F6"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37" w:author="Author"/>
              </w:rPr>
            </w:pPr>
            <w:ins w:id="1338" w:author="Author">
              <w:r>
                <w:t>x-support-qualifier:</w:t>
              </w:r>
              <w:r>
                <w:tab/>
                <w:t>M</w:t>
              </w:r>
            </w:ins>
          </w:p>
          <w:p w14:paraId="4C602565" w14:textId="1BBBC5A7" w:rsidR="00C70633" w:rsidDel="0069650C"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39" w:author="Author"/>
                <w:del w:id="1340" w:author="Author"/>
                <w:lang w:val="en-US"/>
              </w:rPr>
            </w:pPr>
            <w:ins w:id="1341" w:author="Author">
              <w:del w:id="1342" w:author="Author">
                <w:r w:rsidRPr="009C4A41" w:rsidDel="0069650C">
                  <w:rPr>
                    <w:lang w:val="en-US"/>
                  </w:rPr>
                  <w:delText>x-isAlwaysPresent:</w:delText>
                </w:r>
                <w:r w:rsidRPr="009C4A41" w:rsidDel="0069650C">
                  <w:rPr>
                    <w:lang w:val="en-US"/>
                  </w:rPr>
                  <w:tab/>
                </w:r>
                <w:r w:rsidDel="0069650C">
                  <w:rPr>
                    <w:lang w:val="en-US"/>
                  </w:rPr>
                  <w:delText>True</w:delText>
                </w:r>
              </w:del>
            </w:ins>
          </w:p>
          <w:p w14:paraId="1F87630B"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43" w:author="Author"/>
              </w:rPr>
            </w:pPr>
            <w:ins w:id="1344" w:author="Author">
              <w:r>
                <w:t>readOnly:</w:t>
              </w:r>
              <w:r>
                <w:tab/>
                <w:t>True</w:t>
              </w:r>
            </w:ins>
          </w:p>
          <w:p w14:paraId="27EF5E2F"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45" w:author="Author"/>
              </w:rPr>
            </w:pPr>
            <w:ins w:id="1346" w:author="Author">
              <w:r>
                <w:t>x-isInvariant:</w:t>
              </w:r>
              <w:r>
                <w:tab/>
                <w:t>True</w:t>
              </w:r>
            </w:ins>
          </w:p>
          <w:p w14:paraId="24FD0BF7"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47" w:author="Author"/>
              </w:rPr>
            </w:pPr>
            <w:ins w:id="1348" w:author="Author">
              <w:r>
                <w:t>x-inventoryNotification:</w:t>
              </w:r>
              <w:r>
                <w:tab/>
                <w:t>False</w:t>
              </w:r>
            </w:ins>
          </w:p>
          <w:p w14:paraId="1AC0C2DF"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49" w:author="Author"/>
              </w:rPr>
            </w:pPr>
            <w:ins w:id="1350" w:author="Author">
              <w:r>
                <w:t>x-stateChangeNotification:</w:t>
              </w:r>
              <w:r>
                <w:tab/>
                <w:t>False</w:t>
              </w:r>
            </w:ins>
          </w:p>
          <w:p w14:paraId="7000AB11"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51" w:author="Author"/>
              </w:rPr>
            </w:pPr>
          </w:p>
        </w:tc>
      </w:tr>
      <w:tr w:rsidR="00C70633" w14:paraId="75AC724F" w14:textId="77777777" w:rsidTr="00010EA9">
        <w:trPr>
          <w:ins w:id="1352" w:author="Author"/>
        </w:trPr>
        <w:tc>
          <w:tcPr>
            <w:tcW w:w="1889" w:type="dxa"/>
            <w:tcBorders>
              <w:top w:val="single" w:sz="4" w:space="0" w:color="auto"/>
              <w:left w:val="single" w:sz="4" w:space="0" w:color="auto"/>
              <w:bottom w:val="single" w:sz="4" w:space="0" w:color="auto"/>
              <w:right w:val="single" w:sz="4" w:space="0" w:color="auto"/>
            </w:tcBorders>
          </w:tcPr>
          <w:p w14:paraId="415A250E" w14:textId="77777777" w:rsidR="00C70633" w:rsidRDefault="00C70633" w:rsidP="00010EA9">
            <w:pPr>
              <w:widowControl w:val="0"/>
              <w:spacing w:after="0" w:line="252" w:lineRule="auto"/>
              <w:rPr>
                <w:ins w:id="1353" w:author="Author"/>
              </w:rPr>
            </w:pPr>
            <w:proofErr w:type="spellStart"/>
            <w:ins w:id="1354" w:author="Author">
              <w:r>
                <w:rPr>
                  <w:rFonts w:ascii="Arial" w:hAnsi="Arial" w:cs="Arial"/>
                  <w:sz w:val="18"/>
                  <w:szCs w:val="18"/>
                </w:rPr>
                <w:t>resource</w:t>
              </w:r>
              <w:r w:rsidRPr="00DF6E62">
                <w:rPr>
                  <w:rFonts w:ascii="Arial" w:hAnsi="Arial" w:cs="Arial"/>
                  <w:sz w:val="18"/>
                  <w:szCs w:val="18"/>
                </w:rPr>
                <w:t>Id</w:t>
              </w:r>
              <w:proofErr w:type="spellEnd"/>
            </w:ins>
          </w:p>
        </w:tc>
        <w:tc>
          <w:tcPr>
            <w:tcW w:w="2791" w:type="dxa"/>
            <w:tcBorders>
              <w:top w:val="single" w:sz="4" w:space="0" w:color="auto"/>
              <w:left w:val="single" w:sz="4" w:space="0" w:color="auto"/>
              <w:bottom w:val="single" w:sz="4" w:space="0" w:color="auto"/>
              <w:right w:val="single" w:sz="4" w:space="0" w:color="auto"/>
            </w:tcBorders>
          </w:tcPr>
          <w:p w14:paraId="3A4C5012" w14:textId="77777777" w:rsidR="00C70633" w:rsidRPr="00F34FA5" w:rsidRDefault="00C70633" w:rsidP="00010EA9">
            <w:pPr>
              <w:widowControl w:val="0"/>
              <w:rPr>
                <w:ins w:id="1355" w:author="Author"/>
                <w:rFonts w:ascii="Arial" w:hAnsi="Arial" w:cs="Arial"/>
                <w:b/>
                <w:bCs/>
                <w:sz w:val="18"/>
                <w:szCs w:val="18"/>
              </w:rPr>
            </w:pPr>
            <w:ins w:id="1356" w:author="Author">
              <w:r w:rsidRPr="00F34FA5">
                <w:rPr>
                  <w:rFonts w:ascii="Arial" w:hAnsi="Arial" w:cs="Arial"/>
                  <w:b/>
                  <w:bCs/>
                  <w:sz w:val="18"/>
                  <w:szCs w:val="18"/>
                </w:rPr>
                <w:t>Data Type:</w:t>
              </w:r>
              <w:r w:rsidRPr="00F34FA5">
                <w:rPr>
                  <w:rFonts w:ascii="Arial" w:hAnsi="Arial" w:cs="Arial"/>
                  <w:sz w:val="18"/>
                  <w:szCs w:val="18"/>
                </w:rPr>
                <w:t xml:space="preserve"> string</w:t>
              </w:r>
            </w:ins>
          </w:p>
          <w:p w14:paraId="1CA88F0B" w14:textId="77777777" w:rsidR="00C70633" w:rsidRPr="00F34FA5" w:rsidRDefault="00C70633" w:rsidP="00010EA9">
            <w:pPr>
              <w:widowControl w:val="0"/>
              <w:rPr>
                <w:ins w:id="1357" w:author="Author"/>
                <w:rFonts w:ascii="Arial" w:hAnsi="Arial" w:cs="Arial"/>
                <w:b/>
                <w:bCs/>
                <w:sz w:val="18"/>
                <w:szCs w:val="18"/>
              </w:rPr>
            </w:pPr>
            <w:ins w:id="1358" w:author="Author">
              <w:r w:rsidRPr="00F34FA5">
                <w:rPr>
                  <w:rFonts w:ascii="Arial" w:hAnsi="Arial" w:cs="Arial"/>
                  <w:b/>
                  <w:bCs/>
                  <w:sz w:val="18"/>
                  <w:szCs w:val="18"/>
                </w:rPr>
                <w:t xml:space="preserve">Description: </w:t>
              </w:r>
              <w:r w:rsidRPr="00F34FA5">
                <w:rPr>
                  <w:rFonts w:ascii="Arial" w:hAnsi="Arial" w:cs="Arial"/>
                  <w:sz w:val="18"/>
                  <w:szCs w:val="18"/>
                </w:rPr>
                <w:t xml:space="preserve">Identifier of the </w:t>
              </w:r>
              <w:r>
                <w:rPr>
                  <w:rFonts w:ascii="Arial" w:hAnsi="Arial" w:cs="Arial"/>
                  <w:sz w:val="18"/>
                  <w:szCs w:val="18"/>
                </w:rPr>
                <w:t>resource, as assigned by the O-Cloud.</w:t>
              </w:r>
            </w:ins>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9845DEF"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59" w:author="Author"/>
              </w:rPr>
            </w:pPr>
          </w:p>
          <w:p w14:paraId="3614517F"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60" w:author="Author"/>
              </w:rPr>
            </w:pPr>
            <w:ins w:id="1361" w:author="Author">
              <w:r>
                <w:t>x-support-qualifier:</w:t>
              </w:r>
              <w:r>
                <w:tab/>
                <w:t>M</w:t>
              </w:r>
            </w:ins>
          </w:p>
          <w:p w14:paraId="44874D67"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62" w:author="Author"/>
                <w:lang w:val="en-US"/>
              </w:rPr>
            </w:pPr>
            <w:ins w:id="1363" w:author="Author">
              <w:r w:rsidRPr="00F8224D">
                <w:rPr>
                  <w:lang w:val="en-US"/>
                </w:rPr>
                <w:t>x-isAlwaysPresent:</w:t>
              </w:r>
              <w:r w:rsidRPr="00F8224D">
                <w:rPr>
                  <w:lang w:val="en-US"/>
                </w:rPr>
                <w:tab/>
                <w:t>False</w:t>
              </w:r>
            </w:ins>
          </w:p>
          <w:p w14:paraId="15B14136"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64" w:author="Author"/>
              </w:rPr>
            </w:pPr>
            <w:ins w:id="1365" w:author="Author">
              <w:r>
                <w:t>readOnly:</w:t>
              </w:r>
              <w:r>
                <w:tab/>
                <w:t>True</w:t>
              </w:r>
            </w:ins>
          </w:p>
          <w:p w14:paraId="4C1F7175"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66" w:author="Author"/>
              </w:rPr>
            </w:pPr>
            <w:ins w:id="1367" w:author="Author">
              <w:r>
                <w:t>x-isInvariant:</w:t>
              </w:r>
              <w:r>
                <w:tab/>
                <w:t>True</w:t>
              </w:r>
            </w:ins>
          </w:p>
          <w:p w14:paraId="6D508239"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68" w:author="Author"/>
              </w:rPr>
            </w:pPr>
            <w:ins w:id="1369" w:author="Author">
              <w:r>
                <w:t>x-inventoryNotification:</w:t>
              </w:r>
              <w:r>
                <w:tab/>
                <w:t>False</w:t>
              </w:r>
            </w:ins>
          </w:p>
          <w:p w14:paraId="44A0B40D"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70" w:author="Author"/>
              </w:rPr>
            </w:pPr>
            <w:ins w:id="1371" w:author="Author">
              <w:r>
                <w:t>x-stateChangeNotification:</w:t>
              </w:r>
              <w:r>
                <w:tab/>
                <w:t>False</w:t>
              </w:r>
            </w:ins>
          </w:p>
          <w:p w14:paraId="64282D90"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72" w:author="Author"/>
              </w:rPr>
            </w:pPr>
            <w:ins w:id="1373" w:author="Author">
              <w:r>
                <w:t>format:</w:t>
              </w:r>
              <w:r>
                <w:tab/>
                <w:t>uuid</w:t>
              </w:r>
            </w:ins>
          </w:p>
          <w:p w14:paraId="7468DB28"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74" w:author="Author"/>
              </w:rPr>
            </w:pPr>
          </w:p>
        </w:tc>
      </w:tr>
      <w:tr w:rsidR="00C70633" w14:paraId="09097D73" w14:textId="77777777" w:rsidTr="00010EA9">
        <w:trPr>
          <w:ins w:id="1375" w:author="Author"/>
        </w:trPr>
        <w:tc>
          <w:tcPr>
            <w:tcW w:w="1889" w:type="dxa"/>
            <w:tcBorders>
              <w:top w:val="single" w:sz="4" w:space="0" w:color="auto"/>
              <w:left w:val="single" w:sz="4" w:space="0" w:color="auto"/>
              <w:bottom w:val="single" w:sz="4" w:space="0" w:color="auto"/>
              <w:right w:val="single" w:sz="4" w:space="0" w:color="auto"/>
            </w:tcBorders>
          </w:tcPr>
          <w:p w14:paraId="73AA2660" w14:textId="77777777" w:rsidR="00C70633" w:rsidRDefault="00C70633" w:rsidP="00010EA9">
            <w:pPr>
              <w:widowControl w:val="0"/>
              <w:spacing w:after="0" w:line="252" w:lineRule="auto"/>
              <w:rPr>
                <w:ins w:id="1376" w:author="Author"/>
                <w:rFonts w:ascii="Arial" w:hAnsi="Arial"/>
                <w:sz w:val="18"/>
              </w:rPr>
            </w:pPr>
            <w:proofErr w:type="spellStart"/>
            <w:ins w:id="1377" w:author="Author">
              <w:r>
                <w:rPr>
                  <w:rFonts w:ascii="Arial" w:hAnsi="Arial" w:cs="Arial"/>
                  <w:sz w:val="18"/>
                  <w:szCs w:val="18"/>
                </w:rPr>
                <w:t>resourceProvisioningPhase</w:t>
              </w:r>
              <w:proofErr w:type="spellEnd"/>
            </w:ins>
          </w:p>
        </w:tc>
        <w:tc>
          <w:tcPr>
            <w:tcW w:w="2791" w:type="dxa"/>
            <w:tcBorders>
              <w:top w:val="single" w:sz="4" w:space="0" w:color="auto"/>
              <w:left w:val="single" w:sz="4" w:space="0" w:color="auto"/>
              <w:bottom w:val="single" w:sz="4" w:space="0" w:color="auto"/>
              <w:right w:val="single" w:sz="4" w:space="0" w:color="auto"/>
            </w:tcBorders>
          </w:tcPr>
          <w:p w14:paraId="618F1D72" w14:textId="77777777" w:rsidR="00C70633" w:rsidRPr="00F34FA5" w:rsidRDefault="00C70633" w:rsidP="00010EA9">
            <w:pPr>
              <w:widowControl w:val="0"/>
              <w:rPr>
                <w:ins w:id="1378" w:author="Author"/>
                <w:rFonts w:ascii="Arial" w:hAnsi="Arial" w:cs="Arial"/>
                <w:b/>
                <w:bCs/>
                <w:sz w:val="18"/>
                <w:szCs w:val="18"/>
              </w:rPr>
            </w:pPr>
            <w:ins w:id="1379" w:author="Author">
              <w:r w:rsidRPr="00F34FA5">
                <w:rPr>
                  <w:rFonts w:ascii="Arial" w:hAnsi="Arial" w:cs="Arial"/>
                  <w:b/>
                  <w:bCs/>
                  <w:sz w:val="18"/>
                  <w:szCs w:val="18"/>
                </w:rPr>
                <w:t>Data Type:</w:t>
              </w:r>
              <w:r w:rsidRPr="00F34FA5">
                <w:rPr>
                  <w:rFonts w:ascii="Arial" w:hAnsi="Arial" w:cs="Arial"/>
                  <w:sz w:val="18"/>
                  <w:szCs w:val="18"/>
                </w:rPr>
                <w:t xml:space="preserve"> string</w:t>
              </w:r>
            </w:ins>
          </w:p>
          <w:p w14:paraId="4A697FE5" w14:textId="77777777" w:rsidR="00C70633" w:rsidRPr="00F34FA5" w:rsidRDefault="00C70633" w:rsidP="00010EA9">
            <w:pPr>
              <w:widowControl w:val="0"/>
              <w:rPr>
                <w:ins w:id="1380" w:author="Author"/>
                <w:rFonts w:ascii="Arial" w:hAnsi="Arial" w:cs="Arial"/>
                <w:b/>
                <w:bCs/>
                <w:sz w:val="18"/>
                <w:szCs w:val="18"/>
              </w:rPr>
            </w:pPr>
            <w:ins w:id="1381" w:author="Author">
              <w:r w:rsidRPr="00F34FA5">
                <w:rPr>
                  <w:rFonts w:ascii="Arial" w:hAnsi="Arial" w:cs="Arial"/>
                  <w:b/>
                  <w:bCs/>
                  <w:sz w:val="18"/>
                  <w:szCs w:val="18"/>
                </w:rPr>
                <w:t>Description:</w:t>
              </w:r>
              <w:r w:rsidRPr="00F34FA5">
                <w:rPr>
                  <w:rFonts w:ascii="Arial" w:hAnsi="Arial" w:cs="Arial"/>
                  <w:sz w:val="18"/>
                  <w:szCs w:val="18"/>
                </w:rPr>
                <w:t xml:space="preserve"> </w:t>
              </w:r>
              <w:r>
                <w:rPr>
                  <w:rFonts w:ascii="Arial" w:hAnsi="Arial" w:cs="Arial"/>
                  <w:sz w:val="18"/>
                  <w:szCs w:val="18"/>
                </w:rPr>
                <w:t>Current provisioning phase of the resource</w:t>
              </w:r>
              <w:r w:rsidRPr="00F34FA5">
                <w:rPr>
                  <w:rFonts w:ascii="Arial" w:hAnsi="Arial" w:cs="Arial"/>
                  <w:sz w:val="18"/>
                  <w:szCs w:val="18"/>
                </w:rPr>
                <w:t>.</w:t>
              </w:r>
            </w:ins>
          </w:p>
        </w:tc>
        <w:tc>
          <w:tcPr>
            <w:tcW w:w="468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C5C5A18"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82" w:author="Author"/>
              </w:rPr>
            </w:pPr>
          </w:p>
          <w:p w14:paraId="0DF925C3"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83" w:author="Author"/>
              </w:rPr>
            </w:pPr>
            <w:ins w:id="1384" w:author="Author">
              <w:r>
                <w:t>x-support-qualifier:</w:t>
              </w:r>
              <w:r>
                <w:tab/>
                <w:t>M</w:t>
              </w:r>
            </w:ins>
          </w:p>
          <w:p w14:paraId="2A2A518E" w14:textId="605F0209" w:rsidR="00C70633" w:rsidDel="0069650C"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85" w:author="Author"/>
                <w:del w:id="1386" w:author="Author"/>
                <w:lang w:val="en-US"/>
              </w:rPr>
            </w:pPr>
            <w:ins w:id="1387" w:author="Author">
              <w:del w:id="1388" w:author="Author">
                <w:r w:rsidRPr="00541F70" w:rsidDel="0069650C">
                  <w:rPr>
                    <w:lang w:val="en-US"/>
                  </w:rPr>
                  <w:delText>x-isAlwaysPresent:</w:delText>
                </w:r>
                <w:r w:rsidRPr="00541F70" w:rsidDel="0069650C">
                  <w:rPr>
                    <w:lang w:val="en-US"/>
                  </w:rPr>
                  <w:tab/>
                </w:r>
                <w:r w:rsidDel="0069650C">
                  <w:rPr>
                    <w:lang w:val="en-US"/>
                  </w:rPr>
                  <w:delText>True</w:delText>
                </w:r>
              </w:del>
            </w:ins>
          </w:p>
          <w:p w14:paraId="34877267"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89" w:author="Author"/>
              </w:rPr>
            </w:pPr>
            <w:ins w:id="1390" w:author="Author">
              <w:r>
                <w:t>readOnly:</w:t>
              </w:r>
              <w:r>
                <w:tab/>
                <w:t>True</w:t>
              </w:r>
            </w:ins>
          </w:p>
          <w:p w14:paraId="4B3CADA3"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91" w:author="Author"/>
              </w:rPr>
            </w:pPr>
            <w:ins w:id="1392" w:author="Author">
              <w:r>
                <w:t>x-isInvariant:</w:t>
              </w:r>
              <w:r>
                <w:tab/>
                <w:t>False</w:t>
              </w:r>
            </w:ins>
          </w:p>
          <w:p w14:paraId="71DE2658"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93" w:author="Author"/>
              </w:rPr>
            </w:pPr>
            <w:ins w:id="1394" w:author="Author">
              <w:r>
                <w:t>x-inventoryNotification:</w:t>
              </w:r>
              <w:r>
                <w:tab/>
                <w:t>False</w:t>
              </w:r>
            </w:ins>
          </w:p>
          <w:p w14:paraId="7271FFE4"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95" w:author="Author"/>
              </w:rPr>
            </w:pPr>
            <w:ins w:id="1396" w:author="Author">
              <w:r>
                <w:t>x-stateChangeNotification:</w:t>
              </w:r>
              <w:r>
                <w:tab/>
                <w:t>True</w:t>
              </w:r>
            </w:ins>
          </w:p>
          <w:p w14:paraId="1A72CCD6"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397" w:author="Author"/>
              </w:rPr>
            </w:pPr>
            <w:ins w:id="1398" w:author="Author">
              <w:r>
                <w:t>enum:</w:t>
              </w:r>
            </w:ins>
          </w:p>
          <w:p w14:paraId="4128DCB9" w14:textId="77777777" w:rsidR="00C70633" w:rsidRDefault="00C70633" w:rsidP="00010EA9">
            <w:pPr>
              <w:pStyle w:val="PL"/>
              <w:rPr>
                <w:ins w:id="1399" w:author="Author"/>
              </w:rPr>
            </w:pPr>
            <w:ins w:id="1400" w:author="Author">
              <w:r>
                <w:t xml:space="preserve">   - PROCESSING</w:t>
              </w:r>
            </w:ins>
          </w:p>
          <w:p w14:paraId="57A87AC6" w14:textId="77777777" w:rsidR="00C70633" w:rsidRDefault="00C70633" w:rsidP="00010EA9">
            <w:pPr>
              <w:pStyle w:val="PL"/>
              <w:rPr>
                <w:ins w:id="1401" w:author="Author"/>
              </w:rPr>
            </w:pPr>
            <w:ins w:id="1402" w:author="Author">
              <w:r>
                <w:t xml:space="preserve">   - PROVISIONED</w:t>
              </w:r>
            </w:ins>
          </w:p>
          <w:p w14:paraId="757AE866" w14:textId="77777777" w:rsidR="00C70633" w:rsidRDefault="00C70633" w:rsidP="00010EA9">
            <w:pPr>
              <w:pStyle w:val="PL"/>
              <w:rPr>
                <w:ins w:id="1403" w:author="Author"/>
              </w:rPr>
            </w:pPr>
            <w:ins w:id="1404" w:author="Author">
              <w:r>
                <w:t xml:space="preserve">   - AWAITING_FREE_RESOURCES</w:t>
              </w:r>
            </w:ins>
          </w:p>
          <w:p w14:paraId="07329588" w14:textId="77777777" w:rsidR="00C70633" w:rsidRDefault="00C70633" w:rsidP="00010EA9">
            <w:pPr>
              <w:pStyle w:val="PL"/>
              <w:rPr>
                <w:ins w:id="1405" w:author="Author"/>
              </w:rPr>
            </w:pPr>
            <w:ins w:id="1406" w:author="Author">
              <w:r>
                <w:t xml:space="preserve">   - FAILED</w:t>
              </w:r>
            </w:ins>
          </w:p>
          <w:p w14:paraId="3A9F3B47"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407" w:author="Author"/>
              </w:rPr>
            </w:pPr>
          </w:p>
          <w:p w14:paraId="09B1E777" w14:textId="77777777" w:rsidR="00C70633" w:rsidRDefault="00C70633" w:rsidP="00010EA9">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408" w:author="Author"/>
              </w:rPr>
            </w:pPr>
          </w:p>
        </w:tc>
      </w:tr>
    </w:tbl>
    <w:p w14:paraId="4C1E679D" w14:textId="77777777" w:rsidR="00C70633" w:rsidRDefault="00C70633" w:rsidP="00C70633">
      <w:pPr>
        <w:pStyle w:val="Heading6"/>
        <w:ind w:left="0" w:firstLine="0"/>
        <w:rPr>
          <w:ins w:id="1409" w:author="Author"/>
        </w:rPr>
      </w:pPr>
      <w:ins w:id="1410" w:author="Author">
        <w:r>
          <w:br/>
          <w:t>4.2.4.4.4.3 Attribute constraints</w:t>
        </w:r>
      </w:ins>
    </w:p>
    <w:p w14:paraId="4579CCC6" w14:textId="77777777" w:rsidR="00C70633" w:rsidRDefault="00C70633" w:rsidP="00C70633">
      <w:pPr>
        <w:rPr>
          <w:ins w:id="1411" w:author="Author"/>
        </w:rPr>
      </w:pPr>
      <w:ins w:id="1412" w:author="Author">
        <w:r>
          <w:t>None</w:t>
        </w:r>
      </w:ins>
    </w:p>
    <w:p w14:paraId="6CB1A07E" w14:textId="77777777" w:rsidR="00C70633" w:rsidRDefault="00C70633" w:rsidP="00C70633">
      <w:pPr>
        <w:pStyle w:val="Heading6"/>
        <w:ind w:left="0" w:firstLine="0"/>
        <w:rPr>
          <w:ins w:id="1413" w:author="Author"/>
        </w:rPr>
      </w:pPr>
      <w:ins w:id="1414" w:author="Author">
        <w:r>
          <w:t>4.2.4.4.4.4 State diagram</w:t>
        </w:r>
      </w:ins>
    </w:p>
    <w:p w14:paraId="5CF92E48" w14:textId="65C66F5F" w:rsidR="00552463" w:rsidRDefault="00031D71">
      <w:pPr>
        <w:pStyle w:val="PlantUML"/>
        <w:rPr>
          <w:ins w:id="1415" w:author="Author"/>
        </w:rPr>
        <w:pPrChange w:id="1416" w:author="Author">
          <w:pPr/>
        </w:pPrChange>
      </w:pPr>
      <w:ins w:id="1417" w:author="Author">
        <w:r>
          <w:t>@startuml</w:t>
        </w:r>
      </w:ins>
    </w:p>
    <w:p w14:paraId="70FBDF53" w14:textId="77777777" w:rsidR="00031D71" w:rsidRDefault="00031D71" w:rsidP="00D814D1">
      <w:pPr>
        <w:pStyle w:val="PlantUML"/>
        <w:rPr>
          <w:ins w:id="1418" w:author="Author"/>
        </w:rPr>
      </w:pPr>
      <w:ins w:id="1419" w:author="Author">
        <w:r>
          <w:t>skin rose</w:t>
        </w:r>
      </w:ins>
    </w:p>
    <w:p w14:paraId="09B37229" w14:textId="77777777" w:rsidR="00031D71" w:rsidRDefault="00031D71" w:rsidP="00D814D1">
      <w:pPr>
        <w:pStyle w:val="PlantUML"/>
        <w:rPr>
          <w:ins w:id="1420" w:author="Author"/>
        </w:rPr>
      </w:pPr>
      <w:ins w:id="1421" w:author="Author">
        <w:r>
          <w:t>skinparam ClassStereotypeFontStyle normal</w:t>
        </w:r>
      </w:ins>
    </w:p>
    <w:p w14:paraId="442F3DE0" w14:textId="77777777" w:rsidR="00031D71" w:rsidRDefault="00031D71" w:rsidP="00D814D1">
      <w:pPr>
        <w:pStyle w:val="PlantUML"/>
        <w:rPr>
          <w:ins w:id="1422" w:author="Author"/>
        </w:rPr>
      </w:pPr>
      <w:ins w:id="1423" w:author="Author">
        <w:r>
          <w:t>skinparam style strictuml</w:t>
        </w:r>
      </w:ins>
    </w:p>
    <w:p w14:paraId="63658FF1" w14:textId="77777777" w:rsidR="00031D71" w:rsidRDefault="00031D71" w:rsidP="00D814D1">
      <w:pPr>
        <w:pStyle w:val="PlantUML"/>
        <w:rPr>
          <w:ins w:id="1424" w:author="Author"/>
        </w:rPr>
      </w:pPr>
      <w:ins w:id="1425" w:author="Author">
        <w:r>
          <w:t>hide members</w:t>
        </w:r>
      </w:ins>
    </w:p>
    <w:p w14:paraId="4CCA7918" w14:textId="77777777" w:rsidR="00031D71" w:rsidRDefault="00031D71" w:rsidP="00D814D1">
      <w:pPr>
        <w:pStyle w:val="PlantUML"/>
        <w:rPr>
          <w:ins w:id="1426" w:author="Author"/>
        </w:rPr>
      </w:pPr>
    </w:p>
    <w:p w14:paraId="54FD45E5" w14:textId="1E565D44" w:rsidR="002F5993" w:rsidRDefault="002F5993" w:rsidP="00D814D1">
      <w:pPr>
        <w:pStyle w:val="PlantUML"/>
        <w:rPr>
          <w:ins w:id="1427" w:author="Author"/>
        </w:rPr>
      </w:pPr>
      <w:ins w:id="1428" w:author="Author">
        <w:r>
          <w:t>state PROCESSING</w:t>
        </w:r>
      </w:ins>
    </w:p>
    <w:p w14:paraId="77019359" w14:textId="0163CF9C" w:rsidR="002F5993" w:rsidRDefault="002F5993" w:rsidP="00D814D1">
      <w:pPr>
        <w:pStyle w:val="PlantUML"/>
        <w:rPr>
          <w:ins w:id="1429" w:author="Author"/>
        </w:rPr>
      </w:pPr>
      <w:ins w:id="1430" w:author="Author">
        <w:r>
          <w:t>state FAILED</w:t>
        </w:r>
      </w:ins>
    </w:p>
    <w:p w14:paraId="5C31F547" w14:textId="0D036920" w:rsidR="002F5993" w:rsidRDefault="002F5993" w:rsidP="00D814D1">
      <w:pPr>
        <w:pStyle w:val="PlantUML"/>
        <w:rPr>
          <w:ins w:id="1431" w:author="Author"/>
        </w:rPr>
      </w:pPr>
      <w:ins w:id="1432" w:author="Author">
        <w:r>
          <w:t>sta</w:t>
        </w:r>
        <w:r w:rsidR="005A7E9C">
          <w:t>te PROVISIONED</w:t>
        </w:r>
      </w:ins>
    </w:p>
    <w:p w14:paraId="5E868DB6" w14:textId="43D28933" w:rsidR="005A7E9C" w:rsidRDefault="005A7E9C" w:rsidP="003A70CC">
      <w:pPr>
        <w:pStyle w:val="PlantUML"/>
        <w:rPr>
          <w:ins w:id="1433" w:author="Author"/>
        </w:rPr>
      </w:pPr>
      <w:ins w:id="1434" w:author="Author">
        <w:r>
          <w:t xml:space="preserve">state </w:t>
        </w:r>
        <w:r w:rsidR="00E62826">
          <w:t>"</w:t>
        </w:r>
        <w:r>
          <w:t>AWAITING_FREE_RESOURCE</w:t>
        </w:r>
      </w:ins>
      <w:r w:rsidR="00D814D1">
        <w:t>S</w:t>
      </w:r>
      <w:ins w:id="1435" w:author="Author">
        <w:r w:rsidR="00E62826">
          <w:t>"</w:t>
        </w:r>
        <w:r>
          <w:t xml:space="preserve"> as WAITING</w:t>
        </w:r>
      </w:ins>
    </w:p>
    <w:p w14:paraId="3621F5E5" w14:textId="77777777" w:rsidR="005A7E9C" w:rsidRDefault="005A7E9C" w:rsidP="00D814D1">
      <w:pPr>
        <w:pStyle w:val="PlantUML"/>
        <w:rPr>
          <w:ins w:id="1436" w:author="Author"/>
        </w:rPr>
      </w:pPr>
    </w:p>
    <w:p w14:paraId="7E3087B2" w14:textId="50B13934" w:rsidR="00031D71" w:rsidRDefault="00031D71" w:rsidP="00D814D1">
      <w:pPr>
        <w:pStyle w:val="PlantUML"/>
        <w:rPr>
          <w:ins w:id="1437" w:author="Author"/>
        </w:rPr>
      </w:pPr>
      <w:ins w:id="1438" w:author="Author">
        <w:r>
          <w:t xml:space="preserve">PROCESSING </w:t>
        </w:r>
        <w:r w:rsidR="00AE7BD6">
          <w:t>-</w:t>
        </w:r>
        <w:del w:id="1439" w:author="Author">
          <w:r w:rsidR="002C2FF4" w:rsidDel="00E57C1C">
            <w:delText>d</w:delText>
          </w:r>
        </w:del>
        <w:r w:rsidR="002C2FF4">
          <w:t>-</w:t>
        </w:r>
        <w:r w:rsidR="00AE7BD6">
          <w:t xml:space="preserve">&gt; FAILED : </w:t>
        </w:r>
        <w:del w:id="1440" w:author="Author">
          <w:r w:rsidR="00B6026D" w:rsidDel="005C08D6">
            <w:delText>"</w:delText>
          </w:r>
        </w:del>
        <w:r w:rsidR="00AE7BD6">
          <w:t>O-Cloud</w:t>
        </w:r>
        <w:r w:rsidR="00B6026D">
          <w:t>\n</w:t>
        </w:r>
        <w:del w:id="1441" w:author="Author">
          <w:r w:rsidR="00AE7BD6" w:rsidDel="00B6026D">
            <w:delText xml:space="preserve"> </w:delText>
          </w:r>
        </w:del>
        <w:r w:rsidR="00AE7BD6">
          <w:t>Internal failure</w:t>
        </w:r>
        <w:del w:id="1442" w:author="Author">
          <w:r w:rsidR="00B6026D" w:rsidDel="005C08D6">
            <w:delText>"</w:delText>
          </w:r>
        </w:del>
      </w:ins>
    </w:p>
    <w:p w14:paraId="6B03D302" w14:textId="7DCE8DC1" w:rsidR="00AE7BD6" w:rsidRDefault="00AE7BD6" w:rsidP="00D814D1">
      <w:pPr>
        <w:pStyle w:val="PlantUML"/>
        <w:rPr>
          <w:ins w:id="1443" w:author="Author"/>
        </w:rPr>
      </w:pPr>
      <w:ins w:id="1444" w:author="Author">
        <w:r>
          <w:t>FAILED -</w:t>
        </w:r>
        <w:r w:rsidR="007D3A01">
          <w:t>l-</w:t>
        </w:r>
        <w:r>
          <w:t>&gt;</w:t>
        </w:r>
        <w:r w:rsidR="004D73DB">
          <w:t xml:space="preserve"> PROCESSING</w:t>
        </w:r>
        <w:r w:rsidR="0036680D">
          <w:t xml:space="preserve"> : ProvisioningRequest\nupdate request</w:t>
        </w:r>
      </w:ins>
    </w:p>
    <w:p w14:paraId="32FC551E" w14:textId="3FE4B76A" w:rsidR="004D73DB" w:rsidRDefault="004D73DB" w:rsidP="00D814D1">
      <w:pPr>
        <w:pStyle w:val="PlantUML"/>
        <w:rPr>
          <w:ins w:id="1445" w:author="Author"/>
        </w:rPr>
      </w:pPr>
      <w:ins w:id="1446" w:author="Author">
        <w:r>
          <w:t>PROCESSING -</w:t>
        </w:r>
        <w:r w:rsidR="00CE2AAB">
          <w:t>d-</w:t>
        </w:r>
        <w:r>
          <w:t>&gt; PROVISIONED</w:t>
        </w:r>
        <w:r w:rsidR="0041690B">
          <w:t xml:space="preserve"> : ProvisioningRequest</w:t>
        </w:r>
        <w:del w:id="1447" w:author="Author">
          <w:r w:rsidR="0041690B" w:rsidDel="00BD5B1B">
            <w:delText xml:space="preserve"> </w:delText>
          </w:r>
        </w:del>
        <w:r w:rsidR="00BD5B1B">
          <w:t>\n</w:t>
        </w:r>
        <w:r w:rsidR="0041690B">
          <w:t>update request</w:t>
        </w:r>
      </w:ins>
    </w:p>
    <w:p w14:paraId="157BA4C6" w14:textId="702D3F6B" w:rsidR="004D73DB" w:rsidRDefault="004D73DB" w:rsidP="00D814D1">
      <w:pPr>
        <w:pStyle w:val="PlantUML"/>
        <w:rPr>
          <w:ins w:id="1448" w:author="Author"/>
        </w:rPr>
      </w:pPr>
      <w:ins w:id="1449" w:author="Author">
        <w:r>
          <w:t>PROVISIONED -&gt; PROCESSING</w:t>
        </w:r>
      </w:ins>
    </w:p>
    <w:p w14:paraId="4F4FDA1D" w14:textId="1F574C23" w:rsidR="004D73DB" w:rsidRDefault="004D73DB" w:rsidP="00D814D1">
      <w:pPr>
        <w:pStyle w:val="PlantUML"/>
        <w:rPr>
          <w:ins w:id="1450" w:author="Author"/>
        </w:rPr>
      </w:pPr>
      <w:ins w:id="1451" w:author="Author">
        <w:r>
          <w:t>PROCESSING -</w:t>
        </w:r>
        <w:r w:rsidR="00CE2AAB">
          <w:t>d-</w:t>
        </w:r>
        <w:r>
          <w:t xml:space="preserve">&gt; </w:t>
        </w:r>
        <w:del w:id="1452" w:author="Author">
          <w:r w:rsidDel="00CE2AAB">
            <w:delText>A</w:delText>
          </w:r>
        </w:del>
        <w:r>
          <w:t>WAITING</w:t>
        </w:r>
        <w:del w:id="1453" w:author="Author">
          <w:r w:rsidDel="00CE2AAB">
            <w:delText>_FREE_RESOURCES</w:delText>
          </w:r>
        </w:del>
        <w:r>
          <w:t xml:space="preserve"> : O-Cloud could not</w:t>
        </w:r>
        <w:del w:id="1454" w:author="Author">
          <w:r w:rsidDel="00BD5B1B">
            <w:delText xml:space="preserve"> </w:delText>
          </w:r>
        </w:del>
        <w:r w:rsidR="00BD5B1B">
          <w:t>\n</w:t>
        </w:r>
        <w:r>
          <w:t>acquire enough</w:t>
        </w:r>
        <w:del w:id="1455" w:author="Author">
          <w:r w:rsidDel="00BD5B1B">
            <w:delText xml:space="preserve"> </w:delText>
          </w:r>
        </w:del>
        <w:r w:rsidR="00BD5B1B">
          <w:t>\n</w:t>
        </w:r>
        <w:r>
          <w:t>resources</w:t>
        </w:r>
      </w:ins>
    </w:p>
    <w:p w14:paraId="7EF699EC" w14:textId="747E4DF9" w:rsidR="0041690B" w:rsidRDefault="0041690B" w:rsidP="00D814D1">
      <w:pPr>
        <w:pStyle w:val="PlantUML"/>
        <w:rPr>
          <w:ins w:id="1456" w:author="Author"/>
        </w:rPr>
      </w:pPr>
      <w:ins w:id="1457" w:author="Author">
        <w:del w:id="1458" w:author="Author">
          <w:r w:rsidDel="003B4E1A">
            <w:delText>A</w:delText>
          </w:r>
        </w:del>
        <w:r>
          <w:t>WAITING</w:t>
        </w:r>
        <w:del w:id="1459" w:author="Author">
          <w:r w:rsidDel="003B4E1A">
            <w:delText>_FREE_RESOURCES</w:delText>
          </w:r>
        </w:del>
        <w:r>
          <w:t xml:space="preserve"> -&gt; PROCESSING : O-Cloud adds</w:t>
        </w:r>
        <w:del w:id="1460" w:author="Author">
          <w:r w:rsidDel="0018242D">
            <w:delText xml:space="preserve"> </w:delText>
          </w:r>
        </w:del>
        <w:r w:rsidR="0018242D">
          <w:t>\n</w:t>
        </w:r>
        <w:r>
          <w:t>required resources</w:t>
        </w:r>
      </w:ins>
    </w:p>
    <w:p w14:paraId="0F0C555D" w14:textId="78E5750A" w:rsidR="0041690B" w:rsidRDefault="0041690B" w:rsidP="00D814D1">
      <w:pPr>
        <w:pStyle w:val="PlantUML"/>
        <w:rPr>
          <w:ins w:id="1461" w:author="Author"/>
        </w:rPr>
      </w:pPr>
      <w:ins w:id="1462" w:author="Author">
        <w:del w:id="1463" w:author="Author">
          <w:r w:rsidDel="003B4E1A">
            <w:delText>A</w:delText>
          </w:r>
        </w:del>
        <w:r>
          <w:t>WAITING</w:t>
        </w:r>
        <w:del w:id="1464" w:author="Author">
          <w:r w:rsidDel="003B4E1A">
            <w:delText>_FREE_RESOURCES</w:delText>
          </w:r>
        </w:del>
        <w:r>
          <w:t xml:space="preserve"> -&gt; PROCESSING : ProvisioningRequest</w:t>
        </w:r>
        <w:del w:id="1465" w:author="Author">
          <w:r w:rsidDel="00BD5B1B">
            <w:delText xml:space="preserve"> </w:delText>
          </w:r>
        </w:del>
        <w:r w:rsidR="00BD5B1B">
          <w:t>\n</w:t>
        </w:r>
        <w:r>
          <w:t>update request</w:t>
        </w:r>
      </w:ins>
    </w:p>
    <w:p w14:paraId="05B7E912" w14:textId="0BF313CC" w:rsidR="007D029A" w:rsidRDefault="007D029A" w:rsidP="00D814D1">
      <w:pPr>
        <w:pStyle w:val="PlantUML"/>
        <w:rPr>
          <w:ins w:id="1466" w:author="Author"/>
        </w:rPr>
      </w:pPr>
      <w:ins w:id="1467" w:author="Author">
        <w:r>
          <w:t>FAILED -d[hidden]-&gt; PROVISIONED</w:t>
        </w:r>
      </w:ins>
    </w:p>
    <w:p w14:paraId="62D6044F" w14:textId="53F6976D" w:rsidR="00147EED" w:rsidRDefault="00147EED" w:rsidP="00D814D1">
      <w:pPr>
        <w:pStyle w:val="PlantUML"/>
        <w:rPr>
          <w:ins w:id="1468" w:author="Author"/>
        </w:rPr>
      </w:pPr>
      <w:ins w:id="1469" w:author="Author">
        <w:r>
          <w:t>FAILED -r[hidden]-&gt; WAITING</w:t>
        </w:r>
      </w:ins>
    </w:p>
    <w:p w14:paraId="514A36F7" w14:textId="1C590715" w:rsidR="0070375D" w:rsidRDefault="0070375D" w:rsidP="00D814D1">
      <w:pPr>
        <w:pStyle w:val="PlantUML"/>
        <w:rPr>
          <w:ins w:id="1470" w:author="Author"/>
        </w:rPr>
      </w:pPr>
      <w:ins w:id="1471" w:author="Author">
        <w:r>
          <w:t>WAITING -d[hidden]-&gt; PROVISIONED</w:t>
        </w:r>
      </w:ins>
    </w:p>
    <w:p w14:paraId="3D66C21F" w14:textId="77777777" w:rsidR="0041690B" w:rsidRDefault="0041690B" w:rsidP="00D814D1">
      <w:pPr>
        <w:pStyle w:val="PlantUML"/>
        <w:rPr>
          <w:ins w:id="1472" w:author="Author"/>
        </w:rPr>
      </w:pPr>
    </w:p>
    <w:p w14:paraId="6D88831A" w14:textId="0F8347E7" w:rsidR="00031D71" w:rsidRPr="0057075F" w:rsidRDefault="00031D71">
      <w:pPr>
        <w:pStyle w:val="PlantUML"/>
        <w:rPr>
          <w:ins w:id="1473" w:author="Author"/>
        </w:rPr>
        <w:pPrChange w:id="1474" w:author="Author">
          <w:pPr>
            <w:pStyle w:val="Heading6"/>
            <w:ind w:left="0" w:firstLine="0"/>
          </w:pPr>
        </w:pPrChange>
      </w:pPr>
      <w:ins w:id="1475" w:author="Author">
        <w:r>
          <w:t>@enduml</w:t>
        </w:r>
      </w:ins>
    </w:p>
    <w:p w14:paraId="3B5A3492" w14:textId="1CD2C416" w:rsidR="003A70CC" w:rsidRDefault="003A70CC" w:rsidP="003A70CC">
      <w:pPr>
        <w:pStyle w:val="PlantUMLImg"/>
      </w:pPr>
      <w:r>
        <w:rPr>
          <w14:ligatures w14:val="none"/>
        </w:rPr>
        <w:lastRenderedPageBreak/>
        <w:drawing>
          <wp:inline distT="0" distB="0" distL="0" distR="0" wp14:anchorId="5CB952DD" wp14:editId="1B5EBBEE">
            <wp:extent cx="6480175" cy="2743192"/>
            <wp:effectExtent l="0" t="0" r="0" b="635"/>
            <wp:docPr id="121327238"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27238" name="Picture 1" descr="Generated by PlantUML"/>
                    <pic:cNvPicPr/>
                  </pic:nvPicPr>
                  <pic:blipFill>
                    <a:blip r:embed="rId42">
                      <a:extLst>
                        <a:ext uri="{28A0092B-C50C-407E-A947-70E740481C1C}">
                          <a14:useLocalDpi xmlns:a14="http://schemas.microsoft.com/office/drawing/2010/main" val="0"/>
                        </a:ext>
                      </a:extLst>
                    </a:blip>
                    <a:stretch>
                      <a:fillRect/>
                    </a:stretch>
                  </pic:blipFill>
                  <pic:spPr>
                    <a:xfrm>
                      <a:off x="0" y="0"/>
                      <a:ext cx="6480175" cy="2743192"/>
                    </a:xfrm>
                    <a:prstGeom prst="rect">
                      <a:avLst/>
                    </a:prstGeom>
                  </pic:spPr>
                </pic:pic>
              </a:graphicData>
            </a:graphic>
          </wp:inline>
        </w:drawing>
      </w:r>
    </w:p>
    <w:p w14:paraId="337D318E" w14:textId="0284CA86" w:rsidR="00F936AB" w:rsidRDefault="00F936AB">
      <w:pPr>
        <w:pStyle w:val="TF"/>
        <w:rPr>
          <w:ins w:id="1476" w:author="Author"/>
        </w:rPr>
        <w:pPrChange w:id="1477" w:author="Author">
          <w:pPr>
            <w:jc w:val="center"/>
          </w:pPr>
        </w:pPrChange>
      </w:pPr>
      <w:ins w:id="1478" w:author="Author">
        <w:r>
          <w:t xml:space="preserve">Figure </w:t>
        </w:r>
        <w:r w:rsidRPr="00A83225">
          <w:t>4.2.4.4.</w:t>
        </w:r>
        <w:r>
          <w:t>4</w:t>
        </w:r>
        <w:r w:rsidRPr="00A83225">
          <w:t xml:space="preserve">.4-1 State Diagram for </w:t>
        </w:r>
        <w:proofErr w:type="spellStart"/>
        <w:r>
          <w:t>ResourceProvisioningPhase</w:t>
        </w:r>
        <w:proofErr w:type="spellEnd"/>
        <w:r w:rsidRPr="00A83225">
          <w:t xml:space="preserve"> </w:t>
        </w:r>
        <w:r>
          <w:t>t</w:t>
        </w:r>
        <w:r w:rsidRPr="00A83225">
          <w:t>ransition</w:t>
        </w:r>
        <w:r>
          <w:t>s</w:t>
        </w:r>
      </w:ins>
    </w:p>
    <w:p w14:paraId="0470E5B9" w14:textId="1E2D0D28" w:rsidR="00E60ECD" w:rsidDel="00B661D8" w:rsidRDefault="00E60ECD">
      <w:pPr>
        <w:rPr>
          <w:del w:id="1479" w:author="Author"/>
        </w:rPr>
        <w:pPrChange w:id="1480" w:author="Author">
          <w:pPr>
            <w:pStyle w:val="Heading3"/>
          </w:pPr>
        </w:pPrChange>
      </w:pPr>
    </w:p>
    <w:p w14:paraId="03EF7E1D" w14:textId="5CF4C9F7" w:rsidR="00B661D8" w:rsidRPr="00F936AB" w:rsidDel="00F936AB" w:rsidRDefault="00B661D8">
      <w:pPr>
        <w:rPr>
          <w:ins w:id="1481" w:author="Author"/>
          <w:del w:id="1482" w:author="Author"/>
        </w:rPr>
        <w:pPrChange w:id="1483" w:author="Author">
          <w:pPr>
            <w:pStyle w:val="Heading3"/>
          </w:pPr>
        </w:pPrChange>
      </w:pPr>
    </w:p>
    <w:p w14:paraId="1F121CAC" w14:textId="0B4D94FC" w:rsidR="00440743" w:rsidRPr="00440743" w:rsidDel="00E60ECD" w:rsidRDefault="00440743">
      <w:pPr>
        <w:pStyle w:val="PlantUMLImg"/>
        <w:rPr>
          <w:ins w:id="1484" w:author="Author"/>
          <w:del w:id="1485" w:author="Author"/>
        </w:rPr>
        <w:pPrChange w:id="1486" w:author="Author">
          <w:pPr>
            <w:pStyle w:val="Heading3"/>
          </w:pPr>
        </w:pPrChange>
      </w:pPr>
    </w:p>
    <w:p w14:paraId="7204DEB6" w14:textId="1051B7E7" w:rsidR="00E57C1C" w:rsidRPr="00E57C1C" w:rsidDel="00440743" w:rsidRDefault="00E57C1C">
      <w:pPr>
        <w:pStyle w:val="PlantUMLImg"/>
        <w:rPr>
          <w:ins w:id="1487" w:author="Author"/>
          <w:del w:id="1488" w:author="Author"/>
        </w:rPr>
        <w:pPrChange w:id="1489" w:author="Author">
          <w:pPr>
            <w:pStyle w:val="Heading3"/>
          </w:pPr>
        </w:pPrChange>
      </w:pPr>
    </w:p>
    <w:p w14:paraId="326B2BF2" w14:textId="259EBAD1" w:rsidR="00147EED" w:rsidRPr="00147EED" w:rsidDel="00E57C1C" w:rsidRDefault="00147EED">
      <w:pPr>
        <w:pStyle w:val="PlantUMLImg"/>
        <w:rPr>
          <w:ins w:id="1490" w:author="Author"/>
          <w:del w:id="1491" w:author="Author"/>
        </w:rPr>
        <w:pPrChange w:id="1492" w:author="Author">
          <w:pPr>
            <w:pStyle w:val="Heading3"/>
          </w:pPr>
        </w:pPrChange>
      </w:pPr>
    </w:p>
    <w:p w14:paraId="1BB5E7ED" w14:textId="501B921F" w:rsidR="0070375D" w:rsidRPr="0070375D" w:rsidDel="00147EED" w:rsidRDefault="0070375D">
      <w:pPr>
        <w:pStyle w:val="PlantUMLImg"/>
        <w:rPr>
          <w:ins w:id="1493" w:author="Author"/>
          <w:del w:id="1494" w:author="Author"/>
        </w:rPr>
        <w:pPrChange w:id="1495" w:author="Author">
          <w:pPr>
            <w:pStyle w:val="Heading3"/>
          </w:pPr>
        </w:pPrChange>
      </w:pPr>
    </w:p>
    <w:p w14:paraId="153DBC51" w14:textId="04BA1957" w:rsidR="001A0FA9" w:rsidRPr="001A0FA9" w:rsidDel="0070375D" w:rsidRDefault="001A0FA9">
      <w:pPr>
        <w:pStyle w:val="PlantUMLImg"/>
        <w:rPr>
          <w:ins w:id="1496" w:author="Author"/>
          <w:del w:id="1497" w:author="Author"/>
        </w:rPr>
        <w:pPrChange w:id="1498" w:author="Author">
          <w:pPr>
            <w:pStyle w:val="Heading3"/>
          </w:pPr>
        </w:pPrChange>
      </w:pPr>
    </w:p>
    <w:p w14:paraId="46539B3A" w14:textId="5B527B2E" w:rsidR="00BD5B1B" w:rsidRPr="00BD5B1B" w:rsidDel="001A0FA9" w:rsidRDefault="00BD5B1B">
      <w:pPr>
        <w:pStyle w:val="PlantUMLImg"/>
        <w:rPr>
          <w:ins w:id="1499" w:author="Author"/>
          <w:del w:id="1500" w:author="Author"/>
        </w:rPr>
        <w:pPrChange w:id="1501" w:author="Author">
          <w:pPr>
            <w:pStyle w:val="Heading3"/>
          </w:pPr>
        </w:pPrChange>
      </w:pPr>
    </w:p>
    <w:p w14:paraId="4BA30A8A" w14:textId="411CC888" w:rsidR="005C08D6" w:rsidRPr="005C08D6" w:rsidDel="00BD5B1B" w:rsidRDefault="005C08D6">
      <w:pPr>
        <w:pStyle w:val="PlantUMLImg"/>
        <w:rPr>
          <w:ins w:id="1502" w:author="Author"/>
          <w:del w:id="1503" w:author="Author"/>
        </w:rPr>
        <w:pPrChange w:id="1504" w:author="Author">
          <w:pPr>
            <w:pStyle w:val="Heading3"/>
          </w:pPr>
        </w:pPrChange>
      </w:pPr>
    </w:p>
    <w:p w14:paraId="0709A5D2" w14:textId="40F22CE8" w:rsidR="00B6026D" w:rsidRPr="00B6026D" w:rsidDel="005C08D6" w:rsidRDefault="00B6026D">
      <w:pPr>
        <w:pStyle w:val="PlantUMLImg"/>
        <w:rPr>
          <w:ins w:id="1505" w:author="Author"/>
          <w:del w:id="1506" w:author="Author"/>
        </w:rPr>
        <w:pPrChange w:id="1507" w:author="Author">
          <w:pPr>
            <w:pStyle w:val="Heading3"/>
          </w:pPr>
        </w:pPrChange>
      </w:pPr>
    </w:p>
    <w:p w14:paraId="1A54BB41" w14:textId="70C49233" w:rsidR="00A04590" w:rsidRPr="00A04590" w:rsidDel="00B6026D" w:rsidRDefault="00A04590">
      <w:pPr>
        <w:pStyle w:val="PlantUMLImg"/>
        <w:rPr>
          <w:ins w:id="1508" w:author="Author"/>
          <w:del w:id="1509" w:author="Author"/>
        </w:rPr>
        <w:pPrChange w:id="1510" w:author="Author">
          <w:pPr>
            <w:pStyle w:val="Heading3"/>
          </w:pPr>
        </w:pPrChange>
      </w:pPr>
    </w:p>
    <w:p w14:paraId="4CEBCB2E" w14:textId="3F1619C4" w:rsidR="00E62826" w:rsidRPr="00E62826" w:rsidDel="00A04590" w:rsidRDefault="00E62826">
      <w:pPr>
        <w:pStyle w:val="PlantUMLImg"/>
        <w:rPr>
          <w:ins w:id="1511" w:author="Author"/>
          <w:del w:id="1512" w:author="Author"/>
        </w:rPr>
        <w:pPrChange w:id="1513" w:author="Author">
          <w:pPr>
            <w:pStyle w:val="Heading3"/>
          </w:pPr>
        </w:pPrChange>
      </w:pPr>
    </w:p>
    <w:p w14:paraId="1DDD5D5C" w14:textId="15EE76DC" w:rsidR="00ED3BB7" w:rsidRDefault="00ED3BB7" w:rsidP="00ED3BB7">
      <w:pPr>
        <w:pStyle w:val="Heading3"/>
      </w:pPr>
      <w:r>
        <w:t>4.2.5</w:t>
      </w:r>
      <w:r w:rsidR="00761289">
        <w:tab/>
      </w:r>
      <w:r>
        <w:t>Namespace: ORAN.O2ims.Infrastructure</w:t>
      </w:r>
      <w:bookmarkEnd w:id="1300"/>
      <w:bookmarkEnd w:id="1301"/>
    </w:p>
    <w:p w14:paraId="50535016" w14:textId="77777777" w:rsidR="00ED3BB7" w:rsidRDefault="00ED3BB7" w:rsidP="00ED3BB7">
      <w:pPr>
        <w:pStyle w:val="Heading4"/>
      </w:pPr>
      <w:r>
        <w:t>4.2.5.1</w:t>
      </w:r>
      <w:r>
        <w:tab/>
        <w:t>Namespace Overview</w:t>
      </w:r>
    </w:p>
    <w:p w14:paraId="273448A4" w14:textId="77777777" w:rsidR="00ED3BB7" w:rsidRDefault="00ED3BB7" w:rsidP="00ED3BB7">
      <w:r>
        <w:t>The O-RAN O2ims Infrastructure namespace defines the classes and their attributes which are directly exposed to the consumer (SMO) via its O2 IMS Interface.</w:t>
      </w:r>
    </w:p>
    <w:p w14:paraId="1BD37D98" w14:textId="77777777" w:rsidR="00ED3BB7" w:rsidRDefault="00ED3BB7" w:rsidP="00ED3BB7">
      <w:r>
        <w:t>This namespace is used for fulfillment of provisioning requests which produce configured resources for later provisioning requests.</w:t>
      </w:r>
    </w:p>
    <w:p w14:paraId="1B85E4AC" w14:textId="77777777" w:rsidR="00ED3BB7" w:rsidRDefault="00ED3BB7" w:rsidP="00ED3BB7">
      <w:pPr>
        <w:pStyle w:val="Heading4"/>
      </w:pPr>
      <w:r>
        <w:t>4.2.5.2</w:t>
      </w:r>
      <w:r>
        <w:tab/>
        <w:t>Imported and associated information entities</w:t>
      </w:r>
    </w:p>
    <w:p w14:paraId="7AA253A7" w14:textId="77777777" w:rsidR="00ED3BB7" w:rsidRDefault="00ED3BB7" w:rsidP="00ED3BB7">
      <w:pPr>
        <w:pStyle w:val="Heading5"/>
      </w:pPr>
      <w:r>
        <w:t>4.2.5.2.1</w:t>
      </w:r>
      <w:r>
        <w:tab/>
        <w:t>Imported information entities and local labels</w:t>
      </w:r>
    </w:p>
    <w:p w14:paraId="40701E36" w14:textId="77777777" w:rsidR="00ED3BB7" w:rsidRDefault="00ED3BB7" w:rsidP="00ED3BB7">
      <w:r>
        <w:t xml:space="preserve">Information entities imported into the model are also elements of the namespace and </w:t>
      </w:r>
      <w:proofErr w:type="gramStart"/>
      <w:r>
        <w:t>therefore shall</w:t>
      </w:r>
      <w:proofErr w:type="gramEnd"/>
      <w:r>
        <w:t xml:space="preserve"> remain unique within the namespace. </w:t>
      </w:r>
    </w:p>
    <w:p w14:paraId="2843D0DD" w14:textId="77777777" w:rsidR="00ED3BB7" w:rsidRDefault="00ED3BB7" w:rsidP="00ED3BB7">
      <w:pPr>
        <w:pStyle w:val="TH"/>
      </w:pPr>
      <w:bookmarkStart w:id="1514" w:name="_Toc193779800"/>
      <w:bookmarkStart w:id="1515" w:name="_Toc202768251"/>
      <w:r>
        <w:t>Table 4.2.5.2.1-1 Imported Entities</w:t>
      </w:r>
      <w:bookmarkEnd w:id="1514"/>
      <w:bookmarkEnd w:id="1515"/>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0F07470C"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4CB0808E" w14:textId="77777777" w:rsidR="00ED3BB7" w:rsidRDefault="00ED3BB7" w:rsidP="00775EDC">
            <w:pPr>
              <w:pStyle w:val="TAH"/>
            </w:pPr>
            <w: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2A40B25C" w14:textId="77777777" w:rsidR="00ED3BB7" w:rsidRDefault="00ED3BB7" w:rsidP="00775EDC">
            <w:pPr>
              <w:pStyle w:val="TAH"/>
            </w:pPr>
            <w:r>
              <w:t xml:space="preserve">Local label </w:t>
            </w:r>
          </w:p>
        </w:tc>
      </w:tr>
      <w:tr w:rsidR="00ED3BB7" w14:paraId="16291515"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253D3FBF" w14:textId="77777777" w:rsidR="00ED3BB7" w:rsidRDefault="00ED3BB7" w:rsidP="00775EDC">
            <w:pPr>
              <w:pStyle w:val="TAL"/>
            </w:pPr>
          </w:p>
        </w:tc>
        <w:tc>
          <w:tcPr>
            <w:tcW w:w="4252" w:type="dxa"/>
            <w:tcBorders>
              <w:top w:val="single" w:sz="6" w:space="0" w:color="auto"/>
              <w:left w:val="single" w:sz="6" w:space="0" w:color="auto"/>
              <w:bottom w:val="single" w:sz="6" w:space="0" w:color="auto"/>
              <w:right w:val="single" w:sz="4" w:space="0" w:color="auto"/>
            </w:tcBorders>
          </w:tcPr>
          <w:p w14:paraId="39C3588E" w14:textId="77777777" w:rsidR="00ED3BB7" w:rsidRDefault="00ED3BB7" w:rsidP="00775EDC">
            <w:pPr>
              <w:pStyle w:val="TAL"/>
            </w:pPr>
          </w:p>
        </w:tc>
      </w:tr>
      <w:tr w:rsidR="00ED3BB7" w14:paraId="3264B6F8" w14:textId="77777777" w:rsidTr="00775EDC">
        <w:trPr>
          <w:jc w:val="center"/>
        </w:trPr>
        <w:tc>
          <w:tcPr>
            <w:tcW w:w="4369" w:type="dxa"/>
            <w:tcBorders>
              <w:top w:val="single" w:sz="6" w:space="0" w:color="auto"/>
              <w:left w:val="single" w:sz="4" w:space="0" w:color="auto"/>
              <w:bottom w:val="single" w:sz="4" w:space="0" w:color="auto"/>
              <w:right w:val="single" w:sz="6" w:space="0" w:color="auto"/>
            </w:tcBorders>
          </w:tcPr>
          <w:p w14:paraId="411A83C5" w14:textId="77777777" w:rsidR="00ED3BB7" w:rsidRDefault="00ED3BB7" w:rsidP="00775EDC">
            <w:pPr>
              <w:pStyle w:val="TAL"/>
            </w:pPr>
          </w:p>
        </w:tc>
        <w:tc>
          <w:tcPr>
            <w:tcW w:w="4252" w:type="dxa"/>
            <w:tcBorders>
              <w:top w:val="single" w:sz="6" w:space="0" w:color="auto"/>
              <w:left w:val="single" w:sz="6" w:space="0" w:color="auto"/>
              <w:bottom w:val="single" w:sz="4" w:space="0" w:color="auto"/>
              <w:right w:val="single" w:sz="4" w:space="0" w:color="auto"/>
            </w:tcBorders>
          </w:tcPr>
          <w:p w14:paraId="313DFECC" w14:textId="77777777" w:rsidR="00ED3BB7" w:rsidRDefault="00ED3BB7" w:rsidP="00775EDC">
            <w:pPr>
              <w:pStyle w:val="TAL"/>
              <w:rPr>
                <w:rFonts w:ascii="Courier New" w:hAnsi="Courier New" w:cs="Courier New"/>
              </w:rPr>
            </w:pPr>
          </w:p>
        </w:tc>
      </w:tr>
    </w:tbl>
    <w:p w14:paraId="5CCC2048" w14:textId="77777777" w:rsidR="00ED3BB7" w:rsidRDefault="00ED3BB7" w:rsidP="00ED3BB7">
      <w:pPr>
        <w:rPr>
          <w:rFonts w:ascii="Arial" w:hAnsi="Arial"/>
          <w:sz w:val="28"/>
        </w:rPr>
      </w:pPr>
    </w:p>
    <w:p w14:paraId="1DFF6258" w14:textId="77777777" w:rsidR="00ED3BB7" w:rsidRDefault="00ED3BB7" w:rsidP="00ED3BB7">
      <w:pPr>
        <w:pStyle w:val="Heading5"/>
      </w:pPr>
      <w:r>
        <w:t>4.2.5.2.2</w:t>
      </w:r>
      <w:r>
        <w:tab/>
        <w:t>Associated information entities and local labels</w:t>
      </w:r>
    </w:p>
    <w:p w14:paraId="696C8AEE" w14:textId="77777777" w:rsidR="00ED3BB7" w:rsidRDefault="00ED3BB7" w:rsidP="00ED3BB7">
      <w:r>
        <w:t>Information entities referenced in the model through an association which may be extended and overloaded with a new entity of the same name within the namespace are listed in the associated entities table.</w:t>
      </w:r>
    </w:p>
    <w:p w14:paraId="041AB8D0" w14:textId="77777777" w:rsidR="00ED3BB7" w:rsidRDefault="00ED3BB7" w:rsidP="00ED3BB7">
      <w:pPr>
        <w:pStyle w:val="TH"/>
      </w:pPr>
      <w:bookmarkStart w:id="1516" w:name="_Toc193779801"/>
      <w:bookmarkStart w:id="1517" w:name="_Toc202768252"/>
      <w:r>
        <w:t>Table 4.2.5.2.2-1 Associated Entities</w:t>
      </w:r>
      <w:bookmarkEnd w:id="1516"/>
      <w:bookmarkEnd w:id="1517"/>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70" w:type="dxa"/>
        </w:tblCellMar>
        <w:tblLook w:val="04A0" w:firstRow="1" w:lastRow="0" w:firstColumn="1" w:lastColumn="0" w:noHBand="0" w:noVBand="1"/>
      </w:tblPr>
      <w:tblGrid>
        <w:gridCol w:w="4369"/>
        <w:gridCol w:w="4252"/>
      </w:tblGrid>
      <w:tr w:rsidR="00ED3BB7" w14:paraId="18B70531" w14:textId="77777777" w:rsidTr="00775EDC">
        <w:trPr>
          <w:jc w:val="center"/>
        </w:trPr>
        <w:tc>
          <w:tcPr>
            <w:tcW w:w="4369" w:type="dxa"/>
            <w:tcBorders>
              <w:top w:val="single" w:sz="4" w:space="0" w:color="auto"/>
              <w:left w:val="single" w:sz="4" w:space="0" w:color="auto"/>
              <w:bottom w:val="single" w:sz="6" w:space="0" w:color="auto"/>
              <w:right w:val="single" w:sz="6" w:space="0" w:color="auto"/>
            </w:tcBorders>
            <w:shd w:val="clear" w:color="auto" w:fill="CCCCCC"/>
            <w:hideMark/>
          </w:tcPr>
          <w:p w14:paraId="1030A9B4" w14:textId="77777777" w:rsidR="00ED3BB7" w:rsidRDefault="00ED3BB7" w:rsidP="00775EDC">
            <w:pPr>
              <w:pStyle w:val="TAH"/>
            </w:pPr>
            <w:r>
              <w:t>Label reference</w:t>
            </w:r>
          </w:p>
        </w:tc>
        <w:tc>
          <w:tcPr>
            <w:tcW w:w="4252" w:type="dxa"/>
            <w:tcBorders>
              <w:top w:val="single" w:sz="4" w:space="0" w:color="auto"/>
              <w:left w:val="single" w:sz="6" w:space="0" w:color="auto"/>
              <w:bottom w:val="single" w:sz="6" w:space="0" w:color="auto"/>
              <w:right w:val="single" w:sz="4" w:space="0" w:color="auto"/>
            </w:tcBorders>
            <w:shd w:val="clear" w:color="auto" w:fill="CCCCCC"/>
            <w:hideMark/>
          </w:tcPr>
          <w:p w14:paraId="35EB2353" w14:textId="77777777" w:rsidR="00ED3BB7" w:rsidRDefault="00ED3BB7" w:rsidP="00775EDC">
            <w:pPr>
              <w:pStyle w:val="TAH"/>
            </w:pPr>
            <w:r>
              <w:t xml:space="preserve">Local label </w:t>
            </w:r>
          </w:p>
        </w:tc>
      </w:tr>
      <w:tr w:rsidR="00ED3BB7" w14:paraId="3C923BEB"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404EDAB4" w14:textId="77777777" w:rsidR="00ED3BB7" w:rsidRDefault="00ED3BB7" w:rsidP="00775EDC">
            <w:pPr>
              <w:pStyle w:val="TAL"/>
            </w:pPr>
            <w:r>
              <w:t xml:space="preserve">4.2.1.4.7, </w:t>
            </w:r>
            <w:proofErr w:type="spellStart"/>
            <w:r w:rsidRPr="00F75F61">
              <w:rPr>
                <w:i/>
                <w:iCs/>
              </w:rPr>
              <w:t>InfrastructureInventoryObject</w:t>
            </w:r>
            <w:proofErr w:type="spellEnd"/>
            <w:r>
              <w:rPr>
                <w:i/>
                <w:iCs/>
              </w:rPr>
              <w:t>_</w:t>
            </w:r>
          </w:p>
        </w:tc>
        <w:tc>
          <w:tcPr>
            <w:tcW w:w="4252" w:type="dxa"/>
            <w:tcBorders>
              <w:top w:val="single" w:sz="6" w:space="0" w:color="auto"/>
              <w:left w:val="single" w:sz="6" w:space="0" w:color="auto"/>
              <w:bottom w:val="single" w:sz="6" w:space="0" w:color="auto"/>
              <w:right w:val="single" w:sz="4" w:space="0" w:color="auto"/>
            </w:tcBorders>
          </w:tcPr>
          <w:p w14:paraId="2C29042F" w14:textId="77777777" w:rsidR="00ED3BB7" w:rsidRDefault="00ED3BB7" w:rsidP="00775EDC">
            <w:pPr>
              <w:pStyle w:val="TAL"/>
              <w:rPr>
                <w:rFonts w:ascii="Courier New" w:hAnsi="Courier New" w:cs="Courier New"/>
              </w:rPr>
            </w:pPr>
            <w:proofErr w:type="spellStart"/>
            <w:r w:rsidRPr="00F75F61">
              <w:rPr>
                <w:i/>
                <w:iCs/>
              </w:rPr>
              <w:t>InfrastructureInventoryObject</w:t>
            </w:r>
            <w:proofErr w:type="spellEnd"/>
            <w:r>
              <w:rPr>
                <w:i/>
                <w:iCs/>
              </w:rPr>
              <w:t>_</w:t>
            </w:r>
          </w:p>
        </w:tc>
      </w:tr>
      <w:tr w:rsidR="00ED3BB7" w14:paraId="1F0089B4" w14:textId="77777777" w:rsidTr="00775EDC">
        <w:trPr>
          <w:jc w:val="center"/>
        </w:trPr>
        <w:tc>
          <w:tcPr>
            <w:tcW w:w="4369" w:type="dxa"/>
            <w:tcBorders>
              <w:top w:val="single" w:sz="6" w:space="0" w:color="auto"/>
              <w:left w:val="single" w:sz="4" w:space="0" w:color="auto"/>
              <w:bottom w:val="single" w:sz="6" w:space="0" w:color="auto"/>
              <w:right w:val="single" w:sz="6" w:space="0" w:color="auto"/>
            </w:tcBorders>
          </w:tcPr>
          <w:p w14:paraId="51116CBA" w14:textId="77777777" w:rsidR="00ED3BB7" w:rsidRDefault="00ED3BB7" w:rsidP="00775EDC">
            <w:pPr>
              <w:pStyle w:val="TAL"/>
              <w:tabs>
                <w:tab w:val="left" w:pos="1150"/>
              </w:tabs>
            </w:pPr>
          </w:p>
        </w:tc>
        <w:tc>
          <w:tcPr>
            <w:tcW w:w="4252" w:type="dxa"/>
            <w:tcBorders>
              <w:top w:val="single" w:sz="6" w:space="0" w:color="auto"/>
              <w:left w:val="single" w:sz="6" w:space="0" w:color="auto"/>
              <w:bottom w:val="single" w:sz="6" w:space="0" w:color="auto"/>
              <w:right w:val="single" w:sz="4" w:space="0" w:color="auto"/>
            </w:tcBorders>
          </w:tcPr>
          <w:p w14:paraId="24850AEA" w14:textId="77777777" w:rsidR="00ED3BB7" w:rsidRDefault="00ED3BB7" w:rsidP="00775EDC">
            <w:pPr>
              <w:pStyle w:val="TAL"/>
            </w:pPr>
          </w:p>
        </w:tc>
      </w:tr>
    </w:tbl>
    <w:p w14:paraId="72AF77EF" w14:textId="77777777" w:rsidR="00ED3BB7" w:rsidRDefault="00ED3BB7" w:rsidP="00ED3BB7"/>
    <w:p w14:paraId="5098F8D8" w14:textId="77777777" w:rsidR="00ED3BB7" w:rsidRDefault="00ED3BB7" w:rsidP="00ED3BB7">
      <w:pPr>
        <w:pStyle w:val="Heading4"/>
      </w:pPr>
      <w:r>
        <w:lastRenderedPageBreak/>
        <w:t>4.2.5.3</w:t>
      </w:r>
      <w:r>
        <w:tab/>
        <w:t>Class Diagram</w:t>
      </w:r>
    </w:p>
    <w:p w14:paraId="178F5B66" w14:textId="77777777" w:rsidR="00ED3BB7" w:rsidRDefault="00ED3BB7" w:rsidP="00ED3BB7">
      <w:pPr>
        <w:pStyle w:val="Heading5"/>
      </w:pPr>
      <w:r>
        <w:t>4.2.5.3.1</w:t>
      </w:r>
      <w:r>
        <w:tab/>
        <w:t>Relationships</w:t>
      </w:r>
    </w:p>
    <w:p w14:paraId="71B2253A" w14:textId="77777777" w:rsidR="00ED3BB7" w:rsidRDefault="00ED3BB7" w:rsidP="00ED3BB7">
      <w:pPr>
        <w:pStyle w:val="Heading6"/>
      </w:pPr>
      <w:r>
        <w:t>4.2.5.3.1.1</w:t>
      </w:r>
      <w:r>
        <w:tab/>
        <w:t>Description</w:t>
      </w:r>
    </w:p>
    <w:p w14:paraId="5A4B25B8" w14:textId="77777777" w:rsidR="00ED3BB7" w:rsidRDefault="00ED3BB7" w:rsidP="00ED3BB7">
      <w:r>
        <w:t>This clause depicts the set of classes (e.g. IOCs) that encapsulates the information relevant for the O-RAN Cloud (O-Cloud). This clause provides an overview of the relationships between relevant classes in UML. Subsequent clauses provide more detailed specification of various aspects of these classes. The UML Class diagram depicts a view of the namespace maintaining a defined focus so as not to overcrowd a single diagram trying to depict all relationships within the namespace.</w:t>
      </w:r>
    </w:p>
    <w:p w14:paraId="0FF2E33B" w14:textId="77777777" w:rsidR="00ED3BB7" w:rsidRDefault="00ED3BB7" w:rsidP="00ED3BB7">
      <w:pPr>
        <w:pStyle w:val="Heading6"/>
      </w:pPr>
      <w:r>
        <w:t>4.2.5.3.1.2 ORAN.O2ims.Infrastructure Intra-Namespace Relationships</w:t>
      </w:r>
    </w:p>
    <w:p w14:paraId="74040AAC" w14:textId="77777777" w:rsidR="00ED3BB7" w:rsidRPr="00810963" w:rsidRDefault="00ED3BB7" w:rsidP="00ED3BB7">
      <w:proofErr w:type="gramStart"/>
      <w:r w:rsidRPr="00810963">
        <w:t>The O</w:t>
      </w:r>
      <w:proofErr w:type="gramEnd"/>
      <w:r w:rsidRPr="00810963">
        <w:t xml:space="preserve">-Cloud Networking consists of both intra- and inter-namespace relationships, which are complex in nature. </w:t>
      </w:r>
      <w:r>
        <w:t xml:space="preserve">The overview </w:t>
      </w:r>
      <w:r w:rsidRPr="00810963">
        <w:t xml:space="preserve">diagram (Figure 4.2.5.3.1.2-1) </w:t>
      </w:r>
      <w:r>
        <w:t xml:space="preserve">which simplifies the relationships </w:t>
      </w:r>
      <w:r w:rsidRPr="00810963">
        <w:t>has been drawn to help build a high-level understanding of the various object classes and their relationships. For example, a “Node” of type VM, BareMetal, and/or IaaS, which is a cluster resource type, terminates one or more site networks, which is an infrastructure resource type. Similarly, a gateway can terminate one or more site networks, forming an intra-namespace relationship since both the gateway and site networks belong to the infrastructure namespace.</w:t>
      </w:r>
    </w:p>
    <w:p w14:paraId="5A1A6A2F" w14:textId="77777777" w:rsidR="00ED3BB7" w:rsidRDefault="00ED3BB7" w:rsidP="00ED3BB7">
      <w:pPr>
        <w:jc w:val="center"/>
      </w:pPr>
      <w:r>
        <w:rPr>
          <w:noProof/>
        </w:rPr>
        <w:drawing>
          <wp:inline distT="0" distB="0" distL="0" distR="0" wp14:anchorId="7DB8A747" wp14:editId="6185BD29">
            <wp:extent cx="5089460" cy="3992245"/>
            <wp:effectExtent l="0" t="0" r="0" b="8255"/>
            <wp:docPr id="1348751123" name="Picture 9"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1123" name="Picture 9" descr="A diagram of a cloud&#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99982" cy="4000499"/>
                    </a:xfrm>
                    <a:prstGeom prst="rect">
                      <a:avLst/>
                    </a:prstGeom>
                    <a:noFill/>
                  </pic:spPr>
                </pic:pic>
              </a:graphicData>
            </a:graphic>
          </wp:inline>
        </w:drawing>
      </w:r>
    </w:p>
    <w:p w14:paraId="42687719" w14:textId="77777777" w:rsidR="00ED3BB7" w:rsidRDefault="00ED3BB7" w:rsidP="00ED3BB7">
      <w:pPr>
        <w:pStyle w:val="TF"/>
      </w:pPr>
      <w:bookmarkStart w:id="1518" w:name="_Toc193779735"/>
      <w:bookmarkStart w:id="1519" w:name="_Toc202768320"/>
      <w:r>
        <w:t>Figure 4.2.5.3.1.2-1 O-Cloud Networking Overview</w:t>
      </w:r>
      <w:bookmarkEnd w:id="1518"/>
      <w:bookmarkEnd w:id="1519"/>
    </w:p>
    <w:p w14:paraId="3CADD4BF" w14:textId="77777777" w:rsidR="00ED3BB7" w:rsidRPr="00E77B44" w:rsidRDefault="00ED3BB7" w:rsidP="00ED3BB7">
      <w:r w:rsidRPr="00E77B44">
        <w:t xml:space="preserve">These relationships, however, involve various elements and endpoints to support multiplicity, which introduces several implicit data types such as </w:t>
      </w:r>
      <w:r>
        <w:rPr>
          <w:b/>
          <w:bCs/>
        </w:rPr>
        <w:t>Port</w:t>
      </w:r>
      <w:r w:rsidRPr="00E77B44">
        <w:t xml:space="preserve">, </w:t>
      </w:r>
      <w:proofErr w:type="spellStart"/>
      <w:r>
        <w:rPr>
          <w:b/>
          <w:bCs/>
        </w:rPr>
        <w:t>NetworkAddress</w:t>
      </w:r>
      <w:proofErr w:type="spellEnd"/>
      <w:r w:rsidRPr="00E77B44">
        <w:t xml:space="preserve">, and </w:t>
      </w:r>
      <w:proofErr w:type="spellStart"/>
      <w:r w:rsidRPr="00E77B44">
        <w:rPr>
          <w:b/>
          <w:bCs/>
        </w:rPr>
        <w:t>SegmentationElement</w:t>
      </w:r>
      <w:proofErr w:type="spellEnd"/>
      <w:r w:rsidRPr="00E77B44">
        <w:t>. Each of these elements can include multiple endpoints representing a termination or an external connectivity attachment. These implicit data types and their relationships with O-Cloud Networking objects are captured in Figure 4.2.5.3.1.2-2, which illustrates the intra-namespace relationships between specialized infrastructure namespace objects.</w:t>
      </w:r>
    </w:p>
    <w:p w14:paraId="73C774FB" w14:textId="77777777" w:rsidR="00ED3BB7" w:rsidRDefault="00ED3BB7" w:rsidP="00ED3BB7">
      <w:r>
        <w:t>There is a relationship between “Port” and “</w:t>
      </w:r>
      <w:proofErr w:type="spellStart"/>
      <w:r>
        <w:t>AttachmentCircuit</w:t>
      </w:r>
      <w:proofErr w:type="spellEnd"/>
      <w:r>
        <w:t>” to represent the endpoint connectivity provided by “Port” for O-Cloud Site connectivity, using two possible associations to the transport network described in Clause 4.2.1.3.1.4.1.</w:t>
      </w:r>
    </w:p>
    <w:p w14:paraId="45DFB9F8" w14:textId="77777777" w:rsidR="00ED3BB7" w:rsidRDefault="00ED3BB7" w:rsidP="00ED3BB7">
      <w:pPr>
        <w:pStyle w:val="NO"/>
      </w:pPr>
      <w:r>
        <w:t>Note: This document version represents the relationship with a dotted line, as the O-Cloud Networking Information Model is still in development.</w:t>
      </w:r>
    </w:p>
    <w:p w14:paraId="32EE3171" w14:textId="77777777" w:rsidR="00ED3BB7" w:rsidRPr="00914C45" w:rsidRDefault="00ED3BB7" w:rsidP="00ED3BB7"/>
    <w:p w14:paraId="76EB876D" w14:textId="77777777" w:rsidR="00ED3BB7" w:rsidRDefault="00ED3BB7" w:rsidP="00ED3BB7">
      <w:pPr>
        <w:pStyle w:val="PlantUML"/>
      </w:pPr>
      <w:r>
        <w:t>@startuml</w:t>
      </w:r>
    </w:p>
    <w:p w14:paraId="44B75676" w14:textId="77777777" w:rsidR="00ED3BB7" w:rsidRDefault="00ED3BB7" w:rsidP="00ED3BB7">
      <w:pPr>
        <w:pStyle w:val="PlantUML"/>
      </w:pPr>
      <w:r>
        <w:t>Hide members</w:t>
      </w:r>
    </w:p>
    <w:p w14:paraId="487CBC11" w14:textId="77777777" w:rsidR="00ED3BB7" w:rsidRDefault="00ED3BB7" w:rsidP="00ED3BB7">
      <w:pPr>
        <w:pStyle w:val="PlantUML"/>
      </w:pPr>
      <w:r>
        <w:t>Hide circle</w:t>
      </w:r>
    </w:p>
    <w:p w14:paraId="7447B1CA" w14:textId="77777777" w:rsidR="00ED3BB7" w:rsidRDefault="00ED3BB7" w:rsidP="00ED3BB7">
      <w:pPr>
        <w:pStyle w:val="PlantUML"/>
      </w:pPr>
    </w:p>
    <w:p w14:paraId="7D7C7582" w14:textId="77777777" w:rsidR="00ED3BB7" w:rsidRDefault="00ED3BB7" w:rsidP="00ED3BB7">
      <w:pPr>
        <w:pStyle w:val="PlantUML"/>
      </w:pPr>
      <w:r>
        <w:t>Namespace ORAN.O2ims.Infrastructure #Lavender {</w:t>
      </w:r>
    </w:p>
    <w:p w14:paraId="2AB5086B" w14:textId="77777777" w:rsidR="00ED3BB7" w:rsidRDefault="00ED3BB7" w:rsidP="00ED3BB7">
      <w:pPr>
        <w:pStyle w:val="PlantUML"/>
      </w:pPr>
    </w:p>
    <w:p w14:paraId="7E10C503" w14:textId="77777777" w:rsidR="00ED3BB7" w:rsidRDefault="00ED3BB7" w:rsidP="00ED3BB7">
      <w:pPr>
        <w:pStyle w:val="PlantUML"/>
      </w:pPr>
      <w:r>
        <w:t xml:space="preserve">   Class InfrastructureResource &lt;&lt;InformationObjectClass&gt;&gt; </w:t>
      </w:r>
    </w:p>
    <w:p w14:paraId="6463039E" w14:textId="77777777" w:rsidR="00ED3BB7" w:rsidRDefault="00ED3BB7" w:rsidP="00ED3BB7">
      <w:pPr>
        <w:pStyle w:val="PlantUML"/>
      </w:pPr>
    </w:p>
    <w:p w14:paraId="458EA43B" w14:textId="77777777" w:rsidR="00ED3BB7" w:rsidRDefault="00ED3BB7" w:rsidP="00ED3BB7">
      <w:pPr>
        <w:pStyle w:val="PlantUML"/>
      </w:pPr>
      <w:r>
        <w:t xml:space="preserve">   InfrastructureResource “1” o--&gt; “0..N\n+linkedInfrastructureResources” InfrastructureResource</w:t>
      </w:r>
    </w:p>
    <w:p w14:paraId="0C3F517D" w14:textId="77777777" w:rsidR="00ED3BB7" w:rsidRDefault="00ED3BB7" w:rsidP="00ED3BB7">
      <w:pPr>
        <w:pStyle w:val="PlantUML"/>
      </w:pPr>
    </w:p>
    <w:p w14:paraId="7425EB05" w14:textId="77777777" w:rsidR="00ED3BB7" w:rsidRDefault="00ED3BB7" w:rsidP="00ED3BB7">
      <w:pPr>
        <w:pStyle w:val="PlantUML"/>
      </w:pPr>
      <w:r>
        <w:t xml:space="preserve">   Class InfrastructureResourceType &lt;&lt;InformationObjectClass&gt;&gt; </w:t>
      </w:r>
    </w:p>
    <w:p w14:paraId="6DB60B03" w14:textId="77777777" w:rsidR="00ED3BB7" w:rsidRDefault="00ED3BB7" w:rsidP="00ED3BB7">
      <w:pPr>
        <w:pStyle w:val="PlantUML"/>
      </w:pPr>
    </w:p>
    <w:p w14:paraId="7BD15704" w14:textId="77777777" w:rsidR="00ED3BB7" w:rsidRDefault="00ED3BB7" w:rsidP="00ED3BB7">
      <w:pPr>
        <w:pStyle w:val="PlantUML"/>
      </w:pPr>
      <w:r>
        <w:t xml:space="preserve">   InfrastructureResource -u-&gt; InfrastructureResourceType : isOfType</w:t>
      </w:r>
    </w:p>
    <w:p w14:paraId="29042812" w14:textId="77777777" w:rsidR="00ED3BB7" w:rsidRDefault="00ED3BB7" w:rsidP="00ED3BB7">
      <w:pPr>
        <w:pStyle w:val="PlantUML"/>
      </w:pPr>
    </w:p>
    <w:p w14:paraId="1F81F882" w14:textId="77777777" w:rsidR="00ED3BB7" w:rsidRDefault="00ED3BB7" w:rsidP="00ED3BB7">
      <w:pPr>
        <w:pStyle w:val="PlantUML"/>
      </w:pPr>
      <w:r>
        <w:t xml:space="preserve">   Class Gateway &lt;&lt;InformationObjectClass&gt;&gt;</w:t>
      </w:r>
    </w:p>
    <w:p w14:paraId="58274F05" w14:textId="77777777" w:rsidR="00ED3BB7" w:rsidRDefault="00ED3BB7" w:rsidP="00ED3BB7">
      <w:pPr>
        <w:pStyle w:val="PlantUML"/>
      </w:pPr>
      <w:r>
        <w:t xml:space="preserve">   Class Port &lt;&lt;dataType&gt;&gt;</w:t>
      </w:r>
    </w:p>
    <w:p w14:paraId="770F4AB4" w14:textId="77777777" w:rsidR="00ED3BB7" w:rsidRDefault="00ED3BB7" w:rsidP="00ED3BB7">
      <w:pPr>
        <w:pStyle w:val="PlantUML"/>
      </w:pPr>
      <w:r>
        <w:t xml:space="preserve">   Class NetworkAddress &lt;&lt;dataType&gt;&gt;</w:t>
      </w:r>
    </w:p>
    <w:p w14:paraId="20B1DE11" w14:textId="77777777" w:rsidR="00ED3BB7" w:rsidRDefault="00ED3BB7" w:rsidP="00ED3BB7">
      <w:pPr>
        <w:pStyle w:val="PlantUML"/>
      </w:pPr>
    </w:p>
    <w:p w14:paraId="62A1039F" w14:textId="77777777" w:rsidR="00ED3BB7" w:rsidRDefault="00ED3BB7" w:rsidP="00ED3BB7">
      <w:pPr>
        <w:pStyle w:val="PlantUML"/>
      </w:pPr>
      <w:r>
        <w:t xml:space="preserve">   Class SiteNetwork &lt;&lt;InformationObjectClass&gt;&gt;</w:t>
      </w:r>
    </w:p>
    <w:p w14:paraId="5614D59C" w14:textId="77777777" w:rsidR="00ED3BB7" w:rsidRDefault="00ED3BB7" w:rsidP="00ED3BB7">
      <w:pPr>
        <w:pStyle w:val="PlantUML"/>
      </w:pPr>
      <w:r>
        <w:t xml:space="preserve">   Class SegmentationElement &lt;&lt;dataType&gt;&gt;</w:t>
      </w:r>
    </w:p>
    <w:p w14:paraId="78539C42" w14:textId="77777777" w:rsidR="00ED3BB7" w:rsidRDefault="00ED3BB7" w:rsidP="00ED3BB7">
      <w:pPr>
        <w:pStyle w:val="PlantUML"/>
      </w:pPr>
      <w:r>
        <w:t xml:space="preserve">   Class AttachmentCircuit &lt;&lt;InformationObjectClass&gt;&gt;</w:t>
      </w:r>
    </w:p>
    <w:p w14:paraId="3A9E80F8" w14:textId="77777777" w:rsidR="00ED3BB7" w:rsidRDefault="00ED3BB7" w:rsidP="00ED3BB7">
      <w:pPr>
        <w:pStyle w:val="PlantUML"/>
      </w:pPr>
    </w:p>
    <w:p w14:paraId="6DC680A2" w14:textId="77777777" w:rsidR="00ED3BB7" w:rsidRDefault="00ED3BB7" w:rsidP="00ED3BB7">
      <w:pPr>
        <w:pStyle w:val="PlantUML"/>
      </w:pPr>
      <w:r>
        <w:t xml:space="preserve">   SiteNetwork “1” *--&gt; “1..N\n+segmentation” SegmentationElement : “\n\n\n”</w:t>
      </w:r>
    </w:p>
    <w:p w14:paraId="7341BF2F" w14:textId="77777777" w:rsidR="00ED3BB7" w:rsidRDefault="00ED3BB7" w:rsidP="00ED3BB7">
      <w:pPr>
        <w:pStyle w:val="PlantUML"/>
      </w:pPr>
      <w:r>
        <w:t xml:space="preserve">   SiteNetwork “1” o-r-&gt; “0..N\n+attachedTo” Port : “\t\t\t”</w:t>
      </w:r>
    </w:p>
    <w:p w14:paraId="3C50637D" w14:textId="77777777" w:rsidR="00ED3BB7" w:rsidRDefault="00ED3BB7" w:rsidP="00ED3BB7">
      <w:pPr>
        <w:pStyle w:val="PlantUML"/>
      </w:pPr>
      <w:r>
        <w:t xml:space="preserve">   AttachmentCircuit “1” *-u-&gt; “1..N\n+segmentation” SegmentationElement</w:t>
      </w:r>
    </w:p>
    <w:p w14:paraId="73057E29" w14:textId="77777777" w:rsidR="00ED3BB7" w:rsidRDefault="00ED3BB7" w:rsidP="00ED3BB7">
      <w:pPr>
        <w:pStyle w:val="PlantUML"/>
      </w:pPr>
      <w:r>
        <w:t xml:space="preserve">   Gateway “1” *-u-&gt; “1..N\n+connectedNetworks” Port : "\n\n\n"</w:t>
      </w:r>
    </w:p>
    <w:p w14:paraId="34C5DD3C" w14:textId="77777777" w:rsidR="00ED3BB7" w:rsidRDefault="00ED3BB7" w:rsidP="00ED3BB7">
      <w:pPr>
        <w:pStyle w:val="PlantUML"/>
      </w:pPr>
      <w:r>
        <w:t xml:space="preserve">   Gateway “1” *-u-&gt; “0..N\n+attachedTo” Port</w:t>
      </w:r>
    </w:p>
    <w:p w14:paraId="25C527D5" w14:textId="77777777" w:rsidR="00ED3BB7" w:rsidRDefault="00ED3BB7" w:rsidP="00ED3BB7">
      <w:pPr>
        <w:pStyle w:val="PlantUML"/>
      </w:pPr>
      <w:r>
        <w:t xml:space="preserve">   Port “1” *-r-&gt; “1..N\n+endPoints” NetworkAddress : "\t\t\t"</w:t>
      </w:r>
    </w:p>
    <w:p w14:paraId="1795D279" w14:textId="77777777" w:rsidR="00ED3BB7" w:rsidRDefault="00ED3BB7" w:rsidP="00ED3BB7">
      <w:pPr>
        <w:pStyle w:val="PlantUML"/>
      </w:pPr>
    </w:p>
    <w:p w14:paraId="69B8395B" w14:textId="77777777" w:rsidR="00ED3BB7" w:rsidRDefault="00ED3BB7" w:rsidP="00ED3BB7">
      <w:pPr>
        <w:pStyle w:val="PlantUML"/>
      </w:pPr>
      <w:r>
        <w:t xml:space="preserve">   AttachmentCircuit .l. Port</w:t>
      </w:r>
    </w:p>
    <w:p w14:paraId="5B7D4A3F" w14:textId="77777777" w:rsidR="00ED3BB7" w:rsidRDefault="00ED3BB7" w:rsidP="00ED3BB7">
      <w:pPr>
        <w:pStyle w:val="PlantUML"/>
      </w:pPr>
    </w:p>
    <w:p w14:paraId="70964C31" w14:textId="77777777" w:rsidR="00ED3BB7" w:rsidRDefault="00ED3BB7" w:rsidP="00ED3BB7">
      <w:pPr>
        <w:pStyle w:val="PlantUML"/>
      </w:pPr>
      <w:r>
        <w:t xml:space="preserve">  </w:t>
      </w:r>
    </w:p>
    <w:p w14:paraId="50F5F6ED" w14:textId="77777777" w:rsidR="00ED3BB7" w:rsidRDefault="00ED3BB7" w:rsidP="00ED3BB7">
      <w:pPr>
        <w:pStyle w:val="PlantUML"/>
      </w:pPr>
      <w:r>
        <w:t>}</w:t>
      </w:r>
    </w:p>
    <w:p w14:paraId="070EB725" w14:textId="77777777" w:rsidR="00ED3BB7" w:rsidRDefault="00ED3BB7" w:rsidP="00ED3BB7">
      <w:pPr>
        <w:pStyle w:val="PlantUML"/>
      </w:pPr>
    </w:p>
    <w:p w14:paraId="5A94C023" w14:textId="77777777" w:rsidR="00ED3BB7" w:rsidRPr="00E35295" w:rsidRDefault="00ED3BB7" w:rsidP="00ED3BB7">
      <w:pPr>
        <w:pStyle w:val="PlantUML"/>
      </w:pPr>
      <w:r>
        <w:t>@enduml</w:t>
      </w:r>
    </w:p>
    <w:p w14:paraId="179BD350" w14:textId="77777777" w:rsidR="00ED3BB7" w:rsidRDefault="00ED3BB7" w:rsidP="00ED3BB7">
      <w:pPr>
        <w:pStyle w:val="PlantUMLImg"/>
      </w:pPr>
      <w:r>
        <w:drawing>
          <wp:inline distT="0" distB="0" distL="0" distR="0" wp14:anchorId="183B7336" wp14:editId="3BBF9251">
            <wp:extent cx="5943600" cy="2781661"/>
            <wp:effectExtent l="0" t="0" r="0" b="0"/>
            <wp:docPr id="1858539412" name="Picture 3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8539412" name="Picture 37" descr="Generated by PlantUML"/>
                    <pic:cNvPicPr/>
                  </pic:nvPicPr>
                  <pic:blipFill>
                    <a:blip r:embed="rId44">
                      <a:extLst>
                        <a:ext uri="{28A0092B-C50C-407E-A947-70E740481C1C}">
                          <a14:useLocalDpi xmlns:a14="http://schemas.microsoft.com/office/drawing/2010/main" val="0"/>
                        </a:ext>
                      </a:extLst>
                    </a:blip>
                    <a:stretch>
                      <a:fillRect/>
                    </a:stretch>
                  </pic:blipFill>
                  <pic:spPr>
                    <a:xfrm>
                      <a:off x="0" y="0"/>
                      <a:ext cx="5943600" cy="2781661"/>
                    </a:xfrm>
                    <a:prstGeom prst="rect">
                      <a:avLst/>
                    </a:prstGeom>
                  </pic:spPr>
                </pic:pic>
              </a:graphicData>
            </a:graphic>
          </wp:inline>
        </w:drawing>
      </w:r>
    </w:p>
    <w:p w14:paraId="50065A4F" w14:textId="77777777" w:rsidR="00ED3BB7" w:rsidRDefault="00ED3BB7" w:rsidP="00ED3BB7">
      <w:pPr>
        <w:pStyle w:val="TF"/>
      </w:pPr>
      <w:bookmarkStart w:id="1520" w:name="_Toc193779736"/>
      <w:bookmarkStart w:id="1521" w:name="_Toc202768321"/>
      <w:r>
        <w:t>Figure 4.2.5.3.1.2-2 ORAN.O2ims.Infrastructure Intra-Namespace Relationships</w:t>
      </w:r>
      <w:bookmarkEnd w:id="1520"/>
      <w:bookmarkEnd w:id="1521"/>
    </w:p>
    <w:p w14:paraId="1EC37606" w14:textId="77777777" w:rsidR="00ED3BB7" w:rsidRDefault="00ED3BB7" w:rsidP="00ED3BB7">
      <w:pPr>
        <w:pStyle w:val="Heading6"/>
      </w:pPr>
      <w:r>
        <w:t>4.2.5.3.1.3 ORAN.O2ims.Infrastructure Inter-Namespace Relationships</w:t>
      </w:r>
    </w:p>
    <w:p w14:paraId="4B93782E" w14:textId="77777777" w:rsidR="00ED3BB7" w:rsidRDefault="00ED3BB7" w:rsidP="00ED3BB7">
      <w:pPr>
        <w:pStyle w:val="PlantUML"/>
      </w:pPr>
      <w:r>
        <w:t>@startuml</w:t>
      </w:r>
    </w:p>
    <w:p w14:paraId="737658CC" w14:textId="77777777" w:rsidR="00ED3BB7" w:rsidRDefault="00ED3BB7" w:rsidP="00ED3BB7">
      <w:pPr>
        <w:pStyle w:val="PlantUML"/>
      </w:pPr>
      <w:r>
        <w:t>Hide Members</w:t>
      </w:r>
    </w:p>
    <w:p w14:paraId="1E396D04" w14:textId="77777777" w:rsidR="00ED3BB7" w:rsidRDefault="00ED3BB7" w:rsidP="00ED3BB7">
      <w:pPr>
        <w:pStyle w:val="PlantUML"/>
      </w:pPr>
      <w:r>
        <w:t>Hide Circle</w:t>
      </w:r>
    </w:p>
    <w:p w14:paraId="1C18034E" w14:textId="77777777" w:rsidR="00ED3BB7" w:rsidRDefault="00ED3BB7" w:rsidP="00ED3BB7">
      <w:pPr>
        <w:pStyle w:val="PlantUML"/>
      </w:pPr>
    </w:p>
    <w:p w14:paraId="60437A6F" w14:textId="77777777" w:rsidR="00ED3BB7" w:rsidRDefault="00ED3BB7" w:rsidP="00ED3BB7">
      <w:pPr>
        <w:pStyle w:val="PlantUML"/>
      </w:pPr>
      <w:r>
        <w:lastRenderedPageBreak/>
        <w:t>Namespace ORAN.O2ims.Inventory #LightYellow {</w:t>
      </w:r>
    </w:p>
    <w:p w14:paraId="17BCEFE2" w14:textId="77777777" w:rsidR="00ED3BB7" w:rsidRDefault="00ED3BB7" w:rsidP="00ED3BB7">
      <w:pPr>
        <w:pStyle w:val="PlantUML"/>
      </w:pPr>
      <w:r>
        <w:t xml:space="preserve">   Class Resource &lt;&lt;InformationObjectClass&gt;&gt;</w:t>
      </w:r>
    </w:p>
    <w:p w14:paraId="464B78BC" w14:textId="77777777" w:rsidR="00ED3BB7" w:rsidRDefault="00ED3BB7" w:rsidP="00ED3BB7">
      <w:pPr>
        <w:pStyle w:val="PlantUML"/>
      </w:pPr>
      <w:r>
        <w:t>}</w:t>
      </w:r>
    </w:p>
    <w:p w14:paraId="586390A6" w14:textId="77777777" w:rsidR="00ED3BB7" w:rsidRDefault="00ED3BB7" w:rsidP="00ED3BB7">
      <w:pPr>
        <w:pStyle w:val="PlantUML"/>
      </w:pPr>
    </w:p>
    <w:p w14:paraId="7EB10DA9" w14:textId="77777777" w:rsidR="00ED3BB7" w:rsidRDefault="00ED3BB7" w:rsidP="00ED3BB7">
      <w:pPr>
        <w:pStyle w:val="PlantUML"/>
      </w:pPr>
      <w:r>
        <w:t>Namespace ORAN.O2ims.Cluster #LightSteelBlue {</w:t>
      </w:r>
    </w:p>
    <w:p w14:paraId="69661908" w14:textId="77777777" w:rsidR="00ED3BB7" w:rsidRDefault="00ED3BB7" w:rsidP="00ED3BB7">
      <w:pPr>
        <w:pStyle w:val="PlantUML"/>
      </w:pPr>
      <w:r>
        <w:t xml:space="preserve">   Class ClusterResource &lt;&lt;InformationObjectClass&gt;&gt;</w:t>
      </w:r>
    </w:p>
    <w:p w14:paraId="0CDB45DD" w14:textId="77777777" w:rsidR="00ED3BB7" w:rsidRDefault="00ED3BB7" w:rsidP="00ED3BB7">
      <w:pPr>
        <w:pStyle w:val="PlantUML"/>
      </w:pPr>
      <w:r>
        <w:t>}</w:t>
      </w:r>
    </w:p>
    <w:p w14:paraId="5313EFB9" w14:textId="77777777" w:rsidR="00ED3BB7" w:rsidRDefault="00ED3BB7" w:rsidP="00ED3BB7">
      <w:pPr>
        <w:pStyle w:val="PlantUML"/>
      </w:pPr>
    </w:p>
    <w:p w14:paraId="3EE06E24" w14:textId="77777777" w:rsidR="00ED3BB7" w:rsidRDefault="00ED3BB7" w:rsidP="00ED3BB7">
      <w:pPr>
        <w:pStyle w:val="PlantUML"/>
      </w:pPr>
      <w:r>
        <w:t>Namespace ORAN.O2ims.Infrastructure #Lavender {</w:t>
      </w:r>
    </w:p>
    <w:p w14:paraId="42EE1E10" w14:textId="77777777" w:rsidR="00ED3BB7" w:rsidRDefault="00ED3BB7" w:rsidP="00ED3BB7">
      <w:pPr>
        <w:pStyle w:val="PlantUML"/>
      </w:pPr>
      <w:r>
        <w:t xml:space="preserve">   Class InfrastructureResource &lt;&lt;InformationObjectClass&gt;&gt;</w:t>
      </w:r>
    </w:p>
    <w:p w14:paraId="4404347D" w14:textId="77777777" w:rsidR="00ED3BB7" w:rsidRDefault="00ED3BB7" w:rsidP="00ED3BB7">
      <w:pPr>
        <w:pStyle w:val="PlantUML"/>
      </w:pPr>
      <w:r>
        <w:t>}</w:t>
      </w:r>
    </w:p>
    <w:p w14:paraId="705E6FBB" w14:textId="77777777" w:rsidR="00ED3BB7" w:rsidRDefault="00ED3BB7" w:rsidP="00ED3BB7">
      <w:pPr>
        <w:pStyle w:val="PlantUML"/>
      </w:pPr>
    </w:p>
    <w:p w14:paraId="71F14E58" w14:textId="77777777" w:rsidR="00ED3BB7" w:rsidRDefault="00ED3BB7" w:rsidP="00ED3BB7">
      <w:pPr>
        <w:pStyle w:val="PlantUML"/>
      </w:pPr>
      <w:r>
        <w:t>Namespace ORAN.O2ims.Artifacts #Magenta {</w:t>
      </w:r>
    </w:p>
    <w:p w14:paraId="51577815" w14:textId="77777777" w:rsidR="00ED3BB7" w:rsidRDefault="00ED3BB7" w:rsidP="00ED3BB7">
      <w:pPr>
        <w:pStyle w:val="PlantUML"/>
      </w:pPr>
      <w:r>
        <w:t xml:space="preserve">   Class ArtifactResource &lt;&lt;InformationObjectClass&gt;&gt;</w:t>
      </w:r>
    </w:p>
    <w:p w14:paraId="23A6B00C" w14:textId="77777777" w:rsidR="00ED3BB7" w:rsidRDefault="00ED3BB7" w:rsidP="00ED3BB7">
      <w:pPr>
        <w:pStyle w:val="PlantUML"/>
      </w:pPr>
      <w:r>
        <w:t>}</w:t>
      </w:r>
    </w:p>
    <w:p w14:paraId="4CBC7DD9" w14:textId="77777777" w:rsidR="00ED3BB7" w:rsidRDefault="00ED3BB7" w:rsidP="00ED3BB7">
      <w:pPr>
        <w:pStyle w:val="PlantUML"/>
      </w:pPr>
    </w:p>
    <w:p w14:paraId="7634BE3A" w14:textId="77777777" w:rsidR="00ED3BB7" w:rsidRDefault="00ED3BB7" w:rsidP="00ED3BB7">
      <w:pPr>
        <w:pStyle w:val="PlantUML"/>
      </w:pPr>
      <w:r>
        <w:t>ORAN.O2ims.Infrastructure.InfrastructureResource “1” -l-&gt; “\n1..N\n+inventoryResourceIds” ORAN.O2ims.Inventory.Resource : “\t\trealizedBy\t\t”</w:t>
      </w:r>
    </w:p>
    <w:p w14:paraId="6072B373" w14:textId="77777777" w:rsidR="00ED3BB7" w:rsidRDefault="00ED3BB7" w:rsidP="00ED3BB7">
      <w:pPr>
        <w:pStyle w:val="PlantUML"/>
      </w:pPr>
    </w:p>
    <w:p w14:paraId="2B5B30B3" w14:textId="77777777" w:rsidR="00ED3BB7" w:rsidRDefault="00ED3BB7" w:rsidP="00ED3BB7">
      <w:pPr>
        <w:pStyle w:val="PlantUML"/>
      </w:pPr>
      <w:r>
        <w:t>ORAN.O2ims.Infrastructure.InfrastructureResource .d. ORAN.O2ims.Cluster.ClusterResource</w:t>
      </w:r>
    </w:p>
    <w:p w14:paraId="64680869" w14:textId="77777777" w:rsidR="00ED3BB7" w:rsidRDefault="00ED3BB7" w:rsidP="00ED3BB7">
      <w:pPr>
        <w:pStyle w:val="PlantUML"/>
      </w:pPr>
      <w:r>
        <w:t>Note Left on Link</w:t>
      </w:r>
    </w:p>
    <w:p w14:paraId="061785A1" w14:textId="77777777" w:rsidR="00ED3BB7" w:rsidRDefault="00ED3BB7" w:rsidP="00ED3BB7">
      <w:pPr>
        <w:pStyle w:val="PlantUML"/>
      </w:pPr>
      <w:r>
        <w:t>This relation will exist but its exact definitions</w:t>
      </w:r>
    </w:p>
    <w:p w14:paraId="4F6E3107" w14:textId="77777777" w:rsidR="00ED3BB7" w:rsidRDefault="00ED3BB7" w:rsidP="00ED3BB7">
      <w:pPr>
        <w:pStyle w:val="PlantUML"/>
      </w:pPr>
      <w:r>
        <w:t>are dependent on the definition of specialized</w:t>
      </w:r>
    </w:p>
    <w:p w14:paraId="515BB495" w14:textId="77777777" w:rsidR="00ED3BB7" w:rsidRDefault="00ED3BB7" w:rsidP="00ED3BB7">
      <w:pPr>
        <w:pStyle w:val="PlantUML"/>
      </w:pPr>
      <w:r>
        <w:t>classes within each namespace.</w:t>
      </w:r>
    </w:p>
    <w:p w14:paraId="462B8634" w14:textId="77777777" w:rsidR="00ED3BB7" w:rsidRDefault="00ED3BB7" w:rsidP="00ED3BB7">
      <w:pPr>
        <w:pStyle w:val="PlantUML"/>
      </w:pPr>
      <w:r>
        <w:t>End note</w:t>
      </w:r>
    </w:p>
    <w:p w14:paraId="0EC85D13" w14:textId="77777777" w:rsidR="00ED3BB7" w:rsidRDefault="00ED3BB7" w:rsidP="00ED3BB7">
      <w:pPr>
        <w:pStyle w:val="PlantUML"/>
      </w:pPr>
    </w:p>
    <w:p w14:paraId="37A74FC2" w14:textId="77777777" w:rsidR="00ED3BB7" w:rsidRDefault="00ED3BB7" w:rsidP="00ED3BB7">
      <w:pPr>
        <w:pStyle w:val="PlantUML"/>
      </w:pPr>
      <w:r>
        <w:t>ORAN.O2ims.Infrastructure.InfrastructureResource “1” -r-&gt; “\n1\n+artifactResourceId” ORAN.O2ims.Artifacts.ArtifactResource : “\t\tBasedOn\t\t”</w:t>
      </w:r>
    </w:p>
    <w:p w14:paraId="28ABA59C" w14:textId="77777777" w:rsidR="00ED3BB7" w:rsidRDefault="00ED3BB7" w:rsidP="00ED3BB7">
      <w:pPr>
        <w:pStyle w:val="PlantUML"/>
      </w:pPr>
    </w:p>
    <w:p w14:paraId="5BFD2D3C" w14:textId="77777777" w:rsidR="00ED3BB7" w:rsidRPr="003E6ECF" w:rsidRDefault="00ED3BB7" w:rsidP="00ED3BB7">
      <w:pPr>
        <w:pStyle w:val="PlantUML"/>
      </w:pPr>
      <w:r>
        <w:t>@enduml</w:t>
      </w:r>
    </w:p>
    <w:p w14:paraId="1ABD2F4A" w14:textId="77777777" w:rsidR="00ED3BB7" w:rsidRDefault="00ED3BB7" w:rsidP="00ED3BB7">
      <w:pPr>
        <w:pStyle w:val="PlantUMLImg"/>
      </w:pPr>
      <w:r>
        <w:drawing>
          <wp:inline distT="0" distB="0" distL="0" distR="0" wp14:anchorId="3F5D1401" wp14:editId="70D53763">
            <wp:extent cx="5943600" cy="2123183"/>
            <wp:effectExtent l="0" t="0" r="0" b="0"/>
            <wp:docPr id="1726280637"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6280637" name="Picture 2" descr="Generated by PlantUML"/>
                    <pic:cNvPicPr/>
                  </pic:nvPicPr>
                  <pic:blipFill>
                    <a:blip r:embed="rId45">
                      <a:extLst>
                        <a:ext uri="{28A0092B-C50C-407E-A947-70E740481C1C}">
                          <a14:useLocalDpi xmlns:a14="http://schemas.microsoft.com/office/drawing/2010/main" val="0"/>
                        </a:ext>
                      </a:extLst>
                    </a:blip>
                    <a:stretch>
                      <a:fillRect/>
                    </a:stretch>
                  </pic:blipFill>
                  <pic:spPr>
                    <a:xfrm>
                      <a:off x="0" y="0"/>
                      <a:ext cx="5943600" cy="2123183"/>
                    </a:xfrm>
                    <a:prstGeom prst="rect">
                      <a:avLst/>
                    </a:prstGeom>
                  </pic:spPr>
                </pic:pic>
              </a:graphicData>
            </a:graphic>
          </wp:inline>
        </w:drawing>
      </w:r>
    </w:p>
    <w:p w14:paraId="66CBF136" w14:textId="77777777" w:rsidR="00ED3BB7" w:rsidRDefault="00ED3BB7" w:rsidP="00ED3BB7">
      <w:pPr>
        <w:pStyle w:val="TF"/>
      </w:pPr>
      <w:bookmarkStart w:id="1522" w:name="_Toc193779737"/>
      <w:bookmarkStart w:id="1523" w:name="_Toc202768322"/>
      <w:r>
        <w:t>Figure 4.2.5.3.1.3-1 ORAN.O2ims.Infrastructure Inter-Namespace Relationships</w:t>
      </w:r>
      <w:bookmarkEnd w:id="1522"/>
      <w:bookmarkEnd w:id="1523"/>
    </w:p>
    <w:p w14:paraId="38F1A1D3" w14:textId="77777777" w:rsidR="00ED3BB7" w:rsidRPr="0045286D" w:rsidRDefault="00ED3BB7" w:rsidP="00ED3BB7"/>
    <w:p w14:paraId="28D9E323" w14:textId="77777777" w:rsidR="00ED3BB7" w:rsidRDefault="00ED3BB7" w:rsidP="00ED3BB7">
      <w:pPr>
        <w:pStyle w:val="Heading5"/>
      </w:pPr>
      <w:r>
        <w:t>4.2.5.3.2</w:t>
      </w:r>
      <w:r>
        <w:tab/>
        <w:t>Inheritance</w:t>
      </w:r>
    </w:p>
    <w:p w14:paraId="49EB7421" w14:textId="77777777" w:rsidR="00ED3BB7" w:rsidRDefault="00ED3BB7" w:rsidP="00ED3BB7">
      <w:pPr>
        <w:pStyle w:val="Heading6"/>
      </w:pPr>
      <w:r>
        <w:t>4.2.5.3.2.1 ORAN.O2ims.Infrastructure Inheritance</w:t>
      </w:r>
    </w:p>
    <w:p w14:paraId="68D2FB97" w14:textId="77777777" w:rsidR="00ED3BB7" w:rsidRDefault="00ED3BB7" w:rsidP="00ED3BB7">
      <w:pPr>
        <w:pStyle w:val="PlantUML"/>
      </w:pPr>
      <w:r>
        <w:t>@startuml</w:t>
      </w:r>
    </w:p>
    <w:p w14:paraId="010AB563" w14:textId="77777777" w:rsidR="00ED3BB7" w:rsidRDefault="00ED3BB7" w:rsidP="00ED3BB7">
      <w:pPr>
        <w:pStyle w:val="PlantUML"/>
      </w:pPr>
      <w:r>
        <w:t>skin rose</w:t>
      </w:r>
    </w:p>
    <w:p w14:paraId="12DD4F2A" w14:textId="77777777" w:rsidR="00ED3BB7" w:rsidRDefault="00ED3BB7" w:rsidP="00ED3BB7">
      <w:pPr>
        <w:pStyle w:val="PlantUML"/>
      </w:pPr>
      <w:r>
        <w:t>skinparam ClassStereotypeFontStyle normal</w:t>
      </w:r>
    </w:p>
    <w:p w14:paraId="4F32BA93" w14:textId="77777777" w:rsidR="00ED3BB7" w:rsidRDefault="00ED3BB7" w:rsidP="00ED3BB7">
      <w:pPr>
        <w:pStyle w:val="PlantUML"/>
      </w:pPr>
      <w:r>
        <w:t>skinparam style strictuml</w:t>
      </w:r>
    </w:p>
    <w:p w14:paraId="682C8735" w14:textId="77777777" w:rsidR="00ED3BB7" w:rsidRDefault="00ED3BB7" w:rsidP="00ED3BB7">
      <w:pPr>
        <w:pStyle w:val="PlantUML"/>
      </w:pPr>
      <w:r>
        <w:t xml:space="preserve">hide members </w:t>
      </w:r>
    </w:p>
    <w:p w14:paraId="0F4BF0B2" w14:textId="77777777" w:rsidR="00ED3BB7" w:rsidRDefault="00ED3BB7" w:rsidP="00ED3BB7">
      <w:pPr>
        <w:pStyle w:val="PlantUML"/>
      </w:pPr>
    </w:p>
    <w:p w14:paraId="6F5D9A7A" w14:textId="77777777" w:rsidR="00ED3BB7" w:rsidRDefault="00ED3BB7" w:rsidP="00ED3BB7">
      <w:pPr>
        <w:pStyle w:val="PlantUML"/>
      </w:pPr>
      <w:r>
        <w:t>Namespace ORAN.O2IMS.Inventory {</w:t>
      </w:r>
    </w:p>
    <w:p w14:paraId="74FC34E6" w14:textId="77777777" w:rsidR="00ED3BB7" w:rsidRDefault="00ED3BB7" w:rsidP="00ED3BB7">
      <w:pPr>
        <w:pStyle w:val="PlantUML"/>
      </w:pPr>
      <w:r>
        <w:t>Abstract Class InfrastructureInventoryObject_ &lt;&lt;InformationObjectClass&gt;&gt;</w:t>
      </w:r>
    </w:p>
    <w:p w14:paraId="0A86620E" w14:textId="77777777" w:rsidR="00ED3BB7" w:rsidRDefault="00ED3BB7" w:rsidP="00ED3BB7">
      <w:pPr>
        <w:pStyle w:val="PlantUML"/>
      </w:pPr>
    </w:p>
    <w:p w14:paraId="606C685C" w14:textId="77777777" w:rsidR="00ED3BB7" w:rsidRDefault="00ED3BB7" w:rsidP="00ED3BB7">
      <w:pPr>
        <w:pStyle w:val="PlantUML"/>
      </w:pPr>
      <w:r>
        <w:t>}</w:t>
      </w:r>
    </w:p>
    <w:p w14:paraId="39EC70E2" w14:textId="77777777" w:rsidR="00ED3BB7" w:rsidRDefault="00ED3BB7" w:rsidP="00ED3BB7">
      <w:pPr>
        <w:pStyle w:val="PlantUML"/>
      </w:pPr>
    </w:p>
    <w:p w14:paraId="3EB35150" w14:textId="77777777" w:rsidR="00ED3BB7" w:rsidRDefault="00ED3BB7" w:rsidP="00ED3BB7">
      <w:pPr>
        <w:pStyle w:val="PlantUML"/>
      </w:pPr>
      <w:r>
        <w:t>Namespace ORAN.O2IMS.Infrastructure {</w:t>
      </w:r>
    </w:p>
    <w:p w14:paraId="00434149" w14:textId="77777777" w:rsidR="00ED3BB7" w:rsidRDefault="00ED3BB7" w:rsidP="00ED3BB7">
      <w:pPr>
        <w:pStyle w:val="PlantUML"/>
      </w:pPr>
      <w:r>
        <w:t xml:space="preserve">   Class InfrastructureResource &lt;&lt;InformationObjectClass&gt;&gt; </w:t>
      </w:r>
    </w:p>
    <w:p w14:paraId="2F2C2B1E" w14:textId="77777777" w:rsidR="00ED3BB7" w:rsidRDefault="00ED3BB7" w:rsidP="00ED3BB7">
      <w:pPr>
        <w:pStyle w:val="PlantUML"/>
      </w:pPr>
      <w:r>
        <w:lastRenderedPageBreak/>
        <w:t xml:space="preserve">   InfrastructureResource -u-|&gt; ORAN.O2IMS.Inventory.InfrastructureInventoryObject_</w:t>
      </w:r>
    </w:p>
    <w:p w14:paraId="4C7EEE13" w14:textId="77777777" w:rsidR="00ED3BB7" w:rsidRDefault="00ED3BB7" w:rsidP="00ED3BB7">
      <w:pPr>
        <w:pStyle w:val="PlantUML"/>
      </w:pPr>
    </w:p>
    <w:p w14:paraId="3C801E67" w14:textId="77777777" w:rsidR="00ED3BB7" w:rsidRDefault="00ED3BB7" w:rsidP="00ED3BB7">
      <w:pPr>
        <w:pStyle w:val="PlantUML"/>
      </w:pPr>
      <w:r>
        <w:t xml:space="preserve">   Class InfrastructureResourceType &lt;&lt;InformationObjectClass&gt;&gt; </w:t>
      </w:r>
    </w:p>
    <w:p w14:paraId="1A1B248B" w14:textId="77777777" w:rsidR="00ED3BB7" w:rsidRDefault="00ED3BB7" w:rsidP="00ED3BB7">
      <w:pPr>
        <w:pStyle w:val="PlantUML"/>
      </w:pPr>
      <w:r>
        <w:t xml:space="preserve">   InfrastructureResourceType -u-|&gt; ORAN.O2IMS.Inventory.InfrastructureInventoryObject_</w:t>
      </w:r>
    </w:p>
    <w:p w14:paraId="1E55BB25" w14:textId="77777777" w:rsidR="00ED3BB7" w:rsidRDefault="00ED3BB7" w:rsidP="00ED3BB7">
      <w:pPr>
        <w:pStyle w:val="PlantUML"/>
      </w:pPr>
      <w:r>
        <w:t>}</w:t>
      </w:r>
    </w:p>
    <w:p w14:paraId="59F93B54" w14:textId="77777777" w:rsidR="00ED3BB7" w:rsidRDefault="00ED3BB7" w:rsidP="00ED3BB7">
      <w:pPr>
        <w:pStyle w:val="PlantUML"/>
      </w:pPr>
    </w:p>
    <w:p w14:paraId="4965EAE5" w14:textId="77777777" w:rsidR="00ED3BB7" w:rsidRPr="00E35295" w:rsidRDefault="00ED3BB7" w:rsidP="00ED3BB7">
      <w:pPr>
        <w:pStyle w:val="PlantUML"/>
      </w:pPr>
      <w:r>
        <w:t>@enduml</w:t>
      </w:r>
    </w:p>
    <w:p w14:paraId="65F123D0" w14:textId="77777777" w:rsidR="00ED3BB7" w:rsidRDefault="00ED3BB7" w:rsidP="00ED3BB7">
      <w:pPr>
        <w:pStyle w:val="PlantUMLImg"/>
      </w:pPr>
      <w:r>
        <w:drawing>
          <wp:inline distT="0" distB="0" distL="0" distR="0" wp14:anchorId="3EBAC6AD" wp14:editId="1E64C27A">
            <wp:extent cx="3943350" cy="2314575"/>
            <wp:effectExtent l="0" t="0" r="0" b="9525"/>
            <wp:docPr id="1207373895"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373895" name="Picture 1" descr="Generated by PlantUML"/>
                    <pic:cNvPicPr/>
                  </pic:nvPicPr>
                  <pic:blipFill>
                    <a:blip r:embed="rId46">
                      <a:extLst>
                        <a:ext uri="{28A0092B-C50C-407E-A947-70E740481C1C}">
                          <a14:useLocalDpi xmlns:a14="http://schemas.microsoft.com/office/drawing/2010/main" val="0"/>
                        </a:ext>
                      </a:extLst>
                    </a:blip>
                    <a:stretch>
                      <a:fillRect/>
                    </a:stretch>
                  </pic:blipFill>
                  <pic:spPr>
                    <a:xfrm>
                      <a:off x="0" y="0"/>
                      <a:ext cx="3943350" cy="2314575"/>
                    </a:xfrm>
                    <a:prstGeom prst="rect">
                      <a:avLst/>
                    </a:prstGeom>
                  </pic:spPr>
                </pic:pic>
              </a:graphicData>
            </a:graphic>
          </wp:inline>
        </w:drawing>
      </w:r>
    </w:p>
    <w:p w14:paraId="6EF7CD7C" w14:textId="77777777" w:rsidR="00ED3BB7" w:rsidRPr="0045286D" w:rsidRDefault="00ED3BB7" w:rsidP="00ED3BB7">
      <w:pPr>
        <w:pStyle w:val="TF"/>
      </w:pPr>
      <w:bookmarkStart w:id="1524" w:name="_Toc193779738"/>
      <w:bookmarkStart w:id="1525" w:name="_Toc202768323"/>
      <w:r>
        <w:t>Figure 4.2.5.3.2.1-1 ORAN.O2ims.Infrastructure Inheritance</w:t>
      </w:r>
      <w:bookmarkEnd w:id="1524"/>
      <w:bookmarkEnd w:id="1525"/>
    </w:p>
    <w:p w14:paraId="3392EF9B" w14:textId="77777777" w:rsidR="00ED3BB7" w:rsidRDefault="00ED3BB7" w:rsidP="00ED3BB7">
      <w:pPr>
        <w:pStyle w:val="Heading4"/>
      </w:pPr>
      <w:r>
        <w:t>4.2.5.4 Class Definitions</w:t>
      </w:r>
    </w:p>
    <w:p w14:paraId="26FED3F8" w14:textId="77777777" w:rsidR="00ED3BB7" w:rsidRDefault="00ED3BB7" w:rsidP="00ED3BB7">
      <w:pPr>
        <w:pStyle w:val="Heading5"/>
      </w:pPr>
      <w:r>
        <w:t>4.2.5.4.1</w:t>
      </w:r>
      <w:r>
        <w:tab/>
      </w:r>
      <w:proofErr w:type="spellStart"/>
      <w:r w:rsidRPr="00963EC2">
        <w:t>InfrastructureResourceType</w:t>
      </w:r>
      <w:proofErr w:type="spellEnd"/>
    </w:p>
    <w:p w14:paraId="19168F96" w14:textId="77777777" w:rsidR="00ED3BB7" w:rsidRDefault="00ED3BB7" w:rsidP="00ED3BB7">
      <w:pPr>
        <w:pStyle w:val="Heading6"/>
      </w:pPr>
      <w:r>
        <w:t>4.2.5.4.1.1</w:t>
      </w:r>
      <w:r>
        <w:tab/>
        <w:t>Definition</w:t>
      </w:r>
    </w:p>
    <w:p w14:paraId="118F33B4" w14:textId="77777777" w:rsidR="00ED3BB7" w:rsidRDefault="00ED3BB7" w:rsidP="00ED3BB7">
      <w:r>
        <w:t xml:space="preserve">The </w:t>
      </w:r>
      <w:bookmarkStart w:id="1526" w:name="_Hlk176946207"/>
      <w:proofErr w:type="spellStart"/>
      <w:r>
        <w:t>InfrastructureResourceType</w:t>
      </w:r>
      <w:proofErr w:type="spellEnd"/>
      <w:r>
        <w:t xml:space="preserve"> </w:t>
      </w:r>
      <w:bookmarkEnd w:id="1526"/>
      <w:r>
        <w:t>represents a resource type in an O-Cloud.</w:t>
      </w:r>
    </w:p>
    <w:p w14:paraId="3DBF3B6F" w14:textId="77777777" w:rsidR="00ED3BB7" w:rsidRDefault="00ED3BB7" w:rsidP="00ED3BB7">
      <w:r>
        <w:t>Infrastructure resource types provide the categorization of O-Cloud resources used to connect the O-Cloud resources and to build components of the Cluster namespace. The values for these types are used to build the configured inventory and enable an authorized consumer to track infrastructure resource changes over time. The O-Cloud provides a mechanism to discover the infrastructure resource types with respective operations on infrastructure resource types.</w:t>
      </w:r>
    </w:p>
    <w:p w14:paraId="6C57F042" w14:textId="77777777" w:rsidR="00ED3BB7" w:rsidRDefault="00ED3BB7" w:rsidP="00ED3BB7">
      <w:r w:rsidRPr="00932E06">
        <w:t xml:space="preserve">The </w:t>
      </w:r>
      <w:proofErr w:type="spellStart"/>
      <w:r w:rsidRPr="00932E06">
        <w:t>InfrastructureResource</w:t>
      </w:r>
      <w:r>
        <w:t>Type</w:t>
      </w:r>
      <w:proofErr w:type="spellEnd"/>
      <w:r w:rsidRPr="00932E06">
        <w:t xml:space="preserve"> is a Specialized Object that derives from a Generalized Object, the </w:t>
      </w:r>
      <w:proofErr w:type="spellStart"/>
      <w:r w:rsidRPr="00163EAB">
        <w:rPr>
          <w:i/>
          <w:iCs/>
        </w:rPr>
        <w:t>InfrastructureInventoryObject</w:t>
      </w:r>
      <w:proofErr w:type="spellEnd"/>
      <w:r w:rsidRPr="00163EAB">
        <w:rPr>
          <w:i/>
          <w:iCs/>
        </w:rPr>
        <w:t>_</w:t>
      </w:r>
      <w:r w:rsidRPr="00932E06">
        <w:t xml:space="preserve">. The </w:t>
      </w:r>
      <w:proofErr w:type="spellStart"/>
      <w:r w:rsidRPr="00932E06">
        <w:t>InfrastructureResource</w:t>
      </w:r>
      <w:r>
        <w:t>Type</w:t>
      </w:r>
      <w:proofErr w:type="spellEnd"/>
      <w:r w:rsidRPr="00932E06">
        <w:t xml:space="preserve"> inherits the attributes from the </w:t>
      </w:r>
      <w:proofErr w:type="spellStart"/>
      <w:r w:rsidRPr="00963EC2">
        <w:rPr>
          <w:i/>
          <w:iCs/>
        </w:rPr>
        <w:t>InfrastructureInventoryObject</w:t>
      </w:r>
      <w:proofErr w:type="spellEnd"/>
      <w:r w:rsidRPr="00963EC2">
        <w:rPr>
          <w:i/>
          <w:iCs/>
        </w:rPr>
        <w:t>_</w:t>
      </w:r>
      <w:r>
        <w:t xml:space="preserve"> and allows it and all specializations of this class to be included in a change notification.</w:t>
      </w:r>
    </w:p>
    <w:p w14:paraId="04A8F324" w14:textId="77777777" w:rsidR="00ED3BB7" w:rsidRDefault="00ED3BB7" w:rsidP="00ED3BB7">
      <w:pPr>
        <w:pStyle w:val="Heading6"/>
      </w:pPr>
      <w:r>
        <w:t>4.2.5.4.1.2</w:t>
      </w:r>
      <w:r>
        <w:tab/>
        <w:t>Attributes</w:t>
      </w:r>
    </w:p>
    <w:p w14:paraId="60845390" w14:textId="77777777" w:rsidR="00ED3BB7" w:rsidRDefault="00ED3BB7" w:rsidP="00ED3BB7">
      <w:pPr>
        <w:pStyle w:val="TH"/>
      </w:pPr>
      <w:bookmarkStart w:id="1527" w:name="_Toc193779802"/>
      <w:bookmarkStart w:id="1528" w:name="_Toc202768253"/>
      <w:r>
        <w:t>Table 4.2.5.4.</w:t>
      </w:r>
      <w:proofErr w:type="gramStart"/>
      <w:r>
        <w:t>1.2</w:t>
      </w:r>
      <w:proofErr w:type="gramEnd"/>
      <w:r>
        <w:t xml:space="preserve">-1 Attributes Properties for </w:t>
      </w:r>
      <w:proofErr w:type="spellStart"/>
      <w:r>
        <w:t>InfrastructureResourceType</w:t>
      </w:r>
      <w:bookmarkEnd w:id="1527"/>
      <w:bookmarkEnd w:id="1528"/>
      <w:proofErr w:type="spellEnd"/>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1311D897"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4F86B0F3" w14:textId="77777777" w:rsidR="00ED3BB7" w:rsidRPr="00160A20" w:rsidRDefault="00ED3BB7" w:rsidP="00775EDC">
            <w:pPr>
              <w:widowControl w:val="0"/>
              <w:spacing w:after="0" w:line="252" w:lineRule="auto"/>
              <w:jc w:val="center"/>
              <w:rPr>
                <w:rFonts w:ascii="Arial" w:hAnsi="Arial" w:cs="Arial"/>
                <w:b/>
                <w:sz w:val="18"/>
                <w:szCs w:val="18"/>
              </w:rPr>
            </w:pPr>
            <w:r w:rsidRPr="00160A20">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7D3F3ADB" w14:textId="77777777" w:rsidR="00ED3BB7" w:rsidRPr="00160A20" w:rsidRDefault="00ED3BB7" w:rsidP="00775EDC">
            <w:pPr>
              <w:widowControl w:val="0"/>
              <w:spacing w:after="0" w:line="252" w:lineRule="auto"/>
              <w:jc w:val="center"/>
              <w:rPr>
                <w:rFonts w:ascii="Arial" w:hAnsi="Arial" w:cs="Arial"/>
                <w:b/>
                <w:sz w:val="18"/>
                <w:szCs w:val="18"/>
              </w:rPr>
            </w:pPr>
            <w:r w:rsidRPr="00160A20">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7DC1E8ED"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2B1DB899"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2EAEE283" w14:textId="77777777" w:rsidR="00ED3BB7" w:rsidRPr="00160A20" w:rsidRDefault="00ED3BB7" w:rsidP="00775EDC">
            <w:pPr>
              <w:widowControl w:val="0"/>
              <w:spacing w:after="0" w:line="252" w:lineRule="auto"/>
              <w:rPr>
                <w:rFonts w:ascii="Arial" w:hAnsi="Arial" w:cs="Arial"/>
                <w:sz w:val="18"/>
                <w:szCs w:val="18"/>
              </w:rPr>
            </w:pPr>
            <w:proofErr w:type="spellStart"/>
            <w:r w:rsidRPr="00160A20">
              <w:rPr>
                <w:rFonts w:ascii="Arial" w:hAnsi="Arial" w:cs="Arial"/>
                <w:sz w:val="18"/>
                <w:szCs w:val="18"/>
              </w:rPr>
              <w:t>infrastructureResourceTypeId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0634844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7C32C40"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the infrastructure resource type. </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5855D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858585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040E80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5113A4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0F51C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657B2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D55FEE7" w14:textId="2FAA5F88" w:rsidR="00ED3BB7"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29" w:author="Author"/>
              </w:rPr>
            </w:pPr>
            <w:del w:id="1530" w:author="Author">
              <w:r w:rsidDel="00BA3F11">
                <w:delText>nullable:</w:delText>
              </w:r>
              <w:r w:rsidDel="00BA3F11">
                <w:tab/>
                <w:delText>False</w:delText>
              </w:r>
            </w:del>
          </w:p>
          <w:p w14:paraId="5720B28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1C6D60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3E7F0C46" w14:textId="77777777" w:rsidTr="00775EDC">
        <w:tc>
          <w:tcPr>
            <w:tcW w:w="1889" w:type="dxa"/>
            <w:tcBorders>
              <w:top w:val="single" w:sz="4" w:space="0" w:color="auto"/>
              <w:left w:val="single" w:sz="4" w:space="0" w:color="auto"/>
              <w:bottom w:val="single" w:sz="4" w:space="0" w:color="auto"/>
              <w:right w:val="single" w:sz="4" w:space="0" w:color="auto"/>
            </w:tcBorders>
          </w:tcPr>
          <w:p w14:paraId="2E3F81FA" w14:textId="77777777" w:rsidR="00ED3BB7" w:rsidRPr="00160A20"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name</w:t>
            </w:r>
          </w:p>
        </w:tc>
        <w:tc>
          <w:tcPr>
            <w:tcW w:w="2791" w:type="dxa"/>
            <w:tcBorders>
              <w:top w:val="single" w:sz="4" w:space="0" w:color="auto"/>
              <w:left w:val="single" w:sz="4" w:space="0" w:color="auto"/>
              <w:bottom w:val="single" w:sz="4" w:space="0" w:color="auto"/>
              <w:right w:val="single" w:sz="4" w:space="0" w:color="auto"/>
            </w:tcBorders>
          </w:tcPr>
          <w:p w14:paraId="556A16B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1F6E5A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Name of the infrastructure resource type as identified by the cloud provider.</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7D499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1FF49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9C125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1D25D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E4A1E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C8060C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40E6592" w14:textId="24A84A06" w:rsidR="00ED3BB7"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31" w:author="Author"/>
              </w:rPr>
            </w:pPr>
            <w:del w:id="1532" w:author="Author">
              <w:r w:rsidDel="00BA3F11">
                <w:delText>nullable:</w:delText>
              </w:r>
              <w:r w:rsidDel="00BA3F11">
                <w:tab/>
                <w:delText>False</w:delText>
              </w:r>
            </w:del>
          </w:p>
          <w:p w14:paraId="675B8EB8" w14:textId="77777777" w:rsidR="00ED3BB7" w:rsidRDefault="00ED3BB7" w:rsidP="00BA3F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C5E9743" w14:textId="77777777" w:rsidTr="00775EDC">
        <w:tc>
          <w:tcPr>
            <w:tcW w:w="1889" w:type="dxa"/>
            <w:tcBorders>
              <w:top w:val="single" w:sz="4" w:space="0" w:color="auto"/>
              <w:left w:val="single" w:sz="4" w:space="0" w:color="auto"/>
              <w:bottom w:val="single" w:sz="4" w:space="0" w:color="auto"/>
              <w:right w:val="single" w:sz="4" w:space="0" w:color="auto"/>
            </w:tcBorders>
          </w:tcPr>
          <w:p w14:paraId="2B06B4B2" w14:textId="77777777" w:rsidR="00ED3BB7" w:rsidRPr="00F34FA5" w:rsidRDefault="00ED3BB7" w:rsidP="00775EDC">
            <w:pPr>
              <w:widowControl w:val="0"/>
              <w:spacing w:after="0" w:line="252" w:lineRule="auto"/>
              <w:rPr>
                <w:rFonts w:ascii="Arial" w:hAnsi="Arial" w:cs="Arial"/>
                <w:sz w:val="18"/>
                <w:szCs w:val="18"/>
              </w:rPr>
            </w:pPr>
            <w:r w:rsidRPr="00160A20">
              <w:rPr>
                <w:rFonts w:ascii="Arial" w:hAnsi="Arial" w:cs="Arial"/>
                <w:sz w:val="18"/>
                <w:szCs w:val="18"/>
              </w:rPr>
              <w:t>description</w:t>
            </w:r>
          </w:p>
        </w:tc>
        <w:tc>
          <w:tcPr>
            <w:tcW w:w="2791" w:type="dxa"/>
            <w:tcBorders>
              <w:top w:val="single" w:sz="4" w:space="0" w:color="auto"/>
              <w:left w:val="single" w:sz="4" w:space="0" w:color="auto"/>
              <w:bottom w:val="single" w:sz="4" w:space="0" w:color="auto"/>
              <w:right w:val="single" w:sz="4" w:space="0" w:color="auto"/>
            </w:tcBorders>
          </w:tcPr>
          <w:p w14:paraId="3B4ECD48"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9261AF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lastRenderedPageBreak/>
              <w:t xml:space="preserve">Description: </w:t>
            </w:r>
            <w:r w:rsidRPr="00F34FA5">
              <w:rPr>
                <w:rFonts w:ascii="Arial" w:hAnsi="Arial" w:cs="Arial"/>
                <w:sz w:val="18"/>
                <w:szCs w:val="18"/>
              </w:rPr>
              <w:t>Human readable description of the infrastructure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5E597C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3FD69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BB38F1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1285DC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lastRenderedPageBreak/>
              <w:t>x-isInvariant:</w:t>
            </w:r>
            <w:r>
              <w:tab/>
              <w:t>False</w:t>
            </w:r>
          </w:p>
          <w:p w14:paraId="347BE27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0FAC32D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5C28529A" w14:textId="33FFA797" w:rsidR="00ED3BB7" w:rsidRPr="00F137AA"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33" w:author="Author"/>
              </w:rPr>
            </w:pPr>
            <w:del w:id="1534" w:author="Author">
              <w:r w:rsidDel="00BA3F11">
                <w:delText>n</w:delText>
              </w:r>
              <w:r w:rsidRPr="00F137AA" w:rsidDel="00BA3F11">
                <w:delText>ullable</w:delText>
              </w:r>
              <w:r w:rsidDel="00BA3F11">
                <w:delText>:</w:delText>
              </w:r>
              <w:r w:rsidRPr="00F137AA" w:rsidDel="00BA3F11">
                <w:tab/>
              </w:r>
              <w:r w:rsidDel="00BA3F11">
                <w:delText>False</w:delText>
              </w:r>
            </w:del>
          </w:p>
          <w:p w14:paraId="11F5C3A0" w14:textId="77777777" w:rsidR="00ED3BB7" w:rsidRDefault="00ED3BB7" w:rsidP="00BA3F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8E955D9" w14:textId="77777777" w:rsidTr="00775EDC">
        <w:tc>
          <w:tcPr>
            <w:tcW w:w="1889" w:type="dxa"/>
            <w:tcBorders>
              <w:top w:val="single" w:sz="4" w:space="0" w:color="auto"/>
              <w:left w:val="single" w:sz="4" w:space="0" w:color="auto"/>
              <w:bottom w:val="single" w:sz="4" w:space="0" w:color="auto"/>
              <w:right w:val="single" w:sz="4" w:space="0" w:color="auto"/>
            </w:tcBorders>
          </w:tcPr>
          <w:p w14:paraId="73DD996A" w14:textId="77777777" w:rsidR="00ED3BB7" w:rsidRPr="00160A20" w:rsidRDefault="00ED3BB7" w:rsidP="00775EDC">
            <w:pPr>
              <w:widowControl w:val="0"/>
              <w:spacing w:after="0" w:line="252" w:lineRule="auto"/>
              <w:rPr>
                <w:rFonts w:ascii="Arial" w:hAnsi="Arial" w:cs="Arial"/>
                <w:sz w:val="18"/>
                <w:szCs w:val="18"/>
              </w:rPr>
            </w:pPr>
            <w:r w:rsidRPr="00160A20">
              <w:rPr>
                <w:rFonts w:ascii="Arial" w:hAnsi="Arial" w:cs="Arial"/>
                <w:sz w:val="18"/>
                <w:szCs w:val="18"/>
              </w:rPr>
              <w:lastRenderedPageBreak/>
              <w:t>extensions</w:t>
            </w:r>
          </w:p>
        </w:tc>
        <w:tc>
          <w:tcPr>
            <w:tcW w:w="2791" w:type="dxa"/>
            <w:tcBorders>
              <w:top w:val="single" w:sz="4" w:space="0" w:color="auto"/>
              <w:left w:val="single" w:sz="4" w:space="0" w:color="auto"/>
              <w:bottom w:val="single" w:sz="4" w:space="0" w:color="auto"/>
              <w:right w:val="single" w:sz="4" w:space="0" w:color="auto"/>
            </w:tcBorders>
          </w:tcPr>
          <w:p w14:paraId="17535A9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3C6253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Infrastructure Resource Type.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38FC10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CEDB7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AA55DCC" w14:textId="77777777" w:rsidR="00BA3F11" w:rsidRDefault="00BA3F11" w:rsidP="00BA3F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35" w:author="Author"/>
              </w:rPr>
            </w:pPr>
            <w:ins w:id="1536" w:author="Author">
              <w:r>
                <w:t>x-isAlwaysPresent:</w:t>
              </w:r>
              <w:r>
                <w:tab/>
                <w:t>False</w:t>
              </w:r>
            </w:ins>
          </w:p>
          <w:p w14:paraId="169A61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BAA48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0EA8C32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7B53954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0934E30" w14:textId="05FA5AB4" w:rsidR="00ED3BB7"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37" w:author="Author"/>
              </w:rPr>
            </w:pPr>
            <w:del w:id="1538" w:author="Author">
              <w:r w:rsidDel="00BA3F11">
                <w:delText>n</w:delText>
              </w:r>
              <w:r w:rsidRPr="00F137AA" w:rsidDel="00BA3F11">
                <w:delText>ullable</w:delText>
              </w:r>
              <w:r w:rsidDel="00BA3F11">
                <w:delText>:</w:delText>
              </w:r>
              <w:r w:rsidRPr="00F137AA" w:rsidDel="00BA3F11">
                <w:tab/>
              </w:r>
              <w:r w:rsidDel="00BA3F11">
                <w:delText>True</w:delText>
              </w:r>
            </w:del>
          </w:p>
          <w:p w14:paraId="3E2B6FA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236799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587DC3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6BC6C0EA"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42E3D1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6A8F35B4" w14:textId="77777777" w:rsidR="00ED3BB7" w:rsidRDefault="00ED3BB7" w:rsidP="00ED3BB7">
      <w:pPr>
        <w:widowControl w:val="0"/>
      </w:pPr>
    </w:p>
    <w:p w14:paraId="130C2C5C" w14:textId="77777777" w:rsidR="00ED3BB7" w:rsidRDefault="00ED3BB7" w:rsidP="00ED3BB7">
      <w:pPr>
        <w:pStyle w:val="Heading6"/>
      </w:pPr>
      <w:r>
        <w:t>4.2.5.4.1.3</w:t>
      </w:r>
      <w:r>
        <w:tab/>
        <w:t>Attribute constraints</w:t>
      </w:r>
    </w:p>
    <w:p w14:paraId="550E8376" w14:textId="77777777" w:rsidR="00ED3BB7" w:rsidRPr="00FE7385" w:rsidRDefault="00ED3BB7" w:rsidP="00ED3BB7">
      <w:pPr>
        <w:rPr>
          <w:i/>
        </w:rPr>
      </w:pPr>
      <w:r>
        <w:t>None</w:t>
      </w:r>
      <w:r w:rsidRPr="00FE7385">
        <w:rPr>
          <w:i/>
        </w:rPr>
        <w:t>.</w:t>
      </w:r>
    </w:p>
    <w:p w14:paraId="28D62EFE" w14:textId="77777777" w:rsidR="00ED3BB7" w:rsidRDefault="00ED3BB7" w:rsidP="00ED3BB7">
      <w:pPr>
        <w:pStyle w:val="Heading6"/>
      </w:pPr>
      <w:r>
        <w:t>4.2.5.4.1.4</w:t>
      </w:r>
      <w:r>
        <w:tab/>
      </w:r>
      <w:r>
        <w:tab/>
        <w:t>State diagram</w:t>
      </w:r>
    </w:p>
    <w:p w14:paraId="3BD59A0B" w14:textId="77777777" w:rsidR="00ED3BB7" w:rsidRPr="00FE7385" w:rsidRDefault="00ED3BB7" w:rsidP="00ED3BB7">
      <w:pPr>
        <w:rPr>
          <w:i/>
        </w:rPr>
      </w:pPr>
      <w:r>
        <w:t>None</w:t>
      </w:r>
      <w:r w:rsidRPr="00FE7385">
        <w:rPr>
          <w:i/>
        </w:rPr>
        <w:t>.</w:t>
      </w:r>
    </w:p>
    <w:p w14:paraId="0C8374B0" w14:textId="77777777" w:rsidR="00ED3BB7" w:rsidRDefault="00ED3BB7" w:rsidP="00ED3BB7">
      <w:pPr>
        <w:pStyle w:val="Heading5"/>
      </w:pPr>
      <w:r>
        <w:t>4.2.5.4.2</w:t>
      </w:r>
      <w:r>
        <w:tab/>
      </w:r>
      <w:proofErr w:type="spellStart"/>
      <w:r w:rsidRPr="00932E06">
        <w:t>InfrastructureResource</w:t>
      </w:r>
      <w:proofErr w:type="spellEnd"/>
    </w:p>
    <w:p w14:paraId="2A202B80" w14:textId="77777777" w:rsidR="00ED3BB7" w:rsidRDefault="00ED3BB7" w:rsidP="00ED3BB7">
      <w:pPr>
        <w:pStyle w:val="Heading6"/>
      </w:pPr>
      <w:r>
        <w:t>4.2.5.4.2.1</w:t>
      </w:r>
      <w:r>
        <w:tab/>
        <w:t>Definition</w:t>
      </w:r>
    </w:p>
    <w:p w14:paraId="2F31A3BE" w14:textId="77777777" w:rsidR="00ED3BB7" w:rsidRDefault="00ED3BB7" w:rsidP="00ED3BB7">
      <w:r w:rsidRPr="00932E06">
        <w:t xml:space="preserve">The </w:t>
      </w:r>
      <w:proofErr w:type="spellStart"/>
      <w:r w:rsidRPr="00932E06">
        <w:t>InfrastructureResource</w:t>
      </w:r>
      <w:proofErr w:type="spellEnd"/>
      <w:r w:rsidRPr="00932E06">
        <w:t xml:space="preserve"> is a Specialized Object that derives from a Generalized Object, the </w:t>
      </w:r>
      <w:proofErr w:type="spellStart"/>
      <w:r w:rsidRPr="00963EC2">
        <w:rPr>
          <w:i/>
          <w:iCs/>
        </w:rPr>
        <w:t>InfrastructureInventoryObject</w:t>
      </w:r>
      <w:proofErr w:type="spellEnd"/>
      <w:r w:rsidRPr="00963EC2">
        <w:rPr>
          <w:i/>
          <w:iCs/>
        </w:rPr>
        <w:t>_.</w:t>
      </w:r>
      <w:r w:rsidRPr="00932E06">
        <w:t xml:space="preserve"> The </w:t>
      </w:r>
      <w:proofErr w:type="spellStart"/>
      <w:r w:rsidRPr="00932E06">
        <w:t>InfrastructureResource</w:t>
      </w:r>
      <w:proofErr w:type="spellEnd"/>
      <w:r w:rsidRPr="00932E06">
        <w:t xml:space="preserve"> inherits the attributes from the </w:t>
      </w:r>
      <w:proofErr w:type="spellStart"/>
      <w:r w:rsidRPr="00963EC2">
        <w:rPr>
          <w:i/>
          <w:iCs/>
        </w:rPr>
        <w:t>InfrastructureInventoryObject</w:t>
      </w:r>
      <w:proofErr w:type="spellEnd"/>
      <w:r w:rsidRPr="00963EC2">
        <w:rPr>
          <w:i/>
          <w:iCs/>
        </w:rPr>
        <w:t>_</w:t>
      </w:r>
      <w:r>
        <w:t xml:space="preserve"> and allows it and all specializations of this class to be included in a change notification.</w:t>
      </w:r>
    </w:p>
    <w:p w14:paraId="1E638C7D" w14:textId="77777777" w:rsidR="00ED3BB7" w:rsidRDefault="00ED3BB7" w:rsidP="00ED3BB7">
      <w:pPr>
        <w:pStyle w:val="Heading6"/>
      </w:pPr>
      <w:r>
        <w:t>4.2.5.4.2.2</w:t>
      </w:r>
      <w:r>
        <w:tab/>
        <w:t>Attributes</w:t>
      </w:r>
    </w:p>
    <w:p w14:paraId="6C11506E" w14:textId="77777777" w:rsidR="00ED3BB7" w:rsidRDefault="00ED3BB7" w:rsidP="00ED3BB7">
      <w:pPr>
        <w:pStyle w:val="TH"/>
      </w:pPr>
      <w:bookmarkStart w:id="1539" w:name="_Toc193779803"/>
      <w:bookmarkStart w:id="1540" w:name="_Toc202768254"/>
      <w:r>
        <w:t xml:space="preserve">Table 4.2.5.4.1.2-1 Attributes Properties for </w:t>
      </w:r>
      <w:proofErr w:type="spellStart"/>
      <w:r>
        <w:t>InfrastructureResource</w:t>
      </w:r>
      <w:bookmarkEnd w:id="1539"/>
      <w:bookmarkEnd w:id="1540"/>
      <w:proofErr w:type="spellEnd"/>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4FF4E833"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6F476E90" w14:textId="77777777" w:rsidR="00ED3BB7" w:rsidRPr="00160A20" w:rsidRDefault="00ED3BB7" w:rsidP="00775EDC">
            <w:pPr>
              <w:widowControl w:val="0"/>
              <w:spacing w:after="0" w:line="252" w:lineRule="auto"/>
              <w:jc w:val="center"/>
              <w:rPr>
                <w:rFonts w:ascii="Arial" w:hAnsi="Arial" w:cs="Arial"/>
                <w:b/>
                <w:sz w:val="18"/>
                <w:szCs w:val="18"/>
              </w:rPr>
            </w:pPr>
            <w:r w:rsidRPr="00160A20">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22698C04" w14:textId="77777777" w:rsidR="00ED3BB7" w:rsidRPr="00160A20" w:rsidRDefault="00ED3BB7" w:rsidP="00775EDC">
            <w:pPr>
              <w:widowControl w:val="0"/>
              <w:spacing w:after="0" w:line="252" w:lineRule="auto"/>
              <w:jc w:val="center"/>
              <w:rPr>
                <w:rFonts w:ascii="Arial" w:hAnsi="Arial" w:cs="Arial"/>
                <w:b/>
                <w:sz w:val="18"/>
                <w:szCs w:val="18"/>
              </w:rPr>
            </w:pPr>
            <w:r w:rsidRPr="00160A20">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462D391D"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148B66D2"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017CBE21" w14:textId="77777777" w:rsidR="00ED3BB7" w:rsidRPr="00160A20"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rPr>
              <w:t>infrastructureResourceId</w:t>
            </w:r>
            <w:proofErr w:type="spellEnd"/>
          </w:p>
        </w:tc>
        <w:tc>
          <w:tcPr>
            <w:tcW w:w="2791" w:type="dxa"/>
            <w:tcBorders>
              <w:top w:val="single" w:sz="4" w:space="0" w:color="auto"/>
              <w:left w:val="single" w:sz="4" w:space="0" w:color="auto"/>
              <w:bottom w:val="single" w:sz="4" w:space="0" w:color="auto"/>
              <w:right w:val="single" w:sz="4" w:space="0" w:color="auto"/>
            </w:tcBorders>
            <w:hideMark/>
          </w:tcPr>
          <w:p w14:paraId="2996A40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32032B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the resource. Locally unique within the scope of an O-Cloud instance.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54620A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E5EC4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4B860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05DBD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7413F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D2A31C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6C57677" w14:textId="2F8BDC2C" w:rsidR="00ED3BB7"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41" w:author="Author"/>
              </w:rPr>
            </w:pPr>
            <w:del w:id="1542" w:author="Author">
              <w:r w:rsidDel="00BA3F11">
                <w:delText>nullable:</w:delText>
              </w:r>
              <w:r w:rsidDel="00BA3F11">
                <w:tab/>
                <w:delText>False</w:delText>
              </w:r>
            </w:del>
          </w:p>
          <w:p w14:paraId="005E89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45D842E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47C3A10" w14:textId="77777777" w:rsidTr="00775EDC">
        <w:tc>
          <w:tcPr>
            <w:tcW w:w="1889" w:type="dxa"/>
            <w:tcBorders>
              <w:top w:val="single" w:sz="4" w:space="0" w:color="auto"/>
              <w:left w:val="single" w:sz="4" w:space="0" w:color="auto"/>
              <w:bottom w:val="single" w:sz="4" w:space="0" w:color="auto"/>
              <w:right w:val="single" w:sz="4" w:space="0" w:color="auto"/>
            </w:tcBorders>
          </w:tcPr>
          <w:p w14:paraId="42F4526B" w14:textId="77777777" w:rsidR="00ED3BB7" w:rsidRPr="00F34FA5" w:rsidRDefault="00ED3BB7" w:rsidP="00775EDC">
            <w:pPr>
              <w:widowControl w:val="0"/>
              <w:spacing w:after="0" w:line="252" w:lineRule="auto"/>
              <w:rPr>
                <w:rFonts w:ascii="Arial" w:hAnsi="Arial" w:cs="Arial"/>
                <w:sz w:val="18"/>
                <w:szCs w:val="18"/>
              </w:rPr>
            </w:pPr>
            <w:r w:rsidRPr="00F34FA5">
              <w:rPr>
                <w:rFonts w:ascii="Arial" w:hAnsi="Arial" w:cs="Arial"/>
                <w:sz w:val="18"/>
                <w:szCs w:val="18"/>
                <w:lang w:eastAsia="ja-JP"/>
              </w:rPr>
              <w:t>name</w:t>
            </w:r>
          </w:p>
        </w:tc>
        <w:tc>
          <w:tcPr>
            <w:tcW w:w="2791" w:type="dxa"/>
            <w:tcBorders>
              <w:top w:val="single" w:sz="4" w:space="0" w:color="auto"/>
              <w:left w:val="single" w:sz="4" w:space="0" w:color="auto"/>
              <w:bottom w:val="single" w:sz="4" w:space="0" w:color="auto"/>
              <w:right w:val="single" w:sz="4" w:space="0" w:color="auto"/>
            </w:tcBorders>
          </w:tcPr>
          <w:p w14:paraId="320A9B5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BF5B1C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name of the infrastructure resource instance.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BB28F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C2A1C1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6855BA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51ADF3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2F1A22F"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rsidRPr="00F137AA">
              <w:tab/>
            </w:r>
            <w:r>
              <w:t>True</w:t>
            </w:r>
          </w:p>
          <w:p w14:paraId="3AE7CC2D"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w:t>
            </w:r>
            <w:r w:rsidRPr="00F137AA">
              <w:t>stateChangeNotification</w:t>
            </w:r>
            <w:r>
              <w:t>:</w:t>
            </w:r>
            <w:r w:rsidRPr="00F137AA">
              <w:tab/>
              <w:t>False</w:t>
            </w:r>
          </w:p>
          <w:p w14:paraId="6990B1C9" w14:textId="6274654A" w:rsidR="00ED3BB7" w:rsidRPr="00F137AA"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43" w:author="Author"/>
              </w:rPr>
            </w:pPr>
            <w:del w:id="1544" w:author="Author">
              <w:r w:rsidDel="00BA3F11">
                <w:delText>n</w:delText>
              </w:r>
              <w:r w:rsidRPr="00F137AA" w:rsidDel="00BA3F11">
                <w:delText>ullable</w:delText>
              </w:r>
              <w:r w:rsidDel="00BA3F11">
                <w:delText>:</w:delText>
              </w:r>
              <w:r w:rsidRPr="00F137AA" w:rsidDel="00BA3F11">
                <w:tab/>
              </w:r>
              <w:r w:rsidDel="00BA3F11">
                <w:delText>False</w:delText>
              </w:r>
            </w:del>
          </w:p>
          <w:p w14:paraId="6F016B3F" w14:textId="77777777" w:rsidR="00ED3BB7" w:rsidRDefault="00ED3BB7" w:rsidP="00BA3F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65157F0" w14:textId="77777777" w:rsidTr="00775EDC">
        <w:tc>
          <w:tcPr>
            <w:tcW w:w="1889" w:type="dxa"/>
            <w:tcBorders>
              <w:top w:val="single" w:sz="4" w:space="0" w:color="auto"/>
              <w:left w:val="single" w:sz="4" w:space="0" w:color="auto"/>
              <w:bottom w:val="single" w:sz="4" w:space="0" w:color="auto"/>
              <w:right w:val="single" w:sz="4" w:space="0" w:color="auto"/>
            </w:tcBorders>
          </w:tcPr>
          <w:p w14:paraId="4CCC3A20" w14:textId="77777777" w:rsidR="00ED3BB7" w:rsidRPr="00160A20" w:rsidRDefault="00ED3BB7" w:rsidP="00775EDC">
            <w:pPr>
              <w:widowControl w:val="0"/>
              <w:spacing w:after="0" w:line="252" w:lineRule="auto"/>
              <w:rPr>
                <w:rFonts w:ascii="Arial" w:hAnsi="Arial" w:cs="Arial"/>
                <w:sz w:val="18"/>
                <w:szCs w:val="18"/>
              </w:rPr>
            </w:pPr>
            <w:r w:rsidRPr="00F34FA5">
              <w:rPr>
                <w:rFonts w:ascii="Arial" w:hAnsi="Arial" w:cs="Arial"/>
                <w:sz w:val="18"/>
                <w:szCs w:val="18"/>
                <w:lang w:eastAsia="ja-JP"/>
              </w:rPr>
              <w:t>description</w:t>
            </w:r>
          </w:p>
        </w:tc>
        <w:tc>
          <w:tcPr>
            <w:tcW w:w="2791" w:type="dxa"/>
            <w:tcBorders>
              <w:top w:val="single" w:sz="4" w:space="0" w:color="auto"/>
              <w:left w:val="single" w:sz="4" w:space="0" w:color="auto"/>
              <w:bottom w:val="single" w:sz="4" w:space="0" w:color="auto"/>
              <w:right w:val="single" w:sz="4" w:space="0" w:color="auto"/>
            </w:tcBorders>
          </w:tcPr>
          <w:p w14:paraId="51DEADF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6C4125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Human readable description of the infrastructure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AFFEC3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714FF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B8E1F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66E010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52B4F4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98C29E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1318DF0" w14:textId="46D07FDE" w:rsidR="00ED3BB7"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45" w:author="Author"/>
              </w:rPr>
            </w:pPr>
            <w:del w:id="1546" w:author="Author">
              <w:r w:rsidDel="00BA3F11">
                <w:delText>nullable:</w:delText>
              </w:r>
              <w:r w:rsidDel="00BA3F11">
                <w:tab/>
                <w:delText>False</w:delText>
              </w:r>
            </w:del>
          </w:p>
          <w:p w14:paraId="151F2168" w14:textId="77777777" w:rsidR="00ED3BB7" w:rsidRDefault="00ED3BB7" w:rsidP="00BA3F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5F8FBFC" w14:textId="77777777" w:rsidTr="00775EDC">
        <w:tc>
          <w:tcPr>
            <w:tcW w:w="1889" w:type="dxa"/>
            <w:tcBorders>
              <w:top w:val="single" w:sz="4" w:space="0" w:color="auto"/>
              <w:left w:val="single" w:sz="4" w:space="0" w:color="auto"/>
              <w:bottom w:val="single" w:sz="4" w:space="0" w:color="auto"/>
              <w:right w:val="single" w:sz="4" w:space="0" w:color="auto"/>
            </w:tcBorders>
          </w:tcPr>
          <w:p w14:paraId="59A78520" w14:textId="77777777" w:rsidR="00ED3BB7" w:rsidRPr="00F34FA5" w:rsidRDefault="00ED3BB7" w:rsidP="00775EDC">
            <w:pPr>
              <w:widowControl w:val="0"/>
              <w:spacing w:after="0" w:line="252" w:lineRule="auto"/>
              <w:rPr>
                <w:rFonts w:ascii="Arial" w:hAnsi="Arial" w:cs="Arial"/>
                <w:sz w:val="18"/>
                <w:szCs w:val="18"/>
                <w:lang w:eastAsia="ja-JP"/>
              </w:rPr>
            </w:pPr>
            <w:proofErr w:type="spellStart"/>
            <w:r w:rsidRPr="00F34FA5">
              <w:rPr>
                <w:rFonts w:ascii="Arial" w:hAnsi="Arial" w:cs="Arial"/>
                <w:sz w:val="18"/>
                <w:szCs w:val="18"/>
              </w:rPr>
              <w:t>infrastructureResourceTypeId</w:t>
            </w:r>
            <w:proofErr w:type="spellEnd"/>
          </w:p>
        </w:tc>
        <w:tc>
          <w:tcPr>
            <w:tcW w:w="2791" w:type="dxa"/>
            <w:tcBorders>
              <w:top w:val="single" w:sz="4" w:space="0" w:color="auto"/>
              <w:left w:val="single" w:sz="4" w:space="0" w:color="auto"/>
              <w:bottom w:val="single" w:sz="4" w:space="0" w:color="auto"/>
              <w:right w:val="single" w:sz="4" w:space="0" w:color="auto"/>
            </w:tcBorders>
          </w:tcPr>
          <w:p w14:paraId="0AAB0EE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5F671AB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Identifier of infrastructure resource type that </w:t>
            </w:r>
            <w:r w:rsidRPr="00F34FA5">
              <w:rPr>
                <w:rFonts w:ascii="Arial" w:hAnsi="Arial" w:cs="Arial"/>
                <w:sz w:val="18"/>
                <w:szCs w:val="18"/>
              </w:rPr>
              <w:lastRenderedPageBreak/>
              <w:t>this instance is a type of.</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179C3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075426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243A92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8BCB8A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3B057C3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C7B531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22FCF5C" w14:textId="192FBE11" w:rsidR="00ED3BB7" w:rsidDel="00BA3F1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47" w:author="Author"/>
              </w:rPr>
            </w:pPr>
            <w:del w:id="1548" w:author="Author">
              <w:r w:rsidDel="00BA3F11">
                <w:lastRenderedPageBreak/>
                <w:delText>nullable:</w:delText>
              </w:r>
              <w:r w:rsidDel="00BA3F11">
                <w:tab/>
                <w:delText>False</w:delText>
              </w:r>
            </w:del>
          </w:p>
          <w:p w14:paraId="7F32B7C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57C0AE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19F170AD" w14:textId="77777777" w:rsidTr="00775EDC">
        <w:tc>
          <w:tcPr>
            <w:tcW w:w="1889" w:type="dxa"/>
            <w:tcBorders>
              <w:top w:val="single" w:sz="4" w:space="0" w:color="auto"/>
              <w:left w:val="single" w:sz="4" w:space="0" w:color="auto"/>
              <w:bottom w:val="single" w:sz="4" w:space="0" w:color="auto"/>
              <w:right w:val="single" w:sz="4" w:space="0" w:color="auto"/>
            </w:tcBorders>
          </w:tcPr>
          <w:p w14:paraId="0BE7B8AF" w14:textId="77777777" w:rsidR="00ED3BB7" w:rsidRPr="00F34FA5"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rPr>
              <w:lastRenderedPageBreak/>
              <w:t>linkedInfrastructureResourceIds</w:t>
            </w:r>
            <w:proofErr w:type="spellEnd"/>
          </w:p>
        </w:tc>
        <w:tc>
          <w:tcPr>
            <w:tcW w:w="2791" w:type="dxa"/>
            <w:tcBorders>
              <w:top w:val="single" w:sz="4" w:space="0" w:color="auto"/>
              <w:left w:val="single" w:sz="4" w:space="0" w:color="auto"/>
              <w:bottom w:val="single" w:sz="4" w:space="0" w:color="auto"/>
              <w:right w:val="single" w:sz="4" w:space="0" w:color="auto"/>
            </w:tcBorders>
          </w:tcPr>
          <w:p w14:paraId="53A4C5A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733F545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infrastructure resource IDs that are used to realize this infrastructure resource instance.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F942C3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5270BE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44DB3EC" w14:textId="77777777" w:rsidR="00BA3F11" w:rsidRDefault="00BA3F11" w:rsidP="00BA3F1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49" w:author="Author"/>
              </w:rPr>
            </w:pPr>
            <w:ins w:id="1550" w:author="Author">
              <w:r>
                <w:t>x-isAlwaysPresent:</w:t>
              </w:r>
              <w:r>
                <w:tab/>
                <w:t>False</w:t>
              </w:r>
            </w:ins>
          </w:p>
          <w:p w14:paraId="4A4B04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AEA6F2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EB827F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9E1993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EC01AE4" w14:textId="387CEE54" w:rsidR="00ED3BB7" w:rsidDel="00DC687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51" w:author="Author"/>
              </w:rPr>
            </w:pPr>
            <w:del w:id="1552" w:author="Author">
              <w:r w:rsidDel="00DC6870">
                <w:delText>n</w:delText>
              </w:r>
              <w:r w:rsidRPr="00F137AA" w:rsidDel="00DC6870">
                <w:delText>ullable</w:delText>
              </w:r>
              <w:r w:rsidDel="00DC6870">
                <w:delText>:</w:delText>
              </w:r>
              <w:r w:rsidRPr="00F137AA" w:rsidDel="00DC6870">
                <w:tab/>
              </w:r>
              <w:r w:rsidDel="00DC6870">
                <w:delText>True</w:delText>
              </w:r>
            </w:del>
          </w:p>
          <w:p w14:paraId="1AD467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61A5E92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34EDE5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258CBD33"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234318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0222B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3CE1763" w14:textId="77777777" w:rsidTr="00775EDC">
        <w:tc>
          <w:tcPr>
            <w:tcW w:w="1889" w:type="dxa"/>
            <w:tcBorders>
              <w:top w:val="single" w:sz="4" w:space="0" w:color="auto"/>
              <w:left w:val="single" w:sz="4" w:space="0" w:color="auto"/>
              <w:bottom w:val="single" w:sz="4" w:space="0" w:color="auto"/>
              <w:right w:val="single" w:sz="4" w:space="0" w:color="auto"/>
            </w:tcBorders>
          </w:tcPr>
          <w:p w14:paraId="5E7C4981" w14:textId="77777777" w:rsidR="00ED3BB7" w:rsidRPr="00F34FA5"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rPr>
              <w:t>inventoryResourceIds</w:t>
            </w:r>
            <w:proofErr w:type="spellEnd"/>
          </w:p>
        </w:tc>
        <w:tc>
          <w:tcPr>
            <w:tcW w:w="2791" w:type="dxa"/>
            <w:tcBorders>
              <w:top w:val="single" w:sz="4" w:space="0" w:color="auto"/>
              <w:left w:val="single" w:sz="4" w:space="0" w:color="auto"/>
              <w:bottom w:val="single" w:sz="4" w:space="0" w:color="auto"/>
              <w:right w:val="single" w:sz="4" w:space="0" w:color="auto"/>
            </w:tcBorders>
          </w:tcPr>
          <w:p w14:paraId="611CBD97"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6A240F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List of inventory resource IDs that are used to realize this infrastructure resource instance.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9A422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 w:val="left" w:pos="2775"/>
              </w:tabs>
              <w:ind w:left="2674" w:hanging="2610"/>
            </w:pPr>
            <w:r>
              <w:tab/>
            </w:r>
          </w:p>
          <w:p w14:paraId="68D6B8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07F7D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5F902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CD9E93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ED4A10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E3225F2" w14:textId="76A338BF" w:rsidR="00ED3BB7" w:rsidDel="00DC687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53" w:author="Author"/>
              </w:rPr>
            </w:pPr>
            <w:del w:id="1554" w:author="Author">
              <w:r w:rsidDel="00DC6870">
                <w:delText>n</w:delText>
              </w:r>
              <w:r w:rsidRPr="00F137AA" w:rsidDel="00DC6870">
                <w:delText>ullable</w:delText>
              </w:r>
              <w:r w:rsidDel="00DC6870">
                <w:delText>:</w:delText>
              </w:r>
              <w:r w:rsidRPr="00F137AA" w:rsidDel="00DC6870">
                <w:tab/>
              </w:r>
              <w:r w:rsidDel="00DC6870">
                <w:delText>False</w:delText>
              </w:r>
            </w:del>
          </w:p>
          <w:p w14:paraId="34E6625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0556C07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6C22D63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0F820522"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0A0B9F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AF3BE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32A17C1" w14:textId="77777777" w:rsidTr="00775EDC">
        <w:tc>
          <w:tcPr>
            <w:tcW w:w="1889" w:type="dxa"/>
            <w:tcBorders>
              <w:top w:val="single" w:sz="4" w:space="0" w:color="auto"/>
              <w:left w:val="single" w:sz="4" w:space="0" w:color="auto"/>
              <w:bottom w:val="single" w:sz="4" w:space="0" w:color="auto"/>
              <w:right w:val="single" w:sz="4" w:space="0" w:color="auto"/>
            </w:tcBorders>
          </w:tcPr>
          <w:p w14:paraId="4464331E" w14:textId="77777777" w:rsidR="00ED3BB7" w:rsidRPr="00F34FA5"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rPr>
              <w:t>artifactResourceId</w:t>
            </w:r>
            <w:proofErr w:type="spellEnd"/>
          </w:p>
        </w:tc>
        <w:tc>
          <w:tcPr>
            <w:tcW w:w="2791" w:type="dxa"/>
            <w:tcBorders>
              <w:top w:val="single" w:sz="4" w:space="0" w:color="auto"/>
              <w:left w:val="single" w:sz="4" w:space="0" w:color="auto"/>
              <w:bottom w:val="single" w:sz="4" w:space="0" w:color="auto"/>
              <w:right w:val="single" w:sz="4" w:space="0" w:color="auto"/>
            </w:tcBorders>
          </w:tcPr>
          <w:p w14:paraId="5309CD0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A0A87A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Identifier of artifact resource Id that the instance was configured with.</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10358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p w14:paraId="386AEF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976B0B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9678C5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7480CB1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BFBFC2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D0488FB" w14:textId="4C7CBA76" w:rsidR="00ED3BB7" w:rsidDel="00DC687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55" w:author="Author"/>
              </w:rPr>
            </w:pPr>
            <w:del w:id="1556" w:author="Author">
              <w:r w:rsidDel="00DC6870">
                <w:delText>nullable:</w:delText>
              </w:r>
              <w:r w:rsidDel="00DC6870">
                <w:tab/>
                <w:delText>False</w:delText>
              </w:r>
            </w:del>
          </w:p>
          <w:p w14:paraId="1207DC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52B05E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374DA41" w14:textId="77777777" w:rsidTr="00775EDC">
        <w:tc>
          <w:tcPr>
            <w:tcW w:w="1889" w:type="dxa"/>
            <w:tcBorders>
              <w:top w:val="single" w:sz="4" w:space="0" w:color="auto"/>
              <w:left w:val="single" w:sz="4" w:space="0" w:color="auto"/>
              <w:bottom w:val="single" w:sz="4" w:space="0" w:color="auto"/>
              <w:right w:val="single" w:sz="4" w:space="0" w:color="auto"/>
            </w:tcBorders>
          </w:tcPr>
          <w:p w14:paraId="10DE30D7" w14:textId="77777777" w:rsidR="00ED3BB7" w:rsidRPr="00F34FA5"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extensions</w:t>
            </w:r>
          </w:p>
        </w:tc>
        <w:tc>
          <w:tcPr>
            <w:tcW w:w="2791" w:type="dxa"/>
            <w:tcBorders>
              <w:top w:val="single" w:sz="4" w:space="0" w:color="auto"/>
              <w:left w:val="single" w:sz="4" w:space="0" w:color="auto"/>
              <w:bottom w:val="single" w:sz="4" w:space="0" w:color="auto"/>
              <w:right w:val="single" w:sz="4" w:space="0" w:color="auto"/>
            </w:tcBorders>
          </w:tcPr>
          <w:p w14:paraId="370466E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EEC414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These are unspecified (not standardized) properties (keys) which are tailored by the vendor to extend the information provided about the Resource Pool.</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890EB5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AA1BC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D0C5A18" w14:textId="77777777" w:rsidR="00DC6870" w:rsidRDefault="00DC6870" w:rsidP="00DC6870">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57" w:author="Author"/>
              </w:rPr>
            </w:pPr>
            <w:ins w:id="1558" w:author="Author">
              <w:r>
                <w:t>x-isAlwaysPresent:</w:t>
              </w:r>
              <w:r>
                <w:tab/>
                <w:t>False</w:t>
              </w:r>
            </w:ins>
          </w:p>
          <w:p w14:paraId="69BB0F0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r>
              <w:t>readOnly:</w:t>
            </w:r>
            <w:r>
              <w:tab/>
              <w:t xml:space="preserve"> True</w:t>
            </w:r>
          </w:p>
          <w:p w14:paraId="483DA0D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F4F611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234DAB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5A6A0AD" w14:textId="2542EB75" w:rsidR="00ED3BB7" w:rsidDel="00DC6870"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59" w:author="Author"/>
              </w:rPr>
            </w:pPr>
            <w:del w:id="1560" w:author="Author">
              <w:r w:rsidDel="00DC6870">
                <w:delText>n</w:delText>
              </w:r>
              <w:r w:rsidRPr="00F137AA" w:rsidDel="00DC6870">
                <w:delText>ullable</w:delText>
              </w:r>
              <w:r w:rsidDel="00DC6870">
                <w:delText>:</w:delText>
              </w:r>
              <w:r w:rsidRPr="00F137AA" w:rsidDel="00DC6870">
                <w:tab/>
              </w:r>
              <w:r w:rsidDel="00DC6870">
                <w:delText>True</w:delText>
              </w:r>
            </w:del>
          </w:p>
          <w:p w14:paraId="146F001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x-isOrdered:</w:t>
            </w:r>
            <w:r>
              <w:tab/>
              <w:t>False</w:t>
            </w:r>
          </w:p>
          <w:p w14:paraId="016333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55CB95B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uniqueItems:</w:t>
            </w:r>
            <w:r>
              <w:tab/>
              <w:t>True</w:t>
            </w:r>
          </w:p>
          <w:p w14:paraId="7E3C458E"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6945525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54E5B2C0" w14:textId="77777777" w:rsidR="00ED3BB7" w:rsidRDefault="00ED3BB7" w:rsidP="00ED3BB7">
      <w:pPr>
        <w:widowControl w:val="0"/>
      </w:pPr>
    </w:p>
    <w:p w14:paraId="0B074000" w14:textId="77777777" w:rsidR="00ED3BB7" w:rsidRDefault="00ED3BB7" w:rsidP="00ED3BB7">
      <w:pPr>
        <w:pStyle w:val="Heading6"/>
      </w:pPr>
      <w:r>
        <w:t>4.2.5.4.2.3</w:t>
      </w:r>
      <w:r>
        <w:tab/>
        <w:t>Attribute constraints</w:t>
      </w:r>
    </w:p>
    <w:p w14:paraId="302F0815" w14:textId="77777777" w:rsidR="00ED3BB7" w:rsidRPr="00FE7385" w:rsidRDefault="00ED3BB7" w:rsidP="00ED3BB7">
      <w:pPr>
        <w:rPr>
          <w:i/>
        </w:rPr>
      </w:pPr>
      <w:r>
        <w:t>None</w:t>
      </w:r>
      <w:r w:rsidRPr="00FE7385">
        <w:rPr>
          <w:i/>
        </w:rPr>
        <w:t>.</w:t>
      </w:r>
    </w:p>
    <w:p w14:paraId="1755DD6E" w14:textId="77777777" w:rsidR="00ED3BB7" w:rsidRDefault="00ED3BB7" w:rsidP="00ED3BB7">
      <w:pPr>
        <w:pStyle w:val="Heading6"/>
      </w:pPr>
      <w:r>
        <w:t>4.2.5.4.2.4</w:t>
      </w:r>
      <w:r>
        <w:tab/>
      </w:r>
      <w:r>
        <w:tab/>
        <w:t>State diagram</w:t>
      </w:r>
    </w:p>
    <w:p w14:paraId="541C8998" w14:textId="77777777" w:rsidR="00ED3BB7" w:rsidRPr="00FE7385" w:rsidRDefault="00ED3BB7" w:rsidP="00ED3BB7">
      <w:pPr>
        <w:rPr>
          <w:i/>
        </w:rPr>
      </w:pPr>
      <w:r>
        <w:t>None</w:t>
      </w:r>
      <w:r w:rsidRPr="00FE7385">
        <w:rPr>
          <w:i/>
        </w:rPr>
        <w:t>.</w:t>
      </w:r>
    </w:p>
    <w:p w14:paraId="65D774BE" w14:textId="77777777" w:rsidR="00ED3BB7" w:rsidRDefault="00ED3BB7" w:rsidP="00ED3BB7">
      <w:pPr>
        <w:pStyle w:val="Heading5"/>
      </w:pPr>
      <w:r>
        <w:t>4.2.5.4.3</w:t>
      </w:r>
      <w:r>
        <w:tab/>
        <w:t>Gateway</w:t>
      </w:r>
    </w:p>
    <w:p w14:paraId="15A685C7" w14:textId="77777777" w:rsidR="00ED3BB7" w:rsidRDefault="00ED3BB7" w:rsidP="00ED3BB7">
      <w:pPr>
        <w:pStyle w:val="Heading6"/>
      </w:pPr>
      <w:r>
        <w:t>4.2.5.4.3.1</w:t>
      </w:r>
      <w:r>
        <w:tab/>
        <w:t>Definition</w:t>
      </w:r>
    </w:p>
    <w:p w14:paraId="3066D439" w14:textId="77777777" w:rsidR="00ED3BB7" w:rsidRDefault="00ED3BB7" w:rsidP="00ED3BB7">
      <w:r>
        <w:t xml:space="preserve">The Gateway infrastructure resource is a specialization of the </w:t>
      </w:r>
      <w:proofErr w:type="spellStart"/>
      <w:r>
        <w:t>InfrastructureResource</w:t>
      </w:r>
      <w:proofErr w:type="spellEnd"/>
      <w:r>
        <w:t xml:space="preserve">. As </w:t>
      </w:r>
      <w:proofErr w:type="gramStart"/>
      <w:r>
        <w:t>such</w:t>
      </w:r>
      <w:proofErr w:type="gramEnd"/>
      <w:r>
        <w:t xml:space="preserve"> in addition to the attributes below, all attributes of the </w:t>
      </w:r>
      <w:proofErr w:type="spellStart"/>
      <w:r>
        <w:t>InfrastructureResource</w:t>
      </w:r>
      <w:proofErr w:type="spellEnd"/>
      <w:r>
        <w:t xml:space="preserve"> are also </w:t>
      </w:r>
      <w:proofErr w:type="gramStart"/>
      <w:r>
        <w:t>a member</w:t>
      </w:r>
      <w:proofErr w:type="gramEnd"/>
      <w:r>
        <w:t xml:space="preserve"> of this class.</w:t>
      </w:r>
    </w:p>
    <w:p w14:paraId="73E859A2" w14:textId="77777777" w:rsidR="00ED3BB7" w:rsidRDefault="00ED3BB7" w:rsidP="00ED3BB7">
      <w:pPr>
        <w:pStyle w:val="NO"/>
      </w:pPr>
      <w:r w:rsidRPr="00FB5179">
        <w:t>NOTE</w:t>
      </w:r>
      <w:r>
        <w:t xml:space="preserve"> 1</w:t>
      </w:r>
      <w:r w:rsidRPr="00FB5179">
        <w:t>: The present document version does not specify QoS related attributes/classes.</w:t>
      </w:r>
      <w:r>
        <w:t xml:space="preserve"> </w:t>
      </w:r>
    </w:p>
    <w:p w14:paraId="33C38E45" w14:textId="77777777" w:rsidR="00ED3BB7" w:rsidRDefault="00ED3BB7" w:rsidP="00ED3BB7">
      <w:pPr>
        <w:pStyle w:val="NO"/>
      </w:pPr>
      <w:r w:rsidRPr="0032750F">
        <w:t>NOTE</w:t>
      </w:r>
      <w:r>
        <w:t xml:space="preserve"> 2</w:t>
      </w:r>
      <w:r w:rsidRPr="0032750F">
        <w:t xml:space="preserve">: The present document version does not specify complete L2/L3 related attributes/classes associated </w:t>
      </w:r>
      <w:proofErr w:type="gramStart"/>
      <w:r w:rsidRPr="0032750F">
        <w:t>to</w:t>
      </w:r>
      <w:proofErr w:type="gramEnd"/>
      <w:r w:rsidRPr="0032750F">
        <w:t xml:space="preserve"> the Gateway.</w:t>
      </w:r>
    </w:p>
    <w:p w14:paraId="7035AEA0" w14:textId="77777777" w:rsidR="00ED3BB7" w:rsidRPr="00874366" w:rsidRDefault="00ED3BB7" w:rsidP="00ED3BB7">
      <w:r w:rsidRPr="00874366">
        <w:lastRenderedPageBreak/>
        <w:t xml:space="preserve">The </w:t>
      </w:r>
      <w:r>
        <w:t>Gateway</w:t>
      </w:r>
      <w:r w:rsidRPr="00874366">
        <w:t xml:space="preserve"> is a Specialized Object that derives from a Generalized Object, the </w:t>
      </w:r>
      <w:proofErr w:type="spellStart"/>
      <w:r w:rsidRPr="00874366">
        <w:t>Infrastructure</w:t>
      </w:r>
      <w:r>
        <w:t>Resource</w:t>
      </w:r>
      <w:proofErr w:type="spellEnd"/>
      <w:r w:rsidRPr="00874366">
        <w:t xml:space="preserve">. The </w:t>
      </w:r>
      <w:r>
        <w:t>Gateway</w:t>
      </w:r>
      <w:r w:rsidRPr="00874366">
        <w:t xml:space="preserve"> inherits the attributes from the </w:t>
      </w:r>
      <w:proofErr w:type="spellStart"/>
      <w:r w:rsidRPr="00874366">
        <w:t>Infrastructure</w:t>
      </w:r>
      <w:r>
        <w:t>Resource</w:t>
      </w:r>
      <w:proofErr w:type="spellEnd"/>
      <w:r w:rsidRPr="00874366">
        <w:t xml:space="preserve">. </w:t>
      </w:r>
    </w:p>
    <w:p w14:paraId="56792DDB" w14:textId="77777777" w:rsidR="00ED3BB7" w:rsidRDefault="00ED3BB7" w:rsidP="00ED3BB7">
      <w:pPr>
        <w:pStyle w:val="Heading6"/>
      </w:pPr>
      <w:r>
        <w:t>4.2.5.4.3.2</w:t>
      </w:r>
      <w:r>
        <w:tab/>
        <w:t>Attributes</w:t>
      </w:r>
    </w:p>
    <w:p w14:paraId="01E0FC9C" w14:textId="77777777" w:rsidR="00ED3BB7" w:rsidRDefault="00ED3BB7" w:rsidP="00ED3BB7">
      <w:pPr>
        <w:pStyle w:val="TH"/>
      </w:pPr>
      <w:bookmarkStart w:id="1561" w:name="_Toc193779804"/>
      <w:bookmarkStart w:id="1562" w:name="_Toc202768255"/>
      <w:r>
        <w:t>Table 4.2.5.4.3.2-1 Attributes Properties for Gateway</w:t>
      </w:r>
      <w:bookmarkEnd w:id="1561"/>
      <w:bookmarkEnd w:id="1562"/>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53A8E9E4"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2F479C2E"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693F4A55" w14:textId="77777777" w:rsidR="00ED3BB7" w:rsidRPr="00160A20" w:rsidRDefault="00ED3BB7" w:rsidP="00775EDC">
            <w:pPr>
              <w:widowControl w:val="0"/>
              <w:spacing w:after="0" w:line="252" w:lineRule="auto"/>
              <w:jc w:val="center"/>
              <w:rPr>
                <w:rFonts w:ascii="Arial" w:hAnsi="Arial" w:cs="Arial"/>
                <w:b/>
                <w:sz w:val="18"/>
                <w:szCs w:val="18"/>
              </w:rPr>
            </w:pPr>
            <w:r w:rsidRPr="00160A20">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3C138382"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3094F797"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1221BD9A" w14:textId="77777777" w:rsidR="00ED3BB7" w:rsidRDefault="00ED3BB7" w:rsidP="00775EDC">
            <w:pPr>
              <w:widowControl w:val="0"/>
              <w:spacing w:after="0" w:line="252" w:lineRule="auto"/>
              <w:rPr>
                <w:rFonts w:ascii="Arial" w:hAnsi="Arial"/>
                <w:sz w:val="18"/>
              </w:rPr>
            </w:pPr>
            <w:r>
              <w:rPr>
                <w:rFonts w:ascii="Arial" w:hAnsi="Arial"/>
                <w:sz w:val="18"/>
              </w:rPr>
              <w:t>tags</w:t>
            </w:r>
          </w:p>
        </w:tc>
        <w:tc>
          <w:tcPr>
            <w:tcW w:w="2791" w:type="dxa"/>
            <w:tcBorders>
              <w:top w:val="single" w:sz="4" w:space="0" w:color="auto"/>
              <w:left w:val="single" w:sz="4" w:space="0" w:color="auto"/>
              <w:bottom w:val="single" w:sz="4" w:space="0" w:color="auto"/>
              <w:right w:val="single" w:sz="4" w:space="0" w:color="auto"/>
            </w:tcBorders>
            <w:hideMark/>
          </w:tcPr>
          <w:p w14:paraId="3373746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6F450A0D"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list of tags/labels on the Gateway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69F79E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F1368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4E6CAFBC" w14:textId="77777777" w:rsidR="00047221" w:rsidRDefault="00047221" w:rsidP="000472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63" w:author="Author"/>
              </w:rPr>
            </w:pPr>
            <w:ins w:id="1564" w:author="Author">
              <w:r>
                <w:t>x-isAlwaysPresent:</w:t>
              </w:r>
              <w:r>
                <w:tab/>
                <w:t>False</w:t>
              </w:r>
            </w:ins>
          </w:p>
          <w:p w14:paraId="56A0E12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4EB06F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776EB1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82709D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CB211AA" w14:textId="36307CBB" w:rsidR="00ED3BB7" w:rsidDel="0004722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65" w:author="Author"/>
              </w:rPr>
            </w:pPr>
            <w:del w:id="1566" w:author="Author">
              <w:r w:rsidDel="00047221">
                <w:delText>nullable:</w:delText>
              </w:r>
              <w:r w:rsidDel="00047221">
                <w:tab/>
                <w:delText>True</w:delText>
              </w:r>
            </w:del>
          </w:p>
          <w:p w14:paraId="565C91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383F42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6DE977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43E8777A" w14:textId="77777777" w:rsidTr="00775EDC">
        <w:tc>
          <w:tcPr>
            <w:tcW w:w="1889" w:type="dxa"/>
            <w:tcBorders>
              <w:top w:val="single" w:sz="4" w:space="0" w:color="auto"/>
              <w:left w:val="single" w:sz="4" w:space="0" w:color="auto"/>
              <w:bottom w:val="single" w:sz="4" w:space="0" w:color="auto"/>
              <w:right w:val="single" w:sz="4" w:space="0" w:color="auto"/>
            </w:tcBorders>
          </w:tcPr>
          <w:p w14:paraId="5DEB165F" w14:textId="77777777" w:rsidR="00ED3BB7" w:rsidDel="00350F8A" w:rsidRDefault="00ED3BB7" w:rsidP="00775EDC">
            <w:pPr>
              <w:widowControl w:val="0"/>
              <w:spacing w:after="0" w:line="252" w:lineRule="auto"/>
              <w:rPr>
                <w:rFonts w:ascii="Arial" w:hAnsi="Arial"/>
                <w:sz w:val="18"/>
              </w:rPr>
            </w:pPr>
            <w:r>
              <w:rPr>
                <w:rFonts w:ascii="Arial" w:hAnsi="Arial"/>
                <w:sz w:val="18"/>
              </w:rPr>
              <w:t>status</w:t>
            </w:r>
          </w:p>
        </w:tc>
        <w:tc>
          <w:tcPr>
            <w:tcW w:w="2791" w:type="dxa"/>
            <w:tcBorders>
              <w:top w:val="single" w:sz="4" w:space="0" w:color="auto"/>
              <w:left w:val="single" w:sz="4" w:space="0" w:color="auto"/>
              <w:bottom w:val="single" w:sz="4" w:space="0" w:color="auto"/>
              <w:right w:val="single" w:sz="4" w:space="0" w:color="auto"/>
            </w:tcBorders>
          </w:tcPr>
          <w:p w14:paraId="1EC63565"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4FB3956"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Gateway status. For instance, ACTIVE, DOWN, BUILD or ERROR.</w:t>
            </w:r>
          </w:p>
          <w:p w14:paraId="24D36353" w14:textId="77777777" w:rsidR="00ED3BB7" w:rsidRPr="00F34FA5" w:rsidRDefault="00ED3BB7" w:rsidP="00775EDC">
            <w:pPr>
              <w:widowControl w:val="0"/>
              <w:rPr>
                <w:rFonts w:ascii="Arial" w:hAnsi="Arial" w:cs="Arial"/>
                <w:b/>
                <w:bCs/>
                <w:sz w:val="18"/>
                <w:szCs w:val="18"/>
              </w:rPr>
            </w:pP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C961AC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58E23E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904261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F35292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57881E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B1B5DF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True</w:t>
            </w:r>
          </w:p>
          <w:p w14:paraId="43EFD226" w14:textId="00D7BEC4" w:rsidR="00ED3BB7" w:rsidDel="0004722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67" w:author="Author"/>
              </w:rPr>
            </w:pPr>
            <w:del w:id="1568" w:author="Author">
              <w:r w:rsidDel="00047221">
                <w:delText>nullable:</w:delText>
              </w:r>
              <w:r w:rsidDel="00047221">
                <w:tab/>
                <w:delText>False</w:delText>
              </w:r>
            </w:del>
          </w:p>
          <w:p w14:paraId="625DCF59" w14:textId="77777777" w:rsidR="00ED3BB7" w:rsidRDefault="00ED3BB7" w:rsidP="000472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2B361BAC" w14:textId="77777777" w:rsidTr="00775EDC">
        <w:tc>
          <w:tcPr>
            <w:tcW w:w="1889" w:type="dxa"/>
            <w:tcBorders>
              <w:top w:val="single" w:sz="4" w:space="0" w:color="auto"/>
              <w:left w:val="single" w:sz="4" w:space="0" w:color="auto"/>
              <w:bottom w:val="single" w:sz="4" w:space="0" w:color="auto"/>
              <w:right w:val="single" w:sz="4" w:space="0" w:color="auto"/>
            </w:tcBorders>
          </w:tcPr>
          <w:p w14:paraId="483C5D9C" w14:textId="77777777" w:rsidR="00ED3BB7" w:rsidRDefault="00ED3BB7" w:rsidP="00775EDC">
            <w:pPr>
              <w:widowControl w:val="0"/>
              <w:spacing w:after="0" w:line="252" w:lineRule="auto"/>
              <w:rPr>
                <w:rFonts w:ascii="Arial" w:hAnsi="Arial"/>
                <w:sz w:val="18"/>
              </w:rPr>
            </w:pPr>
            <w:proofErr w:type="spellStart"/>
            <w:r>
              <w:rPr>
                <w:rFonts w:ascii="Arial" w:hAnsi="Arial"/>
                <w:sz w:val="18"/>
              </w:rPr>
              <w:t>connectedNetworks</w:t>
            </w:r>
            <w:proofErr w:type="spellEnd"/>
          </w:p>
        </w:tc>
        <w:tc>
          <w:tcPr>
            <w:tcW w:w="2791" w:type="dxa"/>
            <w:tcBorders>
              <w:top w:val="single" w:sz="4" w:space="0" w:color="auto"/>
              <w:left w:val="single" w:sz="4" w:space="0" w:color="auto"/>
              <w:bottom w:val="single" w:sz="4" w:space="0" w:color="auto"/>
              <w:right w:val="single" w:sz="4" w:space="0" w:color="auto"/>
            </w:tcBorders>
          </w:tcPr>
          <w:p w14:paraId="4EDFFEC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023E726A"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port(s) to support one or multiple Site Networks termination. A port is a list of Gateway </w:t>
            </w:r>
            <w:proofErr w:type="spellStart"/>
            <w:r w:rsidRPr="00F34FA5">
              <w:rPr>
                <w:rFonts w:ascii="Arial" w:hAnsi="Arial" w:cs="Arial"/>
                <w:sz w:val="18"/>
                <w:szCs w:val="18"/>
              </w:rPr>
              <w:t>interfaceIPs</w:t>
            </w:r>
            <w:proofErr w:type="spellEnd"/>
            <w:r w:rsidRPr="00F34FA5">
              <w:rPr>
                <w:rFonts w:ascii="Arial" w:hAnsi="Arial" w:cs="Arial"/>
                <w:sz w:val="18"/>
                <w:szCs w:val="18"/>
              </w:rPr>
              <w:t xml:space="preserve"> e.g. IPv4 and IPv6 for a Site Network.</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0B7F69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C7CE86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E9C6336" w14:textId="77777777" w:rsidR="00047221" w:rsidRDefault="00047221" w:rsidP="000472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69" w:author="Author"/>
              </w:rPr>
            </w:pPr>
            <w:ins w:id="1570" w:author="Author">
              <w:r>
                <w:t>x-isAlwaysPresent:</w:t>
              </w:r>
              <w:r>
                <w:tab/>
                <w:t>False</w:t>
              </w:r>
            </w:ins>
          </w:p>
          <w:p w14:paraId="7EEBF8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DA56A7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DF282E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B9443F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2010E9C" w14:textId="7336D330" w:rsidR="00ED3BB7" w:rsidDel="0004722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71" w:author="Author"/>
              </w:rPr>
            </w:pPr>
            <w:del w:id="1572" w:author="Author">
              <w:r w:rsidDel="00047221">
                <w:delText>nullable:</w:delText>
              </w:r>
              <w:r w:rsidDel="00047221">
                <w:tab/>
                <w:delText>True</w:delText>
              </w:r>
            </w:del>
          </w:p>
          <w:p w14:paraId="2D9A5E6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16234B57" w14:textId="77777777" w:rsidR="00ED3BB7" w:rsidRPr="00F137AA"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Port</w:t>
            </w:r>
          </w:p>
          <w:p w14:paraId="630E00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FF6D629" w14:textId="77777777" w:rsidTr="00775EDC">
        <w:tc>
          <w:tcPr>
            <w:tcW w:w="1889" w:type="dxa"/>
            <w:tcBorders>
              <w:top w:val="single" w:sz="4" w:space="0" w:color="auto"/>
              <w:left w:val="single" w:sz="4" w:space="0" w:color="auto"/>
              <w:bottom w:val="single" w:sz="4" w:space="0" w:color="auto"/>
              <w:right w:val="single" w:sz="4" w:space="0" w:color="auto"/>
            </w:tcBorders>
          </w:tcPr>
          <w:p w14:paraId="55D061E9" w14:textId="77777777" w:rsidR="00ED3BB7" w:rsidRDefault="00ED3BB7" w:rsidP="00775EDC">
            <w:pPr>
              <w:widowControl w:val="0"/>
              <w:spacing w:after="0" w:line="252" w:lineRule="auto"/>
              <w:rPr>
                <w:rFonts w:ascii="Arial" w:hAnsi="Arial"/>
                <w:sz w:val="18"/>
              </w:rPr>
            </w:pPr>
            <w:proofErr w:type="spellStart"/>
            <w:r>
              <w:rPr>
                <w:rFonts w:ascii="Arial" w:hAnsi="Arial"/>
                <w:sz w:val="18"/>
              </w:rPr>
              <w:t>realizedBy</w:t>
            </w:r>
            <w:proofErr w:type="spellEnd"/>
          </w:p>
        </w:tc>
        <w:tc>
          <w:tcPr>
            <w:tcW w:w="2791" w:type="dxa"/>
            <w:tcBorders>
              <w:top w:val="single" w:sz="4" w:space="0" w:color="auto"/>
              <w:left w:val="single" w:sz="4" w:space="0" w:color="auto"/>
              <w:bottom w:val="single" w:sz="4" w:space="0" w:color="auto"/>
              <w:right w:val="single" w:sz="4" w:space="0" w:color="auto"/>
            </w:tcBorders>
          </w:tcPr>
          <w:p w14:paraId="36490BF9"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2B5D319D"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Where this gateway is implemented/realized (e.g. </w:t>
            </w:r>
            <w:proofErr w:type="spellStart"/>
            <w:r w:rsidRPr="00F34FA5">
              <w:rPr>
                <w:rFonts w:ascii="Arial" w:hAnsi="Arial" w:cs="Arial"/>
                <w:sz w:val="18"/>
                <w:szCs w:val="18"/>
              </w:rPr>
              <w:t>SiteGW</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1452B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5B2FF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EFD309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23DFBB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True</w:t>
            </w:r>
          </w:p>
          <w:p w14:paraId="2EEE03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7BFAE18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2ABD2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format:</w:t>
            </w:r>
            <w:r>
              <w:tab/>
              <w:t>uuid</w:t>
            </w:r>
          </w:p>
          <w:p w14:paraId="74C6214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4D6DD836" w14:textId="77777777" w:rsidTr="00775EDC">
        <w:tc>
          <w:tcPr>
            <w:tcW w:w="1889" w:type="dxa"/>
            <w:tcBorders>
              <w:top w:val="single" w:sz="4" w:space="0" w:color="auto"/>
              <w:left w:val="single" w:sz="4" w:space="0" w:color="auto"/>
              <w:bottom w:val="single" w:sz="4" w:space="0" w:color="auto"/>
              <w:right w:val="single" w:sz="4" w:space="0" w:color="auto"/>
            </w:tcBorders>
          </w:tcPr>
          <w:p w14:paraId="6B82E664" w14:textId="77777777" w:rsidR="00ED3BB7" w:rsidRDefault="00ED3BB7" w:rsidP="00775EDC">
            <w:pPr>
              <w:widowControl w:val="0"/>
              <w:spacing w:after="0" w:line="252" w:lineRule="auto"/>
              <w:rPr>
                <w:rFonts w:ascii="Arial" w:hAnsi="Arial"/>
                <w:sz w:val="18"/>
              </w:rPr>
            </w:pPr>
            <w:proofErr w:type="spellStart"/>
            <w:r>
              <w:rPr>
                <w:rFonts w:ascii="Arial" w:hAnsi="Arial"/>
                <w:sz w:val="18"/>
              </w:rPr>
              <w:t>attachedTo</w:t>
            </w:r>
            <w:proofErr w:type="spellEnd"/>
          </w:p>
        </w:tc>
        <w:tc>
          <w:tcPr>
            <w:tcW w:w="2791" w:type="dxa"/>
            <w:tcBorders>
              <w:top w:val="single" w:sz="4" w:space="0" w:color="auto"/>
              <w:left w:val="single" w:sz="4" w:space="0" w:color="auto"/>
              <w:bottom w:val="single" w:sz="4" w:space="0" w:color="auto"/>
              <w:right w:val="single" w:sz="4" w:space="0" w:color="auto"/>
            </w:tcBorders>
          </w:tcPr>
          <w:p w14:paraId="17CD8224"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420663A3"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port(s) to support one or multiple Attachment Circuits. A port is a list of Gateway </w:t>
            </w:r>
            <w:proofErr w:type="spellStart"/>
            <w:r w:rsidRPr="00F34FA5">
              <w:rPr>
                <w:rFonts w:ascii="Arial" w:hAnsi="Arial" w:cs="Arial"/>
                <w:sz w:val="18"/>
                <w:szCs w:val="18"/>
              </w:rPr>
              <w:t>interfaceIPs</w:t>
            </w:r>
            <w:proofErr w:type="spellEnd"/>
            <w:r w:rsidRPr="00F34FA5">
              <w:rPr>
                <w:rFonts w:ascii="Arial" w:hAnsi="Arial" w:cs="Arial"/>
                <w:sz w:val="18"/>
                <w:szCs w:val="18"/>
              </w:rPr>
              <w:t xml:space="preserve"> e.g. IPv4 and IPv6 for an Attachment Circuit.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A2945C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C66836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35075EB" w14:textId="77777777" w:rsidR="00047221" w:rsidRDefault="00047221" w:rsidP="00047221">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73" w:author="Author"/>
              </w:rPr>
            </w:pPr>
            <w:ins w:id="1574" w:author="Author">
              <w:r>
                <w:t>x-isAlwaysPresent:</w:t>
              </w:r>
              <w:r>
                <w:tab/>
                <w:t>False</w:t>
              </w:r>
            </w:ins>
          </w:p>
          <w:p w14:paraId="33CD369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2B4A6C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76E41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6BC59B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6E4C786" w14:textId="26CB09B3" w:rsidR="00ED3BB7" w:rsidDel="00047221"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75" w:author="Author"/>
              </w:rPr>
            </w:pPr>
            <w:del w:id="1576" w:author="Author">
              <w:r w:rsidDel="00047221">
                <w:delText>nullable:</w:delText>
              </w:r>
              <w:r w:rsidDel="00047221">
                <w:tab/>
                <w:delText>True</w:delText>
              </w:r>
            </w:del>
          </w:p>
          <w:p w14:paraId="61C729A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309510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Port</w:t>
            </w:r>
          </w:p>
          <w:p w14:paraId="61A3367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0A0C6D0E" w14:textId="77777777" w:rsidR="00ED3BB7" w:rsidRDefault="00ED3BB7" w:rsidP="00ED3BB7">
      <w:pPr>
        <w:widowControl w:val="0"/>
      </w:pPr>
    </w:p>
    <w:p w14:paraId="19C078F9" w14:textId="77777777" w:rsidR="00ED3BB7" w:rsidRDefault="00ED3BB7" w:rsidP="00ED3BB7">
      <w:pPr>
        <w:pStyle w:val="Heading6"/>
      </w:pPr>
      <w:r>
        <w:t>4.2.5.4.3.3</w:t>
      </w:r>
      <w:r>
        <w:tab/>
        <w:t>Attribute constraints</w:t>
      </w:r>
    </w:p>
    <w:p w14:paraId="07ED957E" w14:textId="77777777" w:rsidR="00ED3BB7" w:rsidRPr="00FE7385" w:rsidRDefault="00ED3BB7" w:rsidP="00ED3BB7">
      <w:pPr>
        <w:rPr>
          <w:i/>
        </w:rPr>
      </w:pPr>
      <w:r>
        <w:t>None</w:t>
      </w:r>
      <w:r w:rsidRPr="00FE7385">
        <w:rPr>
          <w:i/>
        </w:rPr>
        <w:t>.</w:t>
      </w:r>
    </w:p>
    <w:p w14:paraId="408CBC9E" w14:textId="77777777" w:rsidR="00ED3BB7" w:rsidRDefault="00ED3BB7" w:rsidP="00ED3BB7">
      <w:pPr>
        <w:pStyle w:val="Heading6"/>
      </w:pPr>
      <w:r>
        <w:t>4.2.5.4.3.4</w:t>
      </w:r>
      <w:r>
        <w:tab/>
      </w:r>
      <w:r>
        <w:tab/>
        <w:t>State diagram</w:t>
      </w:r>
    </w:p>
    <w:p w14:paraId="722CDBED" w14:textId="77777777" w:rsidR="00ED3BB7" w:rsidRPr="00FE7385" w:rsidRDefault="00ED3BB7" w:rsidP="00ED3BB7">
      <w:pPr>
        <w:rPr>
          <w:i/>
        </w:rPr>
      </w:pPr>
      <w:r>
        <w:t>None</w:t>
      </w:r>
      <w:r w:rsidRPr="00FE7385">
        <w:rPr>
          <w:i/>
        </w:rPr>
        <w:t>.</w:t>
      </w:r>
    </w:p>
    <w:p w14:paraId="3DFE0DD5" w14:textId="77777777" w:rsidR="00ED3BB7" w:rsidRDefault="00ED3BB7" w:rsidP="00ED3BB7">
      <w:pPr>
        <w:pStyle w:val="Heading5"/>
      </w:pPr>
      <w:r>
        <w:lastRenderedPageBreak/>
        <w:t>4.2.5.4.4</w:t>
      </w:r>
      <w:r>
        <w:tab/>
        <w:t>SiteNetwork</w:t>
      </w:r>
    </w:p>
    <w:p w14:paraId="56656C3C" w14:textId="77777777" w:rsidR="00ED3BB7" w:rsidRDefault="00ED3BB7" w:rsidP="00ED3BB7">
      <w:pPr>
        <w:pStyle w:val="Heading6"/>
      </w:pPr>
      <w:r>
        <w:t>4.2.5.4.4.1</w:t>
      </w:r>
      <w:r>
        <w:tab/>
        <w:t>Definition</w:t>
      </w:r>
    </w:p>
    <w:p w14:paraId="0BF61B0F" w14:textId="77777777" w:rsidR="00ED3BB7" w:rsidRDefault="00ED3BB7" w:rsidP="00ED3BB7">
      <w:r>
        <w:t xml:space="preserve">The SiteNetwork infrastructure resource is a specialization of the </w:t>
      </w:r>
      <w:proofErr w:type="spellStart"/>
      <w:r>
        <w:t>InfrastructureResource</w:t>
      </w:r>
      <w:proofErr w:type="spellEnd"/>
      <w:r>
        <w:t xml:space="preserve">. As </w:t>
      </w:r>
      <w:proofErr w:type="gramStart"/>
      <w:r>
        <w:t>such</w:t>
      </w:r>
      <w:proofErr w:type="gramEnd"/>
      <w:r>
        <w:t xml:space="preserve"> in addition to the attributes below, all attributes of the </w:t>
      </w:r>
      <w:proofErr w:type="spellStart"/>
      <w:r>
        <w:t>InfrastructureResource</w:t>
      </w:r>
      <w:proofErr w:type="spellEnd"/>
      <w:r>
        <w:t xml:space="preserve"> are also </w:t>
      </w:r>
      <w:proofErr w:type="gramStart"/>
      <w:r>
        <w:t>a member</w:t>
      </w:r>
      <w:proofErr w:type="gramEnd"/>
      <w:r>
        <w:t xml:space="preserve"> of this class.</w:t>
      </w:r>
    </w:p>
    <w:p w14:paraId="7B78B915" w14:textId="77777777" w:rsidR="00ED3BB7" w:rsidRDefault="00ED3BB7" w:rsidP="00ED3BB7">
      <w:pPr>
        <w:pStyle w:val="NO"/>
      </w:pPr>
      <w:r w:rsidRPr="00FB5179">
        <w:t>NOTE: The present document version does not specify QoS related attributes/classes.</w:t>
      </w:r>
      <w:r>
        <w:t xml:space="preserve"> </w:t>
      </w:r>
    </w:p>
    <w:p w14:paraId="61614207" w14:textId="77777777" w:rsidR="00ED3BB7" w:rsidRPr="00874366" w:rsidRDefault="00ED3BB7" w:rsidP="00ED3BB7">
      <w:r w:rsidRPr="00874366">
        <w:t xml:space="preserve">The </w:t>
      </w:r>
      <w:r>
        <w:t>SiteNetwork</w:t>
      </w:r>
      <w:r w:rsidRPr="00874366">
        <w:t xml:space="preserve"> is a Specialized Object that derives from a Generalized Object, the </w:t>
      </w:r>
      <w:proofErr w:type="spellStart"/>
      <w:r w:rsidRPr="00874366">
        <w:t>Infrastructure</w:t>
      </w:r>
      <w:r>
        <w:t>Resource</w:t>
      </w:r>
      <w:proofErr w:type="spellEnd"/>
      <w:r w:rsidRPr="00874366">
        <w:t xml:space="preserve">. The </w:t>
      </w:r>
      <w:r>
        <w:t>SiteNetwork</w:t>
      </w:r>
      <w:r w:rsidRPr="00874366">
        <w:t xml:space="preserve"> inherits the attributes from the </w:t>
      </w:r>
      <w:proofErr w:type="spellStart"/>
      <w:r w:rsidRPr="00874366">
        <w:t>Infrastructure</w:t>
      </w:r>
      <w:r>
        <w:t>Resource</w:t>
      </w:r>
      <w:proofErr w:type="spellEnd"/>
      <w:r w:rsidRPr="00874366">
        <w:t xml:space="preserve">. </w:t>
      </w:r>
    </w:p>
    <w:p w14:paraId="6B2EF9DB" w14:textId="77777777" w:rsidR="00ED3BB7" w:rsidRDefault="00ED3BB7" w:rsidP="00ED3BB7">
      <w:pPr>
        <w:pStyle w:val="Heading6"/>
      </w:pPr>
      <w:r>
        <w:t>4.2.5.4.4.2</w:t>
      </w:r>
      <w:r>
        <w:tab/>
        <w:t>Attributes</w:t>
      </w:r>
    </w:p>
    <w:p w14:paraId="0434354E" w14:textId="77777777" w:rsidR="00ED3BB7" w:rsidRDefault="00ED3BB7" w:rsidP="00ED3BB7">
      <w:pPr>
        <w:pStyle w:val="TH"/>
      </w:pPr>
      <w:bookmarkStart w:id="1577" w:name="_Toc193779805"/>
      <w:bookmarkStart w:id="1578" w:name="_Toc202768256"/>
      <w:r>
        <w:t>Table 4.2.5.4.4.2-1 Attributes Properties for SiteNetwork</w:t>
      </w:r>
      <w:bookmarkEnd w:id="1577"/>
      <w:bookmarkEnd w:id="1578"/>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178F2468"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61EDB6CB" w14:textId="77777777" w:rsidR="00ED3BB7" w:rsidRPr="00160A20" w:rsidRDefault="00ED3BB7" w:rsidP="00775EDC">
            <w:pPr>
              <w:widowControl w:val="0"/>
              <w:spacing w:after="0" w:line="252" w:lineRule="auto"/>
              <w:jc w:val="center"/>
              <w:rPr>
                <w:rFonts w:ascii="Arial" w:hAnsi="Arial" w:cs="Arial"/>
                <w:b/>
                <w:sz w:val="18"/>
                <w:szCs w:val="18"/>
              </w:rPr>
            </w:pPr>
            <w:r w:rsidRPr="00160A20">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778A7231" w14:textId="77777777" w:rsidR="00ED3BB7" w:rsidRPr="00160A20" w:rsidRDefault="00ED3BB7" w:rsidP="00775EDC">
            <w:pPr>
              <w:widowControl w:val="0"/>
              <w:spacing w:after="0" w:line="252" w:lineRule="auto"/>
              <w:jc w:val="center"/>
              <w:rPr>
                <w:rFonts w:ascii="Arial" w:hAnsi="Arial" w:cs="Arial"/>
                <w:b/>
                <w:sz w:val="18"/>
                <w:szCs w:val="18"/>
              </w:rPr>
            </w:pPr>
            <w:r w:rsidRPr="00160A20">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154BC9F3"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0750D7E4" w14:textId="77777777" w:rsidTr="00775EDC">
        <w:tc>
          <w:tcPr>
            <w:tcW w:w="1889" w:type="dxa"/>
            <w:tcBorders>
              <w:top w:val="single" w:sz="4" w:space="0" w:color="auto"/>
              <w:left w:val="single" w:sz="4" w:space="0" w:color="auto"/>
              <w:bottom w:val="single" w:sz="4" w:space="0" w:color="auto"/>
              <w:right w:val="single" w:sz="4" w:space="0" w:color="auto"/>
            </w:tcBorders>
            <w:hideMark/>
          </w:tcPr>
          <w:p w14:paraId="697454F0" w14:textId="77777777" w:rsidR="00ED3BB7" w:rsidRPr="00160A20" w:rsidRDefault="00ED3BB7" w:rsidP="00775EDC">
            <w:pPr>
              <w:widowControl w:val="0"/>
              <w:spacing w:after="0" w:line="252" w:lineRule="auto"/>
              <w:rPr>
                <w:rFonts w:ascii="Arial" w:hAnsi="Arial" w:cs="Arial"/>
                <w:sz w:val="18"/>
                <w:szCs w:val="18"/>
              </w:rPr>
            </w:pPr>
            <w:r w:rsidRPr="00160A20">
              <w:rPr>
                <w:rFonts w:ascii="Arial" w:hAnsi="Arial" w:cs="Arial"/>
                <w:sz w:val="18"/>
                <w:szCs w:val="18"/>
              </w:rPr>
              <w:t>tags</w:t>
            </w:r>
          </w:p>
        </w:tc>
        <w:tc>
          <w:tcPr>
            <w:tcW w:w="2791" w:type="dxa"/>
            <w:tcBorders>
              <w:top w:val="single" w:sz="4" w:space="0" w:color="auto"/>
              <w:left w:val="single" w:sz="4" w:space="0" w:color="auto"/>
              <w:bottom w:val="single" w:sz="4" w:space="0" w:color="auto"/>
              <w:right w:val="single" w:sz="4" w:space="0" w:color="auto"/>
            </w:tcBorders>
            <w:hideMark/>
          </w:tcPr>
          <w:p w14:paraId="2EEB6D0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18C195D5"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list of tags/labels on the SiteNetwork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59DD76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35C9D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73D857B" w14:textId="77777777" w:rsidR="00B46387" w:rsidRDefault="00B46387" w:rsidP="00B4638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79" w:author="Author"/>
              </w:rPr>
            </w:pPr>
            <w:ins w:id="1580" w:author="Author">
              <w:r>
                <w:t>x-isAlwaysPresent:</w:t>
              </w:r>
              <w:r>
                <w:tab/>
                <w:t>False</w:t>
              </w:r>
            </w:ins>
          </w:p>
          <w:p w14:paraId="3317C0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140728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1077375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4893775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C576521" w14:textId="5A676916" w:rsidR="00ED3BB7" w:rsidDel="00B4638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81" w:author="Author"/>
              </w:rPr>
            </w:pPr>
            <w:del w:id="1582" w:author="Author">
              <w:r w:rsidDel="00B46387">
                <w:delText>nullable:</w:delText>
              </w:r>
              <w:r w:rsidDel="00B46387">
                <w:tab/>
                <w:delText>True</w:delText>
              </w:r>
            </w:del>
          </w:p>
          <w:p w14:paraId="1FCF993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7A3611A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2231183D" w14:textId="77777777" w:rsidTr="00775EDC">
        <w:tc>
          <w:tcPr>
            <w:tcW w:w="1889" w:type="dxa"/>
            <w:tcBorders>
              <w:top w:val="single" w:sz="4" w:space="0" w:color="auto"/>
              <w:left w:val="single" w:sz="4" w:space="0" w:color="auto"/>
              <w:bottom w:val="single" w:sz="4" w:space="0" w:color="auto"/>
              <w:right w:val="single" w:sz="4" w:space="0" w:color="auto"/>
            </w:tcBorders>
          </w:tcPr>
          <w:p w14:paraId="43770897" w14:textId="77777777" w:rsidR="00ED3BB7" w:rsidRPr="00160A20" w:rsidDel="00350F8A" w:rsidRDefault="00ED3BB7" w:rsidP="00775EDC">
            <w:pPr>
              <w:widowControl w:val="0"/>
              <w:spacing w:after="0" w:line="252" w:lineRule="auto"/>
              <w:rPr>
                <w:rFonts w:ascii="Arial" w:hAnsi="Arial" w:cs="Arial"/>
                <w:sz w:val="18"/>
                <w:szCs w:val="18"/>
              </w:rPr>
            </w:pPr>
            <w:proofErr w:type="spellStart"/>
            <w:r w:rsidRPr="00160A20">
              <w:rPr>
                <w:rFonts w:ascii="Arial" w:hAnsi="Arial" w:cs="Arial"/>
                <w:sz w:val="18"/>
                <w:szCs w:val="18"/>
              </w:rPr>
              <w:t>mtu</w:t>
            </w:r>
            <w:proofErr w:type="spellEnd"/>
          </w:p>
        </w:tc>
        <w:tc>
          <w:tcPr>
            <w:tcW w:w="2791" w:type="dxa"/>
            <w:tcBorders>
              <w:top w:val="single" w:sz="4" w:space="0" w:color="auto"/>
              <w:left w:val="single" w:sz="4" w:space="0" w:color="auto"/>
              <w:bottom w:val="single" w:sz="4" w:space="0" w:color="auto"/>
              <w:right w:val="single" w:sz="4" w:space="0" w:color="auto"/>
            </w:tcBorders>
          </w:tcPr>
          <w:p w14:paraId="48915CA0"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integer</w:t>
            </w:r>
          </w:p>
          <w:p w14:paraId="0B9B42D1"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maximum transmission unit (MTU) value to address fragmentation. Minimum value is 68 for IPv4, and 1280 for IPv6.</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E5EF3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BAFD8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5B3BDEED" w14:textId="77777777" w:rsidR="00B46387" w:rsidRDefault="00B46387" w:rsidP="00B4638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83" w:author="Author"/>
              </w:rPr>
            </w:pPr>
            <w:ins w:id="1584" w:author="Author">
              <w:r>
                <w:t>x-isAlwaysPresent:</w:t>
              </w:r>
              <w:r>
                <w:tab/>
                <w:t>False</w:t>
              </w:r>
            </w:ins>
          </w:p>
          <w:p w14:paraId="24175B2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F0FE0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F253ED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22E9510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BD5F126" w14:textId="6CB9B9D9" w:rsidR="00ED3BB7" w:rsidDel="00B4638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85" w:author="Author"/>
              </w:rPr>
            </w:pPr>
            <w:del w:id="1586" w:author="Author">
              <w:r w:rsidDel="00B46387">
                <w:delText>nullable:</w:delText>
              </w:r>
              <w:r w:rsidDel="00B46387">
                <w:tab/>
                <w:delText>True</w:delText>
              </w:r>
            </w:del>
          </w:p>
          <w:p w14:paraId="099131D3" w14:textId="77777777" w:rsidR="00ED3BB7" w:rsidRDefault="00ED3BB7" w:rsidP="00B4638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2FAD157" w14:textId="77777777" w:rsidTr="00775EDC">
        <w:tc>
          <w:tcPr>
            <w:tcW w:w="1889" w:type="dxa"/>
            <w:tcBorders>
              <w:top w:val="single" w:sz="4" w:space="0" w:color="auto"/>
              <w:left w:val="single" w:sz="4" w:space="0" w:color="auto"/>
              <w:bottom w:val="single" w:sz="4" w:space="0" w:color="auto"/>
              <w:right w:val="single" w:sz="4" w:space="0" w:color="auto"/>
            </w:tcBorders>
          </w:tcPr>
          <w:p w14:paraId="507B928F" w14:textId="77777777" w:rsidR="00ED3BB7" w:rsidRPr="00160A20" w:rsidDel="00350F8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segmentation</w:t>
            </w:r>
          </w:p>
        </w:tc>
        <w:tc>
          <w:tcPr>
            <w:tcW w:w="2791" w:type="dxa"/>
            <w:tcBorders>
              <w:top w:val="single" w:sz="4" w:space="0" w:color="auto"/>
              <w:left w:val="single" w:sz="4" w:space="0" w:color="auto"/>
              <w:bottom w:val="single" w:sz="4" w:space="0" w:color="auto"/>
              <w:right w:val="single" w:sz="4" w:space="0" w:color="auto"/>
            </w:tcBorders>
          </w:tcPr>
          <w:p w14:paraId="2FB24CD8"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663ACC97"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w:t>
            </w:r>
            <w:proofErr w:type="spellStart"/>
            <w:r w:rsidRPr="00F34FA5">
              <w:rPr>
                <w:rFonts w:ascii="Arial" w:hAnsi="Arial" w:cs="Arial"/>
                <w:sz w:val="18"/>
                <w:szCs w:val="18"/>
              </w:rPr>
              <w:t>segmentationElement</w:t>
            </w:r>
            <w:proofErr w:type="spellEnd"/>
            <w:r w:rsidRPr="00F34FA5">
              <w:rPr>
                <w:rFonts w:ascii="Arial" w:hAnsi="Arial" w:cs="Arial"/>
                <w:sz w:val="18"/>
                <w:szCs w:val="18"/>
              </w:rPr>
              <w:t xml:space="preserve">(s) to support one or multiple segments where, a </w:t>
            </w:r>
            <w:proofErr w:type="spellStart"/>
            <w:r w:rsidRPr="00F34FA5">
              <w:rPr>
                <w:rFonts w:ascii="Arial" w:hAnsi="Arial" w:cs="Arial"/>
                <w:sz w:val="18"/>
                <w:szCs w:val="18"/>
              </w:rPr>
              <w:t>segmentationElement</w:t>
            </w:r>
            <w:proofErr w:type="spellEnd"/>
            <w:r w:rsidRPr="00F34FA5">
              <w:rPr>
                <w:rFonts w:ascii="Arial" w:hAnsi="Arial" w:cs="Arial"/>
                <w:sz w:val="18"/>
                <w:szCs w:val="18"/>
              </w:rPr>
              <w:t xml:space="preserve"> is a list of </w:t>
            </w:r>
            <w:proofErr w:type="spellStart"/>
            <w:r w:rsidRPr="00F34FA5">
              <w:rPr>
                <w:rFonts w:ascii="Arial" w:hAnsi="Arial" w:cs="Arial"/>
                <w:sz w:val="18"/>
                <w:szCs w:val="18"/>
              </w:rPr>
              <w:t>segmentationID</w:t>
            </w:r>
            <w:proofErr w:type="spellEnd"/>
            <w:r w:rsidRPr="00F34FA5">
              <w:rPr>
                <w:rFonts w:ascii="Arial" w:hAnsi="Arial" w:cs="Arial"/>
                <w:sz w:val="18"/>
                <w:szCs w:val="18"/>
              </w:rPr>
              <w:t xml:space="preserve"> (e.g. 100, 200) and </w:t>
            </w:r>
            <w:proofErr w:type="spellStart"/>
            <w:r w:rsidRPr="00F34FA5">
              <w:rPr>
                <w:rFonts w:ascii="Arial" w:hAnsi="Arial" w:cs="Arial"/>
                <w:sz w:val="18"/>
                <w:szCs w:val="18"/>
              </w:rPr>
              <w:t>segmentationType</w:t>
            </w:r>
            <w:proofErr w:type="spellEnd"/>
            <w:r w:rsidRPr="00F34FA5">
              <w:rPr>
                <w:rFonts w:ascii="Arial" w:hAnsi="Arial" w:cs="Arial"/>
                <w:sz w:val="18"/>
                <w:szCs w:val="18"/>
              </w:rPr>
              <w:t xml:space="preserve"> (e.g. flat, </w:t>
            </w:r>
            <w:proofErr w:type="spellStart"/>
            <w:r w:rsidRPr="00F34FA5">
              <w:rPr>
                <w:rFonts w:ascii="Arial" w:hAnsi="Arial" w:cs="Arial"/>
                <w:sz w:val="18"/>
                <w:szCs w:val="18"/>
              </w:rPr>
              <w:t>vlan</w:t>
            </w:r>
            <w:proofErr w:type="spellEnd"/>
            <w:r w:rsidRPr="00F34FA5">
              <w:rPr>
                <w:rFonts w:ascii="Arial" w:hAnsi="Arial" w:cs="Arial"/>
                <w:sz w:val="18"/>
                <w:szCs w:val="18"/>
              </w:rPr>
              <w:t xml:space="preserve">, </w:t>
            </w:r>
            <w:proofErr w:type="spellStart"/>
            <w:r w:rsidRPr="00F34FA5">
              <w:rPr>
                <w:rFonts w:ascii="Arial" w:hAnsi="Arial" w:cs="Arial"/>
                <w:sz w:val="18"/>
                <w:szCs w:val="18"/>
              </w:rPr>
              <w:t>vxlan</w:t>
            </w:r>
            <w:proofErr w:type="spellEnd"/>
            <w:r w:rsidRPr="00F34FA5">
              <w:rPr>
                <w:rFonts w:ascii="Arial" w:hAnsi="Arial" w:cs="Arial"/>
                <w:sz w:val="18"/>
                <w:szCs w:val="18"/>
              </w:rPr>
              <w:t xml:space="preserve">, or </w:t>
            </w:r>
            <w:proofErr w:type="spellStart"/>
            <w:r w:rsidRPr="00F34FA5">
              <w:rPr>
                <w:rFonts w:ascii="Arial" w:hAnsi="Arial" w:cs="Arial"/>
                <w:sz w:val="18"/>
                <w:szCs w:val="18"/>
              </w:rPr>
              <w:t>gre</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8C799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1C5FF72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899D46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07684E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DD66E8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65C44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CBB148C" w14:textId="6E88301F" w:rsidR="00ED3BB7" w:rsidDel="00B4638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87" w:author="Author"/>
              </w:rPr>
            </w:pPr>
            <w:del w:id="1588" w:author="Author">
              <w:r w:rsidDel="00B46387">
                <w:delText>nullable:</w:delText>
              </w:r>
              <w:r w:rsidDel="00B46387">
                <w:tab/>
                <w:delText>False</w:delText>
              </w:r>
            </w:del>
          </w:p>
          <w:p w14:paraId="001002C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0146229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SegmentationElement</w:t>
            </w:r>
          </w:p>
          <w:p w14:paraId="7AA9E67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70D51B27" w14:textId="77777777" w:rsidTr="00775EDC">
        <w:tc>
          <w:tcPr>
            <w:tcW w:w="1889" w:type="dxa"/>
            <w:tcBorders>
              <w:top w:val="single" w:sz="4" w:space="0" w:color="auto"/>
              <w:left w:val="single" w:sz="4" w:space="0" w:color="auto"/>
              <w:bottom w:val="single" w:sz="4" w:space="0" w:color="auto"/>
              <w:right w:val="single" w:sz="4" w:space="0" w:color="auto"/>
            </w:tcBorders>
          </w:tcPr>
          <w:p w14:paraId="4B3DD3BE" w14:textId="77777777" w:rsidR="00ED3BB7" w:rsidRPr="00F34FA5"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rPr>
              <w:t>realizedBy</w:t>
            </w:r>
            <w:proofErr w:type="spellEnd"/>
          </w:p>
        </w:tc>
        <w:tc>
          <w:tcPr>
            <w:tcW w:w="2791" w:type="dxa"/>
            <w:tcBorders>
              <w:top w:val="single" w:sz="4" w:space="0" w:color="auto"/>
              <w:left w:val="single" w:sz="4" w:space="0" w:color="auto"/>
              <w:bottom w:val="single" w:sz="4" w:space="0" w:color="auto"/>
              <w:right w:val="single" w:sz="4" w:space="0" w:color="auto"/>
            </w:tcBorders>
          </w:tcPr>
          <w:p w14:paraId="1DF0F16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3F699392"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Where this network/segment is implemented/realized (e.g. </w:t>
            </w:r>
            <w:proofErr w:type="spellStart"/>
            <w:r w:rsidRPr="00F34FA5">
              <w:rPr>
                <w:rFonts w:ascii="Arial" w:hAnsi="Arial" w:cs="Arial"/>
                <w:sz w:val="18"/>
                <w:szCs w:val="18"/>
              </w:rPr>
              <w:t>SiteNWFabric</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04F26B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78E5E0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BB9266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9040A2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B072D7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D676B1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3845B26" w14:textId="632D2D1A" w:rsidR="00ED3BB7" w:rsidDel="00B4638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89" w:author="Author"/>
              </w:rPr>
            </w:pPr>
            <w:del w:id="1590" w:author="Author">
              <w:r w:rsidDel="00B46387">
                <w:delText>nullable:</w:delText>
              </w:r>
              <w:r w:rsidDel="00B46387">
                <w:tab/>
                <w:delText>False</w:delText>
              </w:r>
            </w:del>
          </w:p>
          <w:p w14:paraId="67A99C11" w14:textId="77777777" w:rsidR="00ED3BB7" w:rsidRDefault="00ED3BB7" w:rsidP="00B4638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617FBC3" w14:textId="77777777" w:rsidTr="00775EDC">
        <w:tc>
          <w:tcPr>
            <w:tcW w:w="1889" w:type="dxa"/>
            <w:tcBorders>
              <w:top w:val="single" w:sz="4" w:space="0" w:color="auto"/>
              <w:left w:val="single" w:sz="4" w:space="0" w:color="auto"/>
              <w:bottom w:val="single" w:sz="4" w:space="0" w:color="auto"/>
              <w:right w:val="single" w:sz="4" w:space="0" w:color="auto"/>
            </w:tcBorders>
          </w:tcPr>
          <w:p w14:paraId="3A7FA559" w14:textId="77777777" w:rsidR="00ED3BB7" w:rsidRPr="00F34FA5"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shared</w:t>
            </w:r>
          </w:p>
        </w:tc>
        <w:tc>
          <w:tcPr>
            <w:tcW w:w="2791" w:type="dxa"/>
            <w:tcBorders>
              <w:top w:val="single" w:sz="4" w:space="0" w:color="auto"/>
              <w:left w:val="single" w:sz="4" w:space="0" w:color="auto"/>
              <w:bottom w:val="single" w:sz="4" w:space="0" w:color="auto"/>
              <w:right w:val="single" w:sz="4" w:space="0" w:color="auto"/>
            </w:tcBorders>
          </w:tcPr>
          <w:p w14:paraId="4DF71CAD"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proofErr w:type="spellStart"/>
            <w:r w:rsidRPr="00F34FA5">
              <w:rPr>
                <w:rFonts w:ascii="Arial" w:hAnsi="Arial" w:cs="Arial"/>
                <w:sz w:val="18"/>
                <w:szCs w:val="18"/>
              </w:rPr>
              <w:t>boolean</w:t>
            </w:r>
            <w:proofErr w:type="spellEnd"/>
          </w:p>
          <w:p w14:paraId="1C13EE6B"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Indicates if the network is shared (True).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3AE42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0F4C754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33C9D7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47724C5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6E7FC4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CC609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46C5D87" w14:textId="17F9857A" w:rsidR="00ED3BB7" w:rsidDel="00B4638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91" w:author="Author"/>
              </w:rPr>
            </w:pPr>
            <w:del w:id="1592" w:author="Author">
              <w:r w:rsidDel="00B46387">
                <w:delText>nullable:</w:delText>
              </w:r>
              <w:r w:rsidDel="00B46387">
                <w:tab/>
                <w:delText>False</w:delText>
              </w:r>
            </w:del>
          </w:p>
          <w:p w14:paraId="6C4CB711" w14:textId="77777777" w:rsidR="00ED3BB7" w:rsidRDefault="00ED3BB7" w:rsidP="00B4638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5ED4787D" w14:textId="77777777" w:rsidTr="00775EDC">
        <w:tc>
          <w:tcPr>
            <w:tcW w:w="1889" w:type="dxa"/>
            <w:tcBorders>
              <w:top w:val="single" w:sz="4" w:space="0" w:color="auto"/>
              <w:left w:val="single" w:sz="4" w:space="0" w:color="auto"/>
              <w:bottom w:val="single" w:sz="4" w:space="0" w:color="auto"/>
              <w:right w:val="single" w:sz="4" w:space="0" w:color="auto"/>
            </w:tcBorders>
          </w:tcPr>
          <w:p w14:paraId="712259F4" w14:textId="77777777" w:rsidR="00ED3BB7" w:rsidRPr="00F34FA5"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status</w:t>
            </w:r>
          </w:p>
        </w:tc>
        <w:tc>
          <w:tcPr>
            <w:tcW w:w="2791" w:type="dxa"/>
            <w:tcBorders>
              <w:top w:val="single" w:sz="4" w:space="0" w:color="auto"/>
              <w:left w:val="single" w:sz="4" w:space="0" w:color="auto"/>
              <w:bottom w:val="single" w:sz="4" w:space="0" w:color="auto"/>
              <w:right w:val="single" w:sz="4" w:space="0" w:color="auto"/>
            </w:tcBorders>
          </w:tcPr>
          <w:p w14:paraId="4DE1D7F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6C279937"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SiteNetwork status. For instance, ACTIVE, DOWN, BUILD or ERROR.</w:t>
            </w:r>
          </w:p>
          <w:p w14:paraId="462DB570" w14:textId="77777777" w:rsidR="00ED3BB7" w:rsidRPr="00F34FA5" w:rsidRDefault="00ED3BB7" w:rsidP="00775EDC">
            <w:pPr>
              <w:widowControl w:val="0"/>
              <w:rPr>
                <w:rFonts w:ascii="Arial" w:hAnsi="Arial" w:cs="Arial"/>
                <w:b/>
                <w:bCs/>
                <w:sz w:val="18"/>
                <w:szCs w:val="18"/>
              </w:rPr>
            </w:pP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296573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C9D98E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50086C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04043F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3C7CE86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EEC605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True</w:t>
            </w:r>
          </w:p>
          <w:p w14:paraId="6D38657B" w14:textId="66661DD2" w:rsidR="00ED3BB7" w:rsidDel="00B4638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93" w:author="Author"/>
              </w:rPr>
            </w:pPr>
            <w:del w:id="1594" w:author="Author">
              <w:r w:rsidDel="00B46387">
                <w:delText>nullable:</w:delText>
              </w:r>
              <w:r w:rsidDel="00B46387">
                <w:tab/>
                <w:delText>False</w:delText>
              </w:r>
            </w:del>
          </w:p>
          <w:p w14:paraId="279A2043" w14:textId="77777777" w:rsidR="00ED3BB7" w:rsidRDefault="00ED3BB7" w:rsidP="00B46387">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5DB4572" w14:textId="77777777" w:rsidTr="00775EDC">
        <w:tc>
          <w:tcPr>
            <w:tcW w:w="1889" w:type="dxa"/>
            <w:tcBorders>
              <w:top w:val="single" w:sz="4" w:space="0" w:color="auto"/>
              <w:left w:val="single" w:sz="4" w:space="0" w:color="auto"/>
              <w:bottom w:val="single" w:sz="4" w:space="0" w:color="auto"/>
              <w:right w:val="single" w:sz="4" w:space="0" w:color="auto"/>
            </w:tcBorders>
          </w:tcPr>
          <w:p w14:paraId="181F3E8F" w14:textId="77777777" w:rsidR="00ED3BB7" w:rsidRPr="00F34FA5" w:rsidRDefault="00ED3BB7" w:rsidP="00775EDC">
            <w:pPr>
              <w:widowControl w:val="0"/>
              <w:spacing w:after="0" w:line="252" w:lineRule="auto"/>
              <w:rPr>
                <w:rFonts w:ascii="Arial" w:hAnsi="Arial" w:cs="Arial"/>
                <w:sz w:val="18"/>
                <w:szCs w:val="18"/>
              </w:rPr>
            </w:pPr>
            <w:r w:rsidRPr="00F34FA5">
              <w:rPr>
                <w:rFonts w:ascii="Arial" w:hAnsi="Arial" w:cs="Arial"/>
                <w:sz w:val="18"/>
                <w:szCs w:val="18"/>
              </w:rPr>
              <w:lastRenderedPageBreak/>
              <w:t>subnets</w:t>
            </w:r>
          </w:p>
        </w:tc>
        <w:tc>
          <w:tcPr>
            <w:tcW w:w="2791" w:type="dxa"/>
            <w:tcBorders>
              <w:top w:val="single" w:sz="4" w:space="0" w:color="auto"/>
              <w:left w:val="single" w:sz="4" w:space="0" w:color="auto"/>
              <w:bottom w:val="single" w:sz="4" w:space="0" w:color="auto"/>
              <w:right w:val="single" w:sz="4" w:space="0" w:color="auto"/>
            </w:tcBorders>
          </w:tcPr>
          <w:p w14:paraId="01AFC40D"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4F00E0DE"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The list of associated subnets.</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FBF7CB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01F6D3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70ACB10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2C0FB37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716545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5162B7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4E8E028B" w14:textId="2F9A18B1" w:rsidR="00ED3BB7" w:rsidDel="00B4638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95" w:author="Author"/>
              </w:rPr>
            </w:pPr>
            <w:del w:id="1596" w:author="Author">
              <w:r w:rsidDel="00B46387">
                <w:delText>nullable:</w:delText>
              </w:r>
              <w:r w:rsidDel="00B46387">
                <w:tab/>
                <w:delText>False</w:delText>
              </w:r>
            </w:del>
          </w:p>
          <w:p w14:paraId="39045C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7760313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KeyValuePair</w:t>
            </w:r>
          </w:p>
          <w:p w14:paraId="404D05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D06B011" w14:textId="77777777" w:rsidTr="00775EDC">
        <w:tc>
          <w:tcPr>
            <w:tcW w:w="1889" w:type="dxa"/>
            <w:tcBorders>
              <w:top w:val="single" w:sz="4" w:space="0" w:color="auto"/>
              <w:left w:val="single" w:sz="4" w:space="0" w:color="auto"/>
              <w:bottom w:val="single" w:sz="4" w:space="0" w:color="auto"/>
              <w:right w:val="single" w:sz="4" w:space="0" w:color="auto"/>
            </w:tcBorders>
          </w:tcPr>
          <w:p w14:paraId="280401FA" w14:textId="77777777" w:rsidR="00ED3BB7" w:rsidRPr="00F34FA5" w:rsidRDefault="00ED3BB7" w:rsidP="00775EDC">
            <w:pPr>
              <w:widowControl w:val="0"/>
              <w:spacing w:after="0" w:line="252" w:lineRule="auto"/>
              <w:rPr>
                <w:rFonts w:ascii="Arial" w:hAnsi="Arial" w:cs="Arial"/>
                <w:sz w:val="18"/>
                <w:szCs w:val="18"/>
              </w:rPr>
            </w:pPr>
            <w:proofErr w:type="spellStart"/>
            <w:r w:rsidRPr="00F34FA5">
              <w:rPr>
                <w:rFonts w:ascii="Arial" w:hAnsi="Arial" w:cs="Arial"/>
                <w:sz w:val="18"/>
                <w:szCs w:val="18"/>
              </w:rPr>
              <w:t>externalSiteNW</w:t>
            </w:r>
            <w:proofErr w:type="spellEnd"/>
          </w:p>
        </w:tc>
        <w:tc>
          <w:tcPr>
            <w:tcW w:w="2791" w:type="dxa"/>
            <w:tcBorders>
              <w:top w:val="single" w:sz="4" w:space="0" w:color="auto"/>
              <w:left w:val="single" w:sz="4" w:space="0" w:color="auto"/>
              <w:bottom w:val="single" w:sz="4" w:space="0" w:color="auto"/>
              <w:right w:val="single" w:sz="4" w:space="0" w:color="auto"/>
            </w:tcBorders>
          </w:tcPr>
          <w:p w14:paraId="3CCCAC50"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proofErr w:type="spellStart"/>
            <w:r w:rsidRPr="00F34FA5">
              <w:rPr>
                <w:rFonts w:ascii="Arial" w:hAnsi="Arial" w:cs="Arial"/>
                <w:sz w:val="18"/>
                <w:szCs w:val="18"/>
              </w:rPr>
              <w:t>boolean</w:t>
            </w:r>
            <w:proofErr w:type="spellEnd"/>
          </w:p>
          <w:p w14:paraId="12FB4066"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Indicates if the network is also external (True) or not (False) to the O-Cloud Site.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BE2398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0C6044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5972F07" w14:textId="77777777" w:rsidR="00D20722" w:rsidRDefault="00D20722" w:rsidP="00D2072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597" w:author="Author"/>
              </w:rPr>
            </w:pPr>
            <w:ins w:id="1598" w:author="Author">
              <w:r>
                <w:t>x-isAlwaysPresent:</w:t>
              </w:r>
              <w:r>
                <w:tab/>
                <w:t>False</w:t>
              </w:r>
            </w:ins>
          </w:p>
          <w:p w14:paraId="079DF00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510E222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640CAF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1EB76AA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D836B58" w14:textId="6C88404A" w:rsidR="00ED3BB7" w:rsidDel="00D2072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599" w:author="Author"/>
              </w:rPr>
            </w:pPr>
            <w:del w:id="1600" w:author="Author">
              <w:r w:rsidDel="00D20722">
                <w:delText>nullable:</w:delText>
              </w:r>
              <w:r w:rsidDel="00D20722">
                <w:tab/>
                <w:delText>True</w:delText>
              </w:r>
            </w:del>
          </w:p>
          <w:p w14:paraId="35BA17A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default:</w:t>
            </w:r>
            <w:r>
              <w:tab/>
              <w:t>False</w:t>
            </w:r>
          </w:p>
          <w:p w14:paraId="3F29AE0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0B8F6B4C" w14:textId="77777777" w:rsidTr="00775EDC">
        <w:tc>
          <w:tcPr>
            <w:tcW w:w="1889" w:type="dxa"/>
            <w:tcBorders>
              <w:top w:val="single" w:sz="4" w:space="0" w:color="auto"/>
              <w:left w:val="single" w:sz="4" w:space="0" w:color="auto"/>
              <w:bottom w:val="single" w:sz="4" w:space="0" w:color="auto"/>
              <w:right w:val="single" w:sz="4" w:space="0" w:color="auto"/>
            </w:tcBorders>
          </w:tcPr>
          <w:p w14:paraId="449D4E5F" w14:textId="77777777" w:rsidR="00ED3BB7" w:rsidRPr="00F34FA5" w:rsidRDefault="00ED3BB7" w:rsidP="00775EDC">
            <w:pPr>
              <w:widowControl w:val="0"/>
              <w:spacing w:after="0" w:line="252" w:lineRule="auto"/>
              <w:rPr>
                <w:rFonts w:ascii="Arial" w:hAnsi="Arial" w:cs="Arial"/>
                <w:sz w:val="18"/>
                <w:szCs w:val="18"/>
              </w:rPr>
            </w:pPr>
            <w:proofErr w:type="spellStart"/>
            <w:r w:rsidRPr="00160A20">
              <w:rPr>
                <w:rFonts w:ascii="Arial" w:hAnsi="Arial" w:cs="Arial"/>
                <w:sz w:val="18"/>
                <w:szCs w:val="18"/>
              </w:rPr>
              <w:t>attachedTo</w:t>
            </w:r>
            <w:proofErr w:type="spellEnd"/>
          </w:p>
        </w:tc>
        <w:tc>
          <w:tcPr>
            <w:tcW w:w="2791" w:type="dxa"/>
            <w:tcBorders>
              <w:top w:val="single" w:sz="4" w:space="0" w:color="auto"/>
              <w:left w:val="single" w:sz="4" w:space="0" w:color="auto"/>
              <w:bottom w:val="single" w:sz="4" w:space="0" w:color="auto"/>
              <w:right w:val="single" w:sz="4" w:space="0" w:color="auto"/>
            </w:tcBorders>
          </w:tcPr>
          <w:p w14:paraId="61D47651"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2ECBD92B"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port(s) to support one or multiple Attachment Circuits. A port is a list of </w:t>
            </w:r>
            <w:proofErr w:type="spellStart"/>
            <w:r w:rsidRPr="00F34FA5">
              <w:rPr>
                <w:rFonts w:ascii="Arial" w:hAnsi="Arial" w:cs="Arial"/>
                <w:sz w:val="18"/>
                <w:szCs w:val="18"/>
              </w:rPr>
              <w:t>interfaceIPs</w:t>
            </w:r>
            <w:proofErr w:type="spellEnd"/>
            <w:r w:rsidRPr="00F34FA5">
              <w:rPr>
                <w:rFonts w:ascii="Arial" w:hAnsi="Arial" w:cs="Arial"/>
                <w:sz w:val="18"/>
                <w:szCs w:val="18"/>
              </w:rPr>
              <w:t xml:space="preserve"> e.g. IPv4 and IPv6 for an Attachment Circuit.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D5714F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70CD545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60C0818" w14:textId="77777777" w:rsidR="00D20722" w:rsidRDefault="00D20722" w:rsidP="00D2072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601" w:author="Author"/>
              </w:rPr>
            </w:pPr>
            <w:ins w:id="1602" w:author="Author">
              <w:r>
                <w:t>x-isAlwaysPresent:</w:t>
              </w:r>
              <w:r>
                <w:tab/>
                <w:t>False</w:t>
              </w:r>
            </w:ins>
          </w:p>
          <w:p w14:paraId="1028DE4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0AE31EE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624919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03F1AD9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699C3C23" w14:textId="71D5EFC6" w:rsidR="00ED3BB7" w:rsidDel="00D2072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03" w:author="Author"/>
              </w:rPr>
            </w:pPr>
            <w:del w:id="1604" w:author="Author">
              <w:r w:rsidDel="00D20722">
                <w:delText>nullable:</w:delText>
              </w:r>
              <w:r w:rsidDel="00D20722">
                <w:tab/>
                <w:delText>True</w:delText>
              </w:r>
            </w:del>
          </w:p>
          <w:p w14:paraId="29BBE7D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28BA679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Port</w:t>
            </w:r>
          </w:p>
          <w:p w14:paraId="1224098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18140CDE" w14:textId="77777777" w:rsidR="00ED3BB7" w:rsidRDefault="00ED3BB7" w:rsidP="00ED3BB7">
      <w:pPr>
        <w:widowControl w:val="0"/>
      </w:pPr>
    </w:p>
    <w:p w14:paraId="543E5459" w14:textId="77777777" w:rsidR="00ED3BB7" w:rsidRDefault="00ED3BB7" w:rsidP="00ED3BB7">
      <w:pPr>
        <w:pStyle w:val="Heading6"/>
      </w:pPr>
      <w:r>
        <w:t>4.2.5.4.4.3</w:t>
      </w:r>
      <w:r>
        <w:tab/>
        <w:t>Attribute constraints</w:t>
      </w:r>
    </w:p>
    <w:p w14:paraId="7636C0E8" w14:textId="77777777" w:rsidR="00ED3BB7" w:rsidRPr="00FE7385" w:rsidRDefault="00ED3BB7" w:rsidP="00ED3BB7">
      <w:pPr>
        <w:rPr>
          <w:i/>
        </w:rPr>
      </w:pPr>
      <w:r>
        <w:t>None</w:t>
      </w:r>
      <w:r w:rsidRPr="00FE7385">
        <w:rPr>
          <w:i/>
        </w:rPr>
        <w:t>.</w:t>
      </w:r>
    </w:p>
    <w:p w14:paraId="2D9377AC" w14:textId="77777777" w:rsidR="00ED3BB7" w:rsidRDefault="00ED3BB7" w:rsidP="00ED3BB7">
      <w:pPr>
        <w:pStyle w:val="Heading6"/>
      </w:pPr>
      <w:r>
        <w:t>4.2.5.4.4.4</w:t>
      </w:r>
      <w:r>
        <w:tab/>
      </w:r>
      <w:r>
        <w:tab/>
        <w:t>State diagram</w:t>
      </w:r>
    </w:p>
    <w:p w14:paraId="0D62D0D6" w14:textId="77777777" w:rsidR="00ED3BB7" w:rsidRPr="00FE7385" w:rsidRDefault="00ED3BB7" w:rsidP="00ED3BB7">
      <w:pPr>
        <w:rPr>
          <w:i/>
        </w:rPr>
      </w:pPr>
      <w:r>
        <w:t>None</w:t>
      </w:r>
      <w:r w:rsidRPr="00FE7385">
        <w:rPr>
          <w:i/>
        </w:rPr>
        <w:t>.</w:t>
      </w:r>
    </w:p>
    <w:p w14:paraId="22F262EF" w14:textId="77777777" w:rsidR="00ED3BB7" w:rsidRDefault="00ED3BB7" w:rsidP="00ED3BB7">
      <w:pPr>
        <w:pStyle w:val="Heading5"/>
      </w:pPr>
      <w:r>
        <w:t>4.2.5.4.5</w:t>
      </w:r>
      <w:r>
        <w:tab/>
      </w:r>
      <w:proofErr w:type="spellStart"/>
      <w:r>
        <w:t>AttachmentCircuit</w:t>
      </w:r>
      <w:proofErr w:type="spellEnd"/>
    </w:p>
    <w:p w14:paraId="47CA1F59" w14:textId="77777777" w:rsidR="00ED3BB7" w:rsidRDefault="00ED3BB7" w:rsidP="00ED3BB7">
      <w:pPr>
        <w:pStyle w:val="Heading6"/>
      </w:pPr>
      <w:r>
        <w:t>4.2.5.4.5.1</w:t>
      </w:r>
      <w:r>
        <w:tab/>
        <w:t>Definition</w:t>
      </w:r>
    </w:p>
    <w:p w14:paraId="30217FD6" w14:textId="77777777" w:rsidR="00ED3BB7" w:rsidRDefault="00ED3BB7" w:rsidP="00ED3BB7">
      <w:r>
        <w:t xml:space="preserve">The </w:t>
      </w:r>
      <w:proofErr w:type="spellStart"/>
      <w:r>
        <w:t>AttachmentCircuit</w:t>
      </w:r>
      <w:proofErr w:type="spellEnd"/>
      <w:r>
        <w:t xml:space="preserve"> infrastructure resource is a specialization of the </w:t>
      </w:r>
      <w:proofErr w:type="spellStart"/>
      <w:r>
        <w:t>InfrastructureResource</w:t>
      </w:r>
      <w:proofErr w:type="spellEnd"/>
      <w:r>
        <w:t xml:space="preserve">. As </w:t>
      </w:r>
      <w:proofErr w:type="gramStart"/>
      <w:r>
        <w:t>such</w:t>
      </w:r>
      <w:proofErr w:type="gramEnd"/>
      <w:r>
        <w:t xml:space="preserve"> in addition to the attributes below, all attributes of the </w:t>
      </w:r>
      <w:proofErr w:type="spellStart"/>
      <w:r>
        <w:t>InfrastructureResource</w:t>
      </w:r>
      <w:proofErr w:type="spellEnd"/>
      <w:r>
        <w:t xml:space="preserve"> are also </w:t>
      </w:r>
      <w:proofErr w:type="gramStart"/>
      <w:r>
        <w:t>a member</w:t>
      </w:r>
      <w:proofErr w:type="gramEnd"/>
      <w:r>
        <w:t xml:space="preserve"> of this class.</w:t>
      </w:r>
    </w:p>
    <w:p w14:paraId="1031FACE" w14:textId="77777777" w:rsidR="00ED3BB7" w:rsidRDefault="00ED3BB7" w:rsidP="00ED3BB7">
      <w:pPr>
        <w:pStyle w:val="NO"/>
      </w:pPr>
      <w:r w:rsidRPr="00FB5179">
        <w:t>NOTE: The present document version does not specify QoS related attributes/classes.</w:t>
      </w:r>
      <w:r>
        <w:t xml:space="preserve"> </w:t>
      </w:r>
    </w:p>
    <w:p w14:paraId="686F5DF1" w14:textId="77777777" w:rsidR="00ED3BB7" w:rsidRPr="00874366" w:rsidRDefault="00ED3BB7" w:rsidP="00ED3BB7">
      <w:r w:rsidRPr="00874366">
        <w:t xml:space="preserve">The </w:t>
      </w:r>
      <w:proofErr w:type="spellStart"/>
      <w:r>
        <w:t>AttachmentCircuit</w:t>
      </w:r>
      <w:proofErr w:type="spellEnd"/>
      <w:r>
        <w:t xml:space="preserve"> </w:t>
      </w:r>
      <w:r w:rsidRPr="00874366">
        <w:t xml:space="preserve">is a Specialized Object that derives from a Generalized Object, the </w:t>
      </w:r>
      <w:proofErr w:type="spellStart"/>
      <w:r w:rsidRPr="00874366">
        <w:t>Infrastructure</w:t>
      </w:r>
      <w:r>
        <w:t>Resource</w:t>
      </w:r>
      <w:proofErr w:type="spellEnd"/>
      <w:r w:rsidRPr="00874366">
        <w:t xml:space="preserve">. The </w:t>
      </w:r>
      <w:proofErr w:type="spellStart"/>
      <w:r>
        <w:t>AttachmentCircuit</w:t>
      </w:r>
      <w:proofErr w:type="spellEnd"/>
      <w:r>
        <w:t xml:space="preserve"> </w:t>
      </w:r>
      <w:r w:rsidRPr="00874366">
        <w:t xml:space="preserve">inherits the attributes from the </w:t>
      </w:r>
      <w:proofErr w:type="spellStart"/>
      <w:r w:rsidRPr="00874366">
        <w:t>Infrastructure</w:t>
      </w:r>
      <w:r>
        <w:t>Resource</w:t>
      </w:r>
      <w:proofErr w:type="spellEnd"/>
      <w:r w:rsidRPr="00874366">
        <w:t xml:space="preserve">. </w:t>
      </w:r>
    </w:p>
    <w:p w14:paraId="1373CDBB" w14:textId="77777777" w:rsidR="00ED3BB7" w:rsidRDefault="00ED3BB7" w:rsidP="00ED3BB7">
      <w:pPr>
        <w:pStyle w:val="Heading6"/>
      </w:pPr>
      <w:r>
        <w:t>4.2.5.4.5.2</w:t>
      </w:r>
      <w:r>
        <w:tab/>
        <w:t>Attributes</w:t>
      </w:r>
    </w:p>
    <w:p w14:paraId="5CA836FB" w14:textId="77777777" w:rsidR="00ED3BB7" w:rsidRDefault="00ED3BB7" w:rsidP="00ED3BB7">
      <w:pPr>
        <w:pStyle w:val="TH"/>
      </w:pPr>
      <w:bookmarkStart w:id="1605" w:name="_Toc193779806"/>
      <w:bookmarkStart w:id="1606" w:name="_Toc202768257"/>
      <w:r>
        <w:t xml:space="preserve">Table 4.2.5.4.5.2-1 Attributes Properties for </w:t>
      </w:r>
      <w:proofErr w:type="spellStart"/>
      <w:r>
        <w:t>AttachmentCircuit</w:t>
      </w:r>
      <w:bookmarkEnd w:id="1605"/>
      <w:bookmarkEnd w:id="1606"/>
      <w:proofErr w:type="spellEnd"/>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5FE106ED"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3C520FEE" w14:textId="77777777" w:rsidR="00ED3BB7" w:rsidRPr="00364F3D" w:rsidRDefault="00ED3BB7" w:rsidP="00775EDC">
            <w:pPr>
              <w:widowControl w:val="0"/>
              <w:spacing w:after="0" w:line="252" w:lineRule="auto"/>
              <w:jc w:val="center"/>
              <w:rPr>
                <w:rFonts w:ascii="Arial" w:hAnsi="Arial" w:cs="Arial"/>
                <w:b/>
                <w:sz w:val="18"/>
                <w:szCs w:val="18"/>
              </w:rPr>
            </w:pPr>
            <w:r w:rsidRPr="00364F3D">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3339E1A6" w14:textId="77777777" w:rsidR="00ED3BB7" w:rsidRPr="00364F3D" w:rsidRDefault="00ED3BB7" w:rsidP="00775EDC">
            <w:pPr>
              <w:widowControl w:val="0"/>
              <w:spacing w:after="0" w:line="252" w:lineRule="auto"/>
              <w:jc w:val="center"/>
              <w:rPr>
                <w:rFonts w:ascii="Arial" w:hAnsi="Arial" w:cs="Arial"/>
                <w:b/>
                <w:sz w:val="18"/>
                <w:szCs w:val="18"/>
              </w:rPr>
            </w:pPr>
            <w:r w:rsidRPr="00364F3D">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4E925C05"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4A6D9576" w14:textId="77777777" w:rsidTr="00775EDC">
        <w:tc>
          <w:tcPr>
            <w:tcW w:w="1889" w:type="dxa"/>
            <w:tcBorders>
              <w:top w:val="single" w:sz="4" w:space="0" w:color="auto"/>
              <w:left w:val="single" w:sz="4" w:space="0" w:color="auto"/>
              <w:bottom w:val="single" w:sz="4" w:space="0" w:color="auto"/>
              <w:right w:val="single" w:sz="4" w:space="0" w:color="auto"/>
            </w:tcBorders>
          </w:tcPr>
          <w:p w14:paraId="56D3AD81" w14:textId="77777777" w:rsidR="00ED3BB7" w:rsidRPr="00364F3D" w:rsidRDefault="00ED3BB7" w:rsidP="00775EDC">
            <w:pPr>
              <w:widowControl w:val="0"/>
              <w:spacing w:after="0" w:line="252" w:lineRule="auto"/>
              <w:rPr>
                <w:rFonts w:ascii="Arial" w:hAnsi="Arial" w:cs="Arial"/>
                <w:sz w:val="18"/>
                <w:szCs w:val="18"/>
              </w:rPr>
            </w:pPr>
            <w:r w:rsidRPr="00364F3D">
              <w:rPr>
                <w:rFonts w:ascii="Arial" w:hAnsi="Arial" w:cs="Arial"/>
                <w:sz w:val="18"/>
                <w:szCs w:val="18"/>
              </w:rPr>
              <w:t>tags</w:t>
            </w:r>
          </w:p>
        </w:tc>
        <w:tc>
          <w:tcPr>
            <w:tcW w:w="2791" w:type="dxa"/>
            <w:tcBorders>
              <w:top w:val="single" w:sz="4" w:space="0" w:color="auto"/>
              <w:left w:val="single" w:sz="4" w:space="0" w:color="auto"/>
              <w:bottom w:val="single" w:sz="4" w:space="0" w:color="auto"/>
              <w:right w:val="single" w:sz="4" w:space="0" w:color="auto"/>
            </w:tcBorders>
          </w:tcPr>
          <w:p w14:paraId="11B40DED"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4386EB54"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tags/labels on the </w:t>
            </w:r>
            <w:proofErr w:type="spellStart"/>
            <w:r w:rsidRPr="00F34FA5">
              <w:rPr>
                <w:rFonts w:ascii="Arial" w:hAnsi="Arial" w:cs="Arial"/>
                <w:sz w:val="18"/>
                <w:szCs w:val="18"/>
              </w:rPr>
              <w:t>AttachmentCircuit</w:t>
            </w:r>
            <w:proofErr w:type="spellEnd"/>
            <w:r w:rsidRPr="00F34FA5">
              <w:rPr>
                <w:rFonts w:ascii="Arial" w:hAnsi="Arial" w:cs="Arial"/>
                <w:sz w:val="18"/>
                <w:szCs w:val="18"/>
              </w:rPr>
              <w:t xml:space="preserve"> resource.</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9FED22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2FD002F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63250E21" w14:textId="77777777" w:rsidR="00D20722" w:rsidRDefault="00D20722" w:rsidP="00D2072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607" w:author="Author"/>
              </w:rPr>
            </w:pPr>
            <w:ins w:id="1608" w:author="Author">
              <w:r>
                <w:t>x-isAlwaysPresent:</w:t>
              </w:r>
              <w:r>
                <w:tab/>
                <w:t>False</w:t>
              </w:r>
            </w:ins>
          </w:p>
          <w:p w14:paraId="5A0DD84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602EF7E1"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04E855A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602A6BC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675FDD9" w14:textId="52645E6D" w:rsidR="00ED3BB7" w:rsidDel="00D2072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09" w:author="Author"/>
              </w:rPr>
            </w:pPr>
            <w:del w:id="1610" w:author="Author">
              <w:r w:rsidDel="00D20722">
                <w:delText>nullable:</w:delText>
              </w:r>
              <w:r w:rsidDel="00D20722">
                <w:tab/>
                <w:delText>True</w:delText>
              </w:r>
            </w:del>
          </w:p>
          <w:p w14:paraId="0798430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0</w:t>
            </w:r>
          </w:p>
          <w:p w14:paraId="77502B2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AttributeValuePair</w:t>
            </w:r>
          </w:p>
          <w:p w14:paraId="599529B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 w:val="left" w:pos="2584"/>
              </w:tabs>
              <w:ind w:left="2674" w:hanging="2610"/>
            </w:pPr>
          </w:p>
        </w:tc>
      </w:tr>
      <w:tr w:rsidR="00ED3BB7" w14:paraId="4089A324" w14:textId="77777777" w:rsidTr="00775EDC">
        <w:tc>
          <w:tcPr>
            <w:tcW w:w="1889" w:type="dxa"/>
            <w:tcBorders>
              <w:top w:val="single" w:sz="4" w:space="0" w:color="auto"/>
              <w:left w:val="single" w:sz="4" w:space="0" w:color="auto"/>
              <w:bottom w:val="single" w:sz="4" w:space="0" w:color="auto"/>
              <w:right w:val="single" w:sz="4" w:space="0" w:color="auto"/>
            </w:tcBorders>
          </w:tcPr>
          <w:p w14:paraId="690BBD1C" w14:textId="77777777" w:rsidR="00ED3BB7" w:rsidRPr="00364F3D" w:rsidDel="00350F8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lastRenderedPageBreak/>
              <w:t>segmentation</w:t>
            </w:r>
          </w:p>
        </w:tc>
        <w:tc>
          <w:tcPr>
            <w:tcW w:w="2791" w:type="dxa"/>
            <w:tcBorders>
              <w:top w:val="single" w:sz="4" w:space="0" w:color="auto"/>
              <w:left w:val="single" w:sz="4" w:space="0" w:color="auto"/>
              <w:bottom w:val="single" w:sz="4" w:space="0" w:color="auto"/>
              <w:right w:val="single" w:sz="4" w:space="0" w:color="auto"/>
            </w:tcBorders>
          </w:tcPr>
          <w:p w14:paraId="0262D4EF"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248F8EAC"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The list of </w:t>
            </w:r>
            <w:proofErr w:type="spellStart"/>
            <w:r w:rsidRPr="00F34FA5">
              <w:rPr>
                <w:rFonts w:ascii="Arial" w:hAnsi="Arial" w:cs="Arial"/>
                <w:sz w:val="18"/>
                <w:szCs w:val="18"/>
              </w:rPr>
              <w:t>segmentationElement</w:t>
            </w:r>
            <w:proofErr w:type="spellEnd"/>
            <w:r w:rsidRPr="00F34FA5">
              <w:rPr>
                <w:rFonts w:ascii="Arial" w:hAnsi="Arial" w:cs="Arial"/>
                <w:sz w:val="18"/>
                <w:szCs w:val="18"/>
              </w:rPr>
              <w:t xml:space="preserve">(s) to support one or multiple segments where, a </w:t>
            </w:r>
            <w:proofErr w:type="spellStart"/>
            <w:r w:rsidRPr="00F34FA5">
              <w:rPr>
                <w:rFonts w:ascii="Arial" w:hAnsi="Arial" w:cs="Arial"/>
                <w:sz w:val="18"/>
                <w:szCs w:val="18"/>
              </w:rPr>
              <w:t>segmentationElement</w:t>
            </w:r>
            <w:proofErr w:type="spellEnd"/>
            <w:r w:rsidRPr="00F34FA5">
              <w:rPr>
                <w:rFonts w:ascii="Arial" w:hAnsi="Arial" w:cs="Arial"/>
                <w:sz w:val="18"/>
                <w:szCs w:val="18"/>
              </w:rPr>
              <w:t xml:space="preserve"> is a list of </w:t>
            </w:r>
            <w:proofErr w:type="spellStart"/>
            <w:r w:rsidRPr="00F34FA5">
              <w:rPr>
                <w:rFonts w:ascii="Arial" w:hAnsi="Arial" w:cs="Arial"/>
                <w:sz w:val="18"/>
                <w:szCs w:val="18"/>
              </w:rPr>
              <w:t>segmentationID</w:t>
            </w:r>
            <w:proofErr w:type="spellEnd"/>
            <w:r w:rsidRPr="00F34FA5">
              <w:rPr>
                <w:rFonts w:ascii="Arial" w:hAnsi="Arial" w:cs="Arial"/>
                <w:sz w:val="18"/>
                <w:szCs w:val="18"/>
              </w:rPr>
              <w:t xml:space="preserve"> (e.g. 100, 200) and </w:t>
            </w:r>
            <w:proofErr w:type="spellStart"/>
            <w:r w:rsidRPr="00F34FA5">
              <w:rPr>
                <w:rFonts w:ascii="Arial" w:hAnsi="Arial" w:cs="Arial"/>
                <w:sz w:val="18"/>
                <w:szCs w:val="18"/>
              </w:rPr>
              <w:t>segmentationType</w:t>
            </w:r>
            <w:proofErr w:type="spellEnd"/>
            <w:r w:rsidRPr="00F34FA5">
              <w:rPr>
                <w:rFonts w:ascii="Arial" w:hAnsi="Arial" w:cs="Arial"/>
                <w:sz w:val="18"/>
                <w:szCs w:val="18"/>
              </w:rPr>
              <w:t xml:space="preserve"> (e.g. flat, </w:t>
            </w:r>
            <w:proofErr w:type="spellStart"/>
            <w:r w:rsidRPr="00F34FA5">
              <w:rPr>
                <w:rFonts w:ascii="Arial" w:hAnsi="Arial" w:cs="Arial"/>
                <w:sz w:val="18"/>
                <w:szCs w:val="18"/>
              </w:rPr>
              <w:t>vlan</w:t>
            </w:r>
            <w:proofErr w:type="spellEnd"/>
            <w:r w:rsidRPr="00F34FA5">
              <w:rPr>
                <w:rFonts w:ascii="Arial" w:hAnsi="Arial" w:cs="Arial"/>
                <w:sz w:val="18"/>
                <w:szCs w:val="18"/>
              </w:rPr>
              <w:t xml:space="preserve">, </w:t>
            </w:r>
            <w:proofErr w:type="spellStart"/>
            <w:r w:rsidRPr="00F34FA5">
              <w:rPr>
                <w:rFonts w:ascii="Arial" w:hAnsi="Arial" w:cs="Arial"/>
                <w:sz w:val="18"/>
                <w:szCs w:val="18"/>
              </w:rPr>
              <w:t>vxlan</w:t>
            </w:r>
            <w:proofErr w:type="spellEnd"/>
            <w:r w:rsidRPr="00F34FA5">
              <w:rPr>
                <w:rFonts w:ascii="Arial" w:hAnsi="Arial" w:cs="Arial"/>
                <w:sz w:val="18"/>
                <w:szCs w:val="18"/>
              </w:rPr>
              <w:t xml:space="preserve">, or </w:t>
            </w:r>
            <w:proofErr w:type="spellStart"/>
            <w:r w:rsidRPr="00F34FA5">
              <w:rPr>
                <w:rFonts w:ascii="Arial" w:hAnsi="Arial" w:cs="Arial"/>
                <w:sz w:val="18"/>
                <w:szCs w:val="18"/>
              </w:rPr>
              <w:t>gre</w:t>
            </w:r>
            <w:proofErr w:type="spellEnd"/>
            <w:r w:rsidRPr="00F34FA5">
              <w:rPr>
                <w:rFonts w:ascii="Arial" w:hAnsi="Arial" w:cs="Arial"/>
                <w:sz w:val="18"/>
                <w:szCs w:val="18"/>
              </w:rPr>
              <w: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26118A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1FBAA0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3EB726A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13520F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E2415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595CFB2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5F1CC576" w14:textId="1EE09356" w:rsidR="00ED3BB7" w:rsidDel="00D2072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11" w:author="Author"/>
              </w:rPr>
            </w:pPr>
            <w:del w:id="1612" w:author="Author">
              <w:r w:rsidDel="00D20722">
                <w:delText>nullable:</w:delText>
              </w:r>
              <w:r w:rsidDel="00D20722">
                <w:tab/>
                <w:delText>False</w:delText>
              </w:r>
            </w:del>
          </w:p>
          <w:p w14:paraId="6DD031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66F7DE1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SegmentationElement</w:t>
            </w:r>
          </w:p>
          <w:p w14:paraId="4E0F6B0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3818CEBB" w14:textId="77777777" w:rsidTr="00775EDC">
        <w:tc>
          <w:tcPr>
            <w:tcW w:w="1889" w:type="dxa"/>
            <w:tcBorders>
              <w:top w:val="single" w:sz="4" w:space="0" w:color="auto"/>
              <w:left w:val="single" w:sz="4" w:space="0" w:color="auto"/>
              <w:bottom w:val="single" w:sz="4" w:space="0" w:color="auto"/>
              <w:right w:val="single" w:sz="4" w:space="0" w:color="auto"/>
            </w:tcBorders>
          </w:tcPr>
          <w:p w14:paraId="7B446D5F" w14:textId="77777777" w:rsidR="00ED3BB7" w:rsidRPr="00F34FA5"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bearer</w:t>
            </w:r>
          </w:p>
        </w:tc>
        <w:tc>
          <w:tcPr>
            <w:tcW w:w="2791" w:type="dxa"/>
            <w:tcBorders>
              <w:top w:val="single" w:sz="4" w:space="0" w:color="auto"/>
              <w:left w:val="single" w:sz="4" w:space="0" w:color="auto"/>
              <w:bottom w:val="single" w:sz="4" w:space="0" w:color="auto"/>
              <w:right w:val="single" w:sz="4" w:space="0" w:color="auto"/>
            </w:tcBorders>
          </w:tcPr>
          <w:p w14:paraId="0B24D8C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1F9D79DA"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A physical or logical link that establishes connectivity between the O-Cloud Site and external networks.</w:t>
            </w:r>
          </w:p>
          <w:p w14:paraId="77586A12" w14:textId="77777777" w:rsidR="00ED3BB7" w:rsidRPr="00F34FA5" w:rsidRDefault="00ED3BB7" w:rsidP="00775EDC">
            <w:pPr>
              <w:widowControl w:val="0"/>
              <w:rPr>
                <w:rFonts w:ascii="Arial" w:hAnsi="Arial" w:cs="Arial"/>
                <w:b/>
                <w:bCs/>
                <w:sz w:val="18"/>
                <w:szCs w:val="18"/>
              </w:rPr>
            </w:pP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5EA387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585E84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0D2DCA7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30BCC75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5538307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67A8399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3BB6596E" w14:textId="16BA9276" w:rsidR="00ED3BB7" w:rsidDel="00D2072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13" w:author="Author"/>
              </w:rPr>
            </w:pPr>
            <w:del w:id="1614" w:author="Author">
              <w:r w:rsidDel="00D20722">
                <w:delText>nullable:</w:delText>
              </w:r>
              <w:r w:rsidDel="00D20722">
                <w:tab/>
                <w:delText>False</w:delText>
              </w:r>
            </w:del>
          </w:p>
          <w:p w14:paraId="5D91A94D" w14:textId="77777777" w:rsidR="00ED3BB7" w:rsidRDefault="00ED3BB7" w:rsidP="00D20722">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ABFBB05" w14:textId="77777777" w:rsidR="00ED3BB7" w:rsidRDefault="00ED3BB7" w:rsidP="00ED3BB7">
      <w:pPr>
        <w:widowControl w:val="0"/>
      </w:pPr>
    </w:p>
    <w:p w14:paraId="1876758D" w14:textId="77777777" w:rsidR="00ED3BB7" w:rsidRDefault="00ED3BB7" w:rsidP="00ED3BB7">
      <w:pPr>
        <w:pStyle w:val="Heading6"/>
      </w:pPr>
      <w:r>
        <w:t>4.2.5.4.5.3</w:t>
      </w:r>
      <w:r>
        <w:tab/>
        <w:t>Attribute constraints</w:t>
      </w:r>
    </w:p>
    <w:p w14:paraId="138867AF" w14:textId="77777777" w:rsidR="00ED3BB7" w:rsidRPr="00FE7385" w:rsidRDefault="00ED3BB7" w:rsidP="00ED3BB7">
      <w:pPr>
        <w:rPr>
          <w:i/>
        </w:rPr>
      </w:pPr>
      <w:r>
        <w:t>None</w:t>
      </w:r>
      <w:r w:rsidRPr="00FE7385">
        <w:rPr>
          <w:i/>
        </w:rPr>
        <w:t>.</w:t>
      </w:r>
    </w:p>
    <w:p w14:paraId="72FE66A8" w14:textId="77777777" w:rsidR="00ED3BB7" w:rsidRDefault="00ED3BB7" w:rsidP="00ED3BB7">
      <w:pPr>
        <w:pStyle w:val="Heading6"/>
      </w:pPr>
      <w:r>
        <w:t>4.2.5.4.5.4</w:t>
      </w:r>
      <w:r>
        <w:tab/>
      </w:r>
      <w:r>
        <w:tab/>
        <w:t>State diagram</w:t>
      </w:r>
    </w:p>
    <w:p w14:paraId="24B5432E" w14:textId="77777777" w:rsidR="00ED3BB7" w:rsidRPr="00FE7385" w:rsidRDefault="00ED3BB7" w:rsidP="00ED3BB7">
      <w:pPr>
        <w:rPr>
          <w:i/>
        </w:rPr>
      </w:pPr>
      <w:r>
        <w:t>None</w:t>
      </w:r>
      <w:r w:rsidRPr="00FE7385">
        <w:rPr>
          <w:i/>
        </w:rPr>
        <w:t>.</w:t>
      </w:r>
    </w:p>
    <w:p w14:paraId="58DEF0D5" w14:textId="77777777" w:rsidR="00ED3BB7" w:rsidRDefault="00ED3BB7" w:rsidP="00ED3BB7">
      <w:pPr>
        <w:pStyle w:val="Heading5"/>
      </w:pPr>
      <w:r>
        <w:t>4.2.5.4.6</w:t>
      </w:r>
      <w:r>
        <w:tab/>
        <w:t>Port &lt;&lt;</w:t>
      </w:r>
      <w:proofErr w:type="spellStart"/>
      <w:r>
        <w:t>dataType</w:t>
      </w:r>
      <w:proofErr w:type="spellEnd"/>
      <w:r>
        <w:t>&gt;&gt;</w:t>
      </w:r>
    </w:p>
    <w:p w14:paraId="7BCA1343" w14:textId="77777777" w:rsidR="00ED3BB7" w:rsidRDefault="00ED3BB7" w:rsidP="00ED3BB7">
      <w:pPr>
        <w:pStyle w:val="Heading6"/>
      </w:pPr>
      <w:r>
        <w:t>4.2.5.4.6.1</w:t>
      </w:r>
      <w:r>
        <w:tab/>
        <w:t>Definition</w:t>
      </w:r>
    </w:p>
    <w:p w14:paraId="1251E329" w14:textId="77777777" w:rsidR="00ED3BB7" w:rsidRDefault="00ED3BB7" w:rsidP="00ED3BB7">
      <w:r>
        <w:t>The Port is a list of network addresses (IPv4, IPv6, or IPv4 and IPv6) which a network device is connected to.</w:t>
      </w:r>
    </w:p>
    <w:p w14:paraId="6A844C12" w14:textId="77777777" w:rsidR="00ED3BB7" w:rsidRDefault="00ED3BB7" w:rsidP="00ED3BB7">
      <w:pPr>
        <w:pStyle w:val="Heading6"/>
      </w:pPr>
      <w:r>
        <w:t>4.2.5.4.6.2</w:t>
      </w:r>
      <w:r>
        <w:tab/>
        <w:t>Attributes</w:t>
      </w:r>
    </w:p>
    <w:p w14:paraId="706746DF" w14:textId="77777777" w:rsidR="00ED3BB7" w:rsidRDefault="00ED3BB7" w:rsidP="00ED3BB7">
      <w:pPr>
        <w:pStyle w:val="TH"/>
      </w:pPr>
      <w:bookmarkStart w:id="1615" w:name="_Toc193779807"/>
      <w:bookmarkStart w:id="1616" w:name="_Toc202768258"/>
      <w:r>
        <w:t>Table 4.2.5.4.6.2-1 Attributes Properties for Port</w:t>
      </w:r>
      <w:bookmarkEnd w:id="1615"/>
      <w:bookmarkEnd w:id="1616"/>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32681DF6"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4516CE46" w14:textId="77777777" w:rsidR="00ED3BB7" w:rsidRDefault="00ED3BB7" w:rsidP="00775EDC">
            <w:pPr>
              <w:widowControl w:val="0"/>
              <w:spacing w:after="0" w:line="252" w:lineRule="auto"/>
              <w:jc w:val="center"/>
              <w:rPr>
                <w:rFonts w:ascii="Arial" w:hAnsi="Arial"/>
                <w:b/>
                <w:sz w:val="18"/>
              </w:rPr>
            </w:pPr>
            <w:r>
              <w:rPr>
                <w:rFonts w:ascii="Arial" w:hAnsi="Arial"/>
                <w:b/>
                <w:sz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16F4379D" w14:textId="77777777" w:rsidR="00ED3BB7" w:rsidRPr="00364F3D" w:rsidRDefault="00ED3BB7" w:rsidP="00775EDC">
            <w:pPr>
              <w:widowControl w:val="0"/>
              <w:spacing w:after="0" w:line="252" w:lineRule="auto"/>
              <w:jc w:val="center"/>
              <w:rPr>
                <w:rFonts w:ascii="Arial" w:hAnsi="Arial" w:cs="Arial"/>
                <w:b/>
                <w:sz w:val="18"/>
                <w:szCs w:val="18"/>
              </w:rPr>
            </w:pPr>
            <w:r w:rsidRPr="00364F3D">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32062FE4"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7E30AE6D" w14:textId="77777777" w:rsidTr="00775EDC">
        <w:tc>
          <w:tcPr>
            <w:tcW w:w="1889" w:type="dxa"/>
            <w:tcBorders>
              <w:top w:val="single" w:sz="4" w:space="0" w:color="auto"/>
              <w:left w:val="single" w:sz="4" w:space="0" w:color="auto"/>
              <w:bottom w:val="single" w:sz="4" w:space="0" w:color="auto"/>
              <w:right w:val="single" w:sz="4" w:space="0" w:color="auto"/>
            </w:tcBorders>
          </w:tcPr>
          <w:p w14:paraId="5F5241EE" w14:textId="77777777" w:rsidR="00ED3BB7" w:rsidRDefault="00ED3BB7" w:rsidP="00775EDC">
            <w:pPr>
              <w:widowControl w:val="0"/>
              <w:spacing w:after="0" w:line="252" w:lineRule="auto"/>
              <w:rPr>
                <w:rFonts w:ascii="Arial" w:hAnsi="Arial"/>
                <w:sz w:val="18"/>
              </w:rPr>
            </w:pPr>
            <w:proofErr w:type="spellStart"/>
            <w:r>
              <w:rPr>
                <w:rFonts w:ascii="Arial" w:hAnsi="Arial"/>
                <w:sz w:val="18"/>
              </w:rPr>
              <w:t>endPoints</w:t>
            </w:r>
            <w:proofErr w:type="spellEnd"/>
          </w:p>
        </w:tc>
        <w:tc>
          <w:tcPr>
            <w:tcW w:w="2791" w:type="dxa"/>
            <w:tcBorders>
              <w:top w:val="single" w:sz="4" w:space="0" w:color="auto"/>
              <w:left w:val="single" w:sz="4" w:space="0" w:color="auto"/>
              <w:bottom w:val="single" w:sz="4" w:space="0" w:color="auto"/>
              <w:right w:val="single" w:sz="4" w:space="0" w:color="auto"/>
            </w:tcBorders>
          </w:tcPr>
          <w:p w14:paraId="71B81FF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array</w:t>
            </w:r>
          </w:p>
          <w:p w14:paraId="3FAE9AF9"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list of addresses to support one or multiple network connections.</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87C194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BE3667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DDE54E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readOnly:</w:t>
            </w:r>
            <w:r>
              <w:tab/>
              <w:t>True</w:t>
            </w:r>
          </w:p>
          <w:p w14:paraId="756CA0F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636855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True</w:t>
            </w:r>
          </w:p>
          <w:p w14:paraId="34B7832F"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7F30655B" w14:textId="3258A869" w:rsidR="00ED3BB7" w:rsidDel="00D20722"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17" w:author="Author"/>
              </w:rPr>
            </w:pPr>
            <w:del w:id="1618" w:author="Author">
              <w:r w:rsidDel="00D20722">
                <w:delText>nullable:</w:delText>
              </w:r>
              <w:r w:rsidDel="00D20722">
                <w:tab/>
                <w:delText>False</w:delText>
              </w:r>
            </w:del>
          </w:p>
          <w:p w14:paraId="7EAD589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5B2D189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NetworkAddress</w:t>
            </w:r>
          </w:p>
          <w:p w14:paraId="6C150A1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CA093E5" w14:textId="77777777" w:rsidR="00ED3BB7" w:rsidRDefault="00ED3BB7" w:rsidP="00ED3BB7">
      <w:pPr>
        <w:widowControl w:val="0"/>
      </w:pPr>
    </w:p>
    <w:p w14:paraId="27567B41" w14:textId="77777777" w:rsidR="00ED3BB7" w:rsidRDefault="00ED3BB7" w:rsidP="00ED3BB7">
      <w:pPr>
        <w:pStyle w:val="Heading6"/>
      </w:pPr>
      <w:r>
        <w:t>4.2.5.4.6.3</w:t>
      </w:r>
      <w:r>
        <w:tab/>
        <w:t>Attribute constraints</w:t>
      </w:r>
    </w:p>
    <w:p w14:paraId="3BC335E5" w14:textId="77777777" w:rsidR="00ED3BB7" w:rsidRPr="0012119C" w:rsidRDefault="00ED3BB7" w:rsidP="00ED3BB7">
      <w:pPr>
        <w:rPr>
          <w:iCs/>
        </w:rPr>
      </w:pPr>
      <w:r>
        <w:t>None</w:t>
      </w:r>
      <w:r>
        <w:rPr>
          <w:iCs/>
        </w:rPr>
        <w:t>.</w:t>
      </w:r>
    </w:p>
    <w:p w14:paraId="4AF75E65" w14:textId="77777777" w:rsidR="00ED3BB7" w:rsidRDefault="00ED3BB7" w:rsidP="00ED3BB7">
      <w:pPr>
        <w:pStyle w:val="Heading6"/>
      </w:pPr>
      <w:r>
        <w:t>4.2.5.4.6.4</w:t>
      </w:r>
      <w:r>
        <w:tab/>
      </w:r>
      <w:r>
        <w:tab/>
        <w:t>State diagram</w:t>
      </w:r>
    </w:p>
    <w:p w14:paraId="0EED181E" w14:textId="77777777" w:rsidR="00ED3BB7" w:rsidRPr="00853B49" w:rsidRDefault="00ED3BB7" w:rsidP="00ED3BB7">
      <w:pPr>
        <w:rPr>
          <w:i/>
        </w:rPr>
      </w:pPr>
      <w:r>
        <w:t>None</w:t>
      </w:r>
      <w:r w:rsidRPr="0012119C">
        <w:rPr>
          <w:iCs/>
        </w:rPr>
        <w:t>.</w:t>
      </w:r>
    </w:p>
    <w:p w14:paraId="38C2FF0E" w14:textId="77777777" w:rsidR="00ED3BB7" w:rsidRDefault="00ED3BB7" w:rsidP="00ED3BB7">
      <w:pPr>
        <w:pStyle w:val="Heading5"/>
      </w:pPr>
      <w:r>
        <w:lastRenderedPageBreak/>
        <w:t>4.2.5.4.7</w:t>
      </w:r>
      <w:r>
        <w:tab/>
      </w:r>
      <w:proofErr w:type="spellStart"/>
      <w:r>
        <w:t>SegmentationElement</w:t>
      </w:r>
      <w:proofErr w:type="spellEnd"/>
      <w:r>
        <w:t xml:space="preserve"> &lt;&lt;</w:t>
      </w:r>
      <w:proofErr w:type="spellStart"/>
      <w:r>
        <w:t>dataType</w:t>
      </w:r>
      <w:proofErr w:type="spellEnd"/>
      <w:r>
        <w:t>&gt;&gt;</w:t>
      </w:r>
    </w:p>
    <w:p w14:paraId="2BBF92DB" w14:textId="77777777" w:rsidR="00ED3BB7" w:rsidRDefault="00ED3BB7" w:rsidP="00ED3BB7">
      <w:pPr>
        <w:pStyle w:val="Heading6"/>
      </w:pPr>
      <w:r>
        <w:t>4.2.5.4.7.1</w:t>
      </w:r>
      <w:r>
        <w:tab/>
        <w:t>Definition</w:t>
      </w:r>
    </w:p>
    <w:p w14:paraId="6F719C12" w14:textId="77777777" w:rsidR="00ED3BB7" w:rsidRPr="00874366" w:rsidRDefault="00ED3BB7" w:rsidP="00ED3BB7">
      <w:r>
        <w:t xml:space="preserve">The </w:t>
      </w:r>
      <w:proofErr w:type="spellStart"/>
      <w:r>
        <w:t>SegmentationElement</w:t>
      </w:r>
      <w:proofErr w:type="spellEnd"/>
      <w:r>
        <w:t xml:space="preserve"> represents one segment of a SiteNetwork. A SiteNetwork may have more than one segment.</w:t>
      </w:r>
      <w:r w:rsidRPr="00874366">
        <w:t xml:space="preserve"> </w:t>
      </w:r>
    </w:p>
    <w:p w14:paraId="747D4770" w14:textId="77777777" w:rsidR="00ED3BB7" w:rsidRDefault="00ED3BB7" w:rsidP="00ED3BB7">
      <w:pPr>
        <w:pStyle w:val="Heading6"/>
      </w:pPr>
      <w:r>
        <w:t>4.2.5.4.7.2</w:t>
      </w:r>
      <w:r>
        <w:tab/>
        <w:t>Attributes</w:t>
      </w:r>
    </w:p>
    <w:p w14:paraId="052A78EB" w14:textId="77777777" w:rsidR="00ED3BB7" w:rsidRDefault="00ED3BB7" w:rsidP="00ED3BB7">
      <w:pPr>
        <w:pStyle w:val="TH"/>
      </w:pPr>
      <w:bookmarkStart w:id="1619" w:name="_Toc193779808"/>
      <w:bookmarkStart w:id="1620" w:name="_Toc202768259"/>
      <w:r>
        <w:t xml:space="preserve">Table 4.2.5.4.7.2-1 Attributes Properties for </w:t>
      </w:r>
      <w:proofErr w:type="spellStart"/>
      <w:r>
        <w:t>SegmentationElement</w:t>
      </w:r>
      <w:bookmarkEnd w:id="1619"/>
      <w:bookmarkEnd w:id="1620"/>
      <w:proofErr w:type="spellEnd"/>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79353B33"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496D9222" w14:textId="77777777" w:rsidR="00ED3BB7" w:rsidRPr="00364F3D" w:rsidRDefault="00ED3BB7" w:rsidP="00775EDC">
            <w:pPr>
              <w:widowControl w:val="0"/>
              <w:spacing w:after="0" w:line="252" w:lineRule="auto"/>
              <w:jc w:val="center"/>
              <w:rPr>
                <w:rFonts w:ascii="Arial" w:hAnsi="Arial" w:cs="Arial"/>
                <w:b/>
                <w:sz w:val="18"/>
                <w:szCs w:val="18"/>
              </w:rPr>
            </w:pPr>
            <w:r w:rsidRPr="00364F3D">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0B8BF620" w14:textId="77777777" w:rsidR="00ED3BB7" w:rsidRPr="00364F3D" w:rsidRDefault="00ED3BB7" w:rsidP="00775EDC">
            <w:pPr>
              <w:widowControl w:val="0"/>
              <w:spacing w:after="0" w:line="252" w:lineRule="auto"/>
              <w:jc w:val="center"/>
              <w:rPr>
                <w:rFonts w:ascii="Arial" w:hAnsi="Arial" w:cs="Arial"/>
                <w:b/>
                <w:sz w:val="18"/>
                <w:szCs w:val="18"/>
              </w:rPr>
            </w:pPr>
            <w:r w:rsidRPr="00364F3D">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136DDFF3"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173D5991" w14:textId="77777777" w:rsidTr="00775EDC">
        <w:tc>
          <w:tcPr>
            <w:tcW w:w="1889" w:type="dxa"/>
            <w:tcBorders>
              <w:top w:val="single" w:sz="4" w:space="0" w:color="auto"/>
              <w:left w:val="single" w:sz="4" w:space="0" w:color="auto"/>
              <w:bottom w:val="single" w:sz="4" w:space="0" w:color="auto"/>
              <w:right w:val="single" w:sz="4" w:space="0" w:color="auto"/>
            </w:tcBorders>
          </w:tcPr>
          <w:p w14:paraId="0A2D1023" w14:textId="77777777" w:rsidR="00ED3BB7" w:rsidRPr="00364F3D" w:rsidRDefault="00ED3BB7" w:rsidP="00775EDC">
            <w:pPr>
              <w:widowControl w:val="0"/>
              <w:spacing w:after="0" w:line="252" w:lineRule="auto"/>
              <w:rPr>
                <w:rFonts w:ascii="Arial" w:hAnsi="Arial" w:cs="Arial"/>
                <w:sz w:val="18"/>
                <w:szCs w:val="18"/>
              </w:rPr>
            </w:pPr>
            <w:proofErr w:type="spellStart"/>
            <w:r w:rsidRPr="00364F3D">
              <w:rPr>
                <w:rFonts w:ascii="Arial" w:hAnsi="Arial" w:cs="Arial"/>
                <w:sz w:val="18"/>
                <w:szCs w:val="18"/>
              </w:rPr>
              <w:t>segmentationType</w:t>
            </w:r>
            <w:proofErr w:type="spellEnd"/>
          </w:p>
        </w:tc>
        <w:tc>
          <w:tcPr>
            <w:tcW w:w="2791" w:type="dxa"/>
            <w:tcBorders>
              <w:top w:val="single" w:sz="4" w:space="0" w:color="auto"/>
              <w:left w:val="single" w:sz="4" w:space="0" w:color="auto"/>
              <w:bottom w:val="single" w:sz="4" w:space="0" w:color="auto"/>
              <w:right w:val="single" w:sz="4" w:space="0" w:color="auto"/>
            </w:tcBorders>
          </w:tcPr>
          <w:p w14:paraId="7DD0C4E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string</w:t>
            </w:r>
          </w:p>
          <w:p w14:paraId="4D1E1ED1"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The description of the type of segmentation.</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791169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341B5599"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17AFACC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983C168"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5E9F835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87E1179" w14:textId="3FF87416" w:rsidR="00ED3BB7" w:rsidDel="00FC01C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21" w:author="Author"/>
              </w:rPr>
            </w:pPr>
            <w:del w:id="1622" w:author="Author">
              <w:r w:rsidDel="00FC01CD">
                <w:delText>nullable:</w:delText>
              </w:r>
              <w:r w:rsidDel="00FC01CD">
                <w:tab/>
                <w:delText>False</w:delText>
              </w:r>
            </w:del>
          </w:p>
          <w:p w14:paraId="07710E46" w14:textId="77777777" w:rsidR="00ED3BB7" w:rsidRDefault="00ED3BB7" w:rsidP="00FC01C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A9D8E32" w14:textId="77777777" w:rsidTr="00775EDC">
        <w:tc>
          <w:tcPr>
            <w:tcW w:w="1889" w:type="dxa"/>
            <w:tcBorders>
              <w:top w:val="single" w:sz="4" w:space="0" w:color="auto"/>
              <w:left w:val="single" w:sz="4" w:space="0" w:color="auto"/>
              <w:bottom w:val="single" w:sz="4" w:space="0" w:color="auto"/>
              <w:right w:val="single" w:sz="4" w:space="0" w:color="auto"/>
            </w:tcBorders>
          </w:tcPr>
          <w:p w14:paraId="27A1C3C1" w14:textId="77777777" w:rsidR="00ED3BB7" w:rsidRPr="00364F3D" w:rsidDel="00350F8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Segments</w:t>
            </w:r>
          </w:p>
        </w:tc>
        <w:tc>
          <w:tcPr>
            <w:tcW w:w="2791" w:type="dxa"/>
            <w:tcBorders>
              <w:top w:val="single" w:sz="4" w:space="0" w:color="auto"/>
              <w:left w:val="single" w:sz="4" w:space="0" w:color="auto"/>
              <w:bottom w:val="single" w:sz="4" w:space="0" w:color="auto"/>
              <w:right w:val="single" w:sz="4" w:space="0" w:color="auto"/>
            </w:tcBorders>
          </w:tcPr>
          <w:p w14:paraId="03DF7FCF"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Data Type: </w:t>
            </w:r>
            <w:r w:rsidRPr="00F34FA5">
              <w:rPr>
                <w:rFonts w:ascii="Arial" w:hAnsi="Arial" w:cs="Arial"/>
                <w:sz w:val="18"/>
                <w:szCs w:val="18"/>
              </w:rPr>
              <w:t>array</w:t>
            </w:r>
          </w:p>
          <w:p w14:paraId="3036E09F"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 xml:space="preserve">list of </w:t>
            </w:r>
            <w:proofErr w:type="spellStart"/>
            <w:r w:rsidRPr="00F34FA5">
              <w:rPr>
                <w:rFonts w:ascii="Arial" w:hAnsi="Arial" w:cs="Arial"/>
                <w:sz w:val="18"/>
                <w:szCs w:val="18"/>
              </w:rPr>
              <w:t>segmentIds</w:t>
            </w:r>
            <w:proofErr w:type="spellEnd"/>
            <w:r w:rsidRPr="00F34FA5">
              <w:rPr>
                <w:rFonts w:ascii="Arial" w:hAnsi="Arial" w:cs="Arial"/>
                <w:sz w:val="18"/>
                <w:szCs w:val="18"/>
              </w:rPr>
              <w:t xml:space="preserve"> for a given SiteNetwork segment.</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45404FC"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66500D7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8225B5D"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917C84A"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306B9FFE"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2BE59656" w14:textId="58534D43" w:rsidR="00ED3BB7" w:rsidDel="00FC01C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23" w:author="Author"/>
              </w:rPr>
            </w:pPr>
            <w:del w:id="1624" w:author="Author">
              <w:r w:rsidDel="00FC01CD">
                <w:delText>nullable:</w:delText>
              </w:r>
              <w:r w:rsidDel="00FC01CD">
                <w:tab/>
                <w:delText>False</w:delText>
              </w:r>
            </w:del>
          </w:p>
          <w:p w14:paraId="21C52A86"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minItems:</w:t>
            </w:r>
            <w:r>
              <w:tab/>
              <w:t>1</w:t>
            </w:r>
          </w:p>
          <w:p w14:paraId="23FD22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items:</w:t>
            </w:r>
            <w:r>
              <w:tab/>
              <w:t>string</w:t>
            </w:r>
          </w:p>
          <w:p w14:paraId="41300787"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3965114C" w14:textId="77777777" w:rsidR="00ED3BB7" w:rsidRDefault="00ED3BB7" w:rsidP="00ED3BB7">
      <w:pPr>
        <w:widowControl w:val="0"/>
      </w:pPr>
    </w:p>
    <w:p w14:paraId="7555511F" w14:textId="77777777" w:rsidR="00ED3BB7" w:rsidRDefault="00ED3BB7" w:rsidP="00ED3BB7">
      <w:pPr>
        <w:pStyle w:val="Heading6"/>
      </w:pPr>
      <w:r>
        <w:t>4.2.5.4.7.3</w:t>
      </w:r>
      <w:r>
        <w:tab/>
        <w:t>Attribute constraints</w:t>
      </w:r>
    </w:p>
    <w:p w14:paraId="6515FB29" w14:textId="77777777" w:rsidR="00ED3BB7" w:rsidRPr="00853B49" w:rsidRDefault="00ED3BB7" w:rsidP="00ED3BB7">
      <w:pPr>
        <w:rPr>
          <w:i/>
        </w:rPr>
      </w:pPr>
      <w:r>
        <w:t>None</w:t>
      </w:r>
      <w:r w:rsidRPr="00853B49">
        <w:rPr>
          <w:i/>
        </w:rPr>
        <w:t>.</w:t>
      </w:r>
    </w:p>
    <w:p w14:paraId="17513920" w14:textId="77777777" w:rsidR="00ED3BB7" w:rsidRDefault="00ED3BB7" w:rsidP="00ED3BB7">
      <w:pPr>
        <w:pStyle w:val="Heading6"/>
      </w:pPr>
      <w:r>
        <w:t>4.2.5.4.7.4</w:t>
      </w:r>
      <w:r>
        <w:tab/>
      </w:r>
      <w:r>
        <w:tab/>
        <w:t>State diagram</w:t>
      </w:r>
    </w:p>
    <w:p w14:paraId="22094350" w14:textId="77777777" w:rsidR="00ED3BB7" w:rsidRPr="00853B49" w:rsidRDefault="00ED3BB7" w:rsidP="00ED3BB7">
      <w:pPr>
        <w:rPr>
          <w:i/>
        </w:rPr>
      </w:pPr>
      <w:r>
        <w:t>None</w:t>
      </w:r>
      <w:r w:rsidRPr="00853B49">
        <w:rPr>
          <w:i/>
        </w:rPr>
        <w:t>.</w:t>
      </w:r>
    </w:p>
    <w:p w14:paraId="586820DD" w14:textId="77777777" w:rsidR="00ED3BB7" w:rsidRDefault="00ED3BB7" w:rsidP="00ED3BB7">
      <w:pPr>
        <w:pStyle w:val="Heading5"/>
      </w:pPr>
      <w:r>
        <w:t xml:space="preserve">4.2.5.4.8 </w:t>
      </w:r>
      <w:proofErr w:type="spellStart"/>
      <w:r>
        <w:t>NetworkAddress</w:t>
      </w:r>
      <w:proofErr w:type="spellEnd"/>
      <w:r>
        <w:t xml:space="preserve"> &lt;&lt;</w:t>
      </w:r>
      <w:proofErr w:type="spellStart"/>
      <w:r>
        <w:t>dataType</w:t>
      </w:r>
      <w:proofErr w:type="spellEnd"/>
      <w:r>
        <w:t>&gt;&gt;</w:t>
      </w:r>
    </w:p>
    <w:p w14:paraId="2DC19F18" w14:textId="77777777" w:rsidR="00ED3BB7" w:rsidRDefault="00ED3BB7" w:rsidP="00ED3BB7">
      <w:pPr>
        <w:pStyle w:val="Heading6"/>
      </w:pPr>
      <w:r>
        <w:t>4.2.5.4.8.1 Definition</w:t>
      </w:r>
    </w:p>
    <w:p w14:paraId="78012944" w14:textId="77777777" w:rsidR="00ED3BB7" w:rsidRDefault="00ED3BB7" w:rsidP="00ED3BB7">
      <w:r>
        <w:t xml:space="preserve">The </w:t>
      </w:r>
      <w:proofErr w:type="spellStart"/>
      <w:r>
        <w:t>NetworkAddress</w:t>
      </w:r>
      <w:proofErr w:type="spellEnd"/>
      <w:r>
        <w:t xml:space="preserve"> is an IP address (IPv4, IPv6, or IPv4 &amp; IPv6) which identifies a network address.</w:t>
      </w:r>
    </w:p>
    <w:p w14:paraId="5F9915D4" w14:textId="77777777" w:rsidR="00ED3BB7" w:rsidRDefault="00ED3BB7" w:rsidP="00ED3BB7">
      <w:pPr>
        <w:pStyle w:val="Heading6"/>
      </w:pPr>
      <w:r>
        <w:t>4.2.5.4.8.2 Attributes</w:t>
      </w:r>
    </w:p>
    <w:p w14:paraId="0EE7573C" w14:textId="77777777" w:rsidR="00ED3BB7" w:rsidRDefault="00ED3BB7" w:rsidP="00ED3BB7">
      <w:pPr>
        <w:pStyle w:val="TH"/>
      </w:pPr>
      <w:bookmarkStart w:id="1625" w:name="_Toc193779809"/>
      <w:bookmarkStart w:id="1626" w:name="_Toc202768260"/>
      <w:r>
        <w:t xml:space="preserve">Table 4.2.5.4.8.2-1 Attributes Properties for </w:t>
      </w:r>
      <w:proofErr w:type="spellStart"/>
      <w:r>
        <w:t>NetworkAddress</w:t>
      </w:r>
      <w:bookmarkEnd w:id="1625"/>
      <w:bookmarkEnd w:id="1626"/>
      <w:proofErr w:type="spellEnd"/>
    </w:p>
    <w:tbl>
      <w:tblPr>
        <w:tblW w:w="8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720" w:firstRow="1" w:lastRow="0" w:firstColumn="0" w:lastColumn="1" w:noHBand="1" w:noVBand="1"/>
      </w:tblPr>
      <w:tblGrid>
        <w:gridCol w:w="1889"/>
        <w:gridCol w:w="2791"/>
        <w:gridCol w:w="3870"/>
      </w:tblGrid>
      <w:tr w:rsidR="00ED3BB7" w14:paraId="5AB7089E" w14:textId="77777777" w:rsidTr="00775EDC">
        <w:trPr>
          <w:cantSplit/>
          <w:tblHeader/>
        </w:trPr>
        <w:tc>
          <w:tcPr>
            <w:tcW w:w="1889" w:type="dxa"/>
            <w:tcBorders>
              <w:top w:val="single" w:sz="4" w:space="0" w:color="auto"/>
              <w:left w:val="single" w:sz="4" w:space="0" w:color="auto"/>
              <w:bottom w:val="single" w:sz="4" w:space="0" w:color="auto"/>
              <w:right w:val="single" w:sz="4" w:space="0" w:color="auto"/>
            </w:tcBorders>
            <w:shd w:val="clear" w:color="auto" w:fill="C0C0C0"/>
            <w:hideMark/>
          </w:tcPr>
          <w:p w14:paraId="5C0A5DE1" w14:textId="77777777" w:rsidR="00ED3BB7" w:rsidRPr="00364F3D" w:rsidRDefault="00ED3BB7" w:rsidP="00775EDC">
            <w:pPr>
              <w:widowControl w:val="0"/>
              <w:spacing w:after="0" w:line="252" w:lineRule="auto"/>
              <w:jc w:val="center"/>
              <w:rPr>
                <w:rFonts w:ascii="Arial" w:hAnsi="Arial" w:cs="Arial"/>
                <w:b/>
                <w:sz w:val="18"/>
                <w:szCs w:val="18"/>
              </w:rPr>
            </w:pPr>
            <w:r w:rsidRPr="00364F3D">
              <w:rPr>
                <w:rFonts w:ascii="Arial" w:hAnsi="Arial" w:cs="Arial"/>
                <w:b/>
                <w:sz w:val="18"/>
                <w:szCs w:val="18"/>
              </w:rPr>
              <w:t>Attribute name</w:t>
            </w:r>
          </w:p>
        </w:tc>
        <w:tc>
          <w:tcPr>
            <w:tcW w:w="2791" w:type="dxa"/>
            <w:tcBorders>
              <w:top w:val="single" w:sz="4" w:space="0" w:color="auto"/>
              <w:left w:val="single" w:sz="4" w:space="0" w:color="auto"/>
              <w:bottom w:val="single" w:sz="4" w:space="0" w:color="auto"/>
              <w:right w:val="single" w:sz="4" w:space="0" w:color="auto"/>
            </w:tcBorders>
            <w:shd w:val="clear" w:color="auto" w:fill="C0C0C0"/>
            <w:hideMark/>
          </w:tcPr>
          <w:p w14:paraId="14C06CB7" w14:textId="77777777" w:rsidR="00ED3BB7" w:rsidRPr="00364F3D" w:rsidRDefault="00ED3BB7" w:rsidP="00775EDC">
            <w:pPr>
              <w:widowControl w:val="0"/>
              <w:spacing w:after="0" w:line="252" w:lineRule="auto"/>
              <w:jc w:val="center"/>
              <w:rPr>
                <w:rFonts w:ascii="Arial" w:hAnsi="Arial" w:cs="Arial"/>
                <w:b/>
                <w:sz w:val="18"/>
                <w:szCs w:val="18"/>
              </w:rPr>
            </w:pPr>
            <w:r w:rsidRPr="00364F3D">
              <w:rPr>
                <w:rFonts w:ascii="Arial" w:hAnsi="Arial" w:cs="Arial"/>
                <w:b/>
                <w:sz w:val="18"/>
                <w:szCs w:val="18"/>
              </w:rPr>
              <w:t>Data Type/Description</w:t>
            </w:r>
          </w:p>
        </w:tc>
        <w:tc>
          <w:tcPr>
            <w:tcW w:w="3870" w:type="dxa"/>
            <w:tcBorders>
              <w:top w:val="single" w:sz="4" w:space="0" w:color="auto"/>
              <w:left w:val="single" w:sz="4" w:space="0" w:color="auto"/>
              <w:bottom w:val="single" w:sz="4" w:space="0" w:color="auto"/>
              <w:right w:val="single" w:sz="4" w:space="0" w:color="auto"/>
            </w:tcBorders>
            <w:shd w:val="clear" w:color="auto" w:fill="C0C0C0"/>
            <w:hideMark/>
          </w:tcPr>
          <w:p w14:paraId="35175224" w14:textId="77777777" w:rsidR="00ED3BB7" w:rsidRDefault="00ED3BB7" w:rsidP="00775EDC">
            <w:pPr>
              <w:widowControl w:val="0"/>
              <w:spacing w:after="0" w:line="252" w:lineRule="auto"/>
              <w:jc w:val="center"/>
              <w:rPr>
                <w:rFonts w:ascii="Arial" w:hAnsi="Arial" w:cs="Arial"/>
                <w:b/>
                <w:sz w:val="18"/>
                <w:szCs w:val="18"/>
              </w:rPr>
            </w:pPr>
            <w:r>
              <w:rPr>
                <w:rFonts w:ascii="Arial" w:hAnsi="Arial" w:cs="Arial"/>
                <w:b/>
                <w:sz w:val="18"/>
                <w:szCs w:val="18"/>
              </w:rPr>
              <w:t>Properties</w:t>
            </w:r>
          </w:p>
        </w:tc>
      </w:tr>
      <w:tr w:rsidR="00ED3BB7" w14:paraId="1E0E5935" w14:textId="77777777" w:rsidTr="00775EDC">
        <w:tc>
          <w:tcPr>
            <w:tcW w:w="1889" w:type="dxa"/>
            <w:tcBorders>
              <w:top w:val="single" w:sz="4" w:space="0" w:color="auto"/>
              <w:left w:val="single" w:sz="4" w:space="0" w:color="auto"/>
              <w:bottom w:val="single" w:sz="4" w:space="0" w:color="auto"/>
              <w:right w:val="single" w:sz="4" w:space="0" w:color="auto"/>
            </w:tcBorders>
          </w:tcPr>
          <w:p w14:paraId="3AD27190" w14:textId="77777777" w:rsidR="00ED3BB7" w:rsidRPr="00364F3D" w:rsidRDefault="00ED3BB7" w:rsidP="00775EDC">
            <w:pPr>
              <w:widowControl w:val="0"/>
              <w:spacing w:after="0" w:line="252" w:lineRule="auto"/>
              <w:rPr>
                <w:rFonts w:ascii="Arial" w:hAnsi="Arial" w:cs="Arial"/>
                <w:sz w:val="18"/>
                <w:szCs w:val="18"/>
              </w:rPr>
            </w:pPr>
            <w:r w:rsidRPr="00364F3D">
              <w:rPr>
                <w:rFonts w:ascii="Arial" w:hAnsi="Arial" w:cs="Arial"/>
                <w:sz w:val="18"/>
                <w:szCs w:val="18"/>
              </w:rPr>
              <w:t>ipv4Addr</w:t>
            </w:r>
          </w:p>
        </w:tc>
        <w:tc>
          <w:tcPr>
            <w:tcW w:w="2791" w:type="dxa"/>
            <w:tcBorders>
              <w:top w:val="single" w:sz="4" w:space="0" w:color="auto"/>
              <w:left w:val="single" w:sz="4" w:space="0" w:color="auto"/>
              <w:bottom w:val="single" w:sz="4" w:space="0" w:color="auto"/>
              <w:right w:val="single" w:sz="4" w:space="0" w:color="auto"/>
            </w:tcBorders>
          </w:tcPr>
          <w:p w14:paraId="365B64D3"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Ipv4Addr</w:t>
            </w:r>
          </w:p>
          <w:p w14:paraId="6B37BF60" w14:textId="77777777" w:rsidR="00ED3BB7" w:rsidRPr="00F34FA5" w:rsidRDefault="00ED3BB7" w:rsidP="00775EDC">
            <w:pPr>
              <w:widowControl w:val="0"/>
              <w:rPr>
                <w:rFonts w:ascii="Arial" w:hAnsi="Arial" w:cs="Arial"/>
                <w:sz w:val="18"/>
                <w:szCs w:val="18"/>
              </w:rPr>
            </w:pPr>
            <w:r w:rsidRPr="00F34FA5">
              <w:rPr>
                <w:rFonts w:ascii="Arial" w:hAnsi="Arial" w:cs="Arial"/>
                <w:b/>
                <w:bCs/>
                <w:sz w:val="18"/>
                <w:szCs w:val="18"/>
              </w:rPr>
              <w:t xml:space="preserve">Description: </w:t>
            </w:r>
            <w:r w:rsidRPr="00F34FA5">
              <w:rPr>
                <w:rFonts w:ascii="Arial" w:hAnsi="Arial" w:cs="Arial"/>
                <w:sz w:val="18"/>
                <w:szCs w:val="18"/>
              </w:rPr>
              <w:t>IPv4 address as defined in 3GPP TS 28.623</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4B5C614"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5C7CBF0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12AD499" w14:textId="77777777" w:rsidR="00FC01CD" w:rsidRDefault="00FC01CD" w:rsidP="00FC01C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627" w:author="Author"/>
              </w:rPr>
            </w:pPr>
            <w:ins w:id="1628" w:author="Author">
              <w:r>
                <w:t>x-isAlwaysPresent:</w:t>
              </w:r>
              <w:r>
                <w:tab/>
                <w:t>False</w:t>
              </w:r>
            </w:ins>
          </w:p>
          <w:p w14:paraId="38B8B67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213C23E2"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1B39613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0353DCE5" w14:textId="57C99BA3" w:rsidR="00ED3BB7" w:rsidDel="00FC01C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29" w:author="Author"/>
              </w:rPr>
            </w:pPr>
            <w:del w:id="1630" w:author="Author">
              <w:r w:rsidDel="00FC01CD">
                <w:delText>nullable:</w:delText>
              </w:r>
              <w:r w:rsidDel="00FC01CD">
                <w:tab/>
                <w:delText>True</w:delText>
              </w:r>
            </w:del>
          </w:p>
          <w:p w14:paraId="434DE31B" w14:textId="77777777" w:rsidR="00ED3BB7" w:rsidRDefault="00ED3BB7" w:rsidP="00FC01C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r w:rsidR="00ED3BB7" w14:paraId="64D3C9A2" w14:textId="77777777" w:rsidTr="00775EDC">
        <w:tc>
          <w:tcPr>
            <w:tcW w:w="1889" w:type="dxa"/>
            <w:tcBorders>
              <w:top w:val="single" w:sz="4" w:space="0" w:color="auto"/>
              <w:left w:val="single" w:sz="4" w:space="0" w:color="auto"/>
              <w:bottom w:val="single" w:sz="4" w:space="0" w:color="auto"/>
              <w:right w:val="single" w:sz="4" w:space="0" w:color="auto"/>
            </w:tcBorders>
          </w:tcPr>
          <w:p w14:paraId="2780FAEE" w14:textId="77777777" w:rsidR="00ED3BB7" w:rsidRPr="00364F3D" w:rsidDel="00350F8A" w:rsidRDefault="00ED3BB7" w:rsidP="00775EDC">
            <w:pPr>
              <w:widowControl w:val="0"/>
              <w:spacing w:after="0" w:line="252" w:lineRule="auto"/>
              <w:rPr>
                <w:rFonts w:ascii="Arial" w:hAnsi="Arial" w:cs="Arial"/>
                <w:sz w:val="18"/>
                <w:szCs w:val="18"/>
              </w:rPr>
            </w:pPr>
            <w:r w:rsidRPr="00F34FA5">
              <w:rPr>
                <w:rFonts w:ascii="Arial" w:hAnsi="Arial" w:cs="Arial"/>
                <w:sz w:val="18"/>
                <w:szCs w:val="18"/>
              </w:rPr>
              <w:t>ipv6Addr</w:t>
            </w:r>
          </w:p>
        </w:tc>
        <w:tc>
          <w:tcPr>
            <w:tcW w:w="2791" w:type="dxa"/>
            <w:tcBorders>
              <w:top w:val="single" w:sz="4" w:space="0" w:color="auto"/>
              <w:left w:val="single" w:sz="4" w:space="0" w:color="auto"/>
              <w:bottom w:val="single" w:sz="4" w:space="0" w:color="auto"/>
              <w:right w:val="single" w:sz="4" w:space="0" w:color="auto"/>
            </w:tcBorders>
          </w:tcPr>
          <w:p w14:paraId="1A274A8A"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Data Type:</w:t>
            </w:r>
            <w:r w:rsidRPr="00F34FA5">
              <w:rPr>
                <w:rFonts w:ascii="Arial" w:hAnsi="Arial" w:cs="Arial"/>
                <w:sz w:val="18"/>
                <w:szCs w:val="18"/>
              </w:rPr>
              <w:t xml:space="preserve"> Ipv6Addr</w:t>
            </w:r>
          </w:p>
          <w:p w14:paraId="70634DF2" w14:textId="77777777" w:rsidR="00ED3BB7" w:rsidRPr="00F34FA5" w:rsidRDefault="00ED3BB7" w:rsidP="00775EDC">
            <w:pPr>
              <w:widowControl w:val="0"/>
              <w:rPr>
                <w:rFonts w:ascii="Arial" w:hAnsi="Arial" w:cs="Arial"/>
                <w:b/>
                <w:bCs/>
                <w:sz w:val="18"/>
                <w:szCs w:val="18"/>
              </w:rPr>
            </w:pPr>
            <w:r w:rsidRPr="00F34FA5">
              <w:rPr>
                <w:rFonts w:ascii="Arial" w:hAnsi="Arial" w:cs="Arial"/>
                <w:b/>
                <w:bCs/>
                <w:sz w:val="18"/>
                <w:szCs w:val="18"/>
              </w:rPr>
              <w:t xml:space="preserve">Description: </w:t>
            </w:r>
            <w:r w:rsidRPr="00F34FA5">
              <w:rPr>
                <w:rFonts w:ascii="Arial" w:hAnsi="Arial" w:cs="Arial"/>
                <w:sz w:val="18"/>
                <w:szCs w:val="18"/>
              </w:rPr>
              <w:t>IPv6 address as defined in 3GPP TS 28.623</w:t>
            </w:r>
          </w:p>
        </w:tc>
        <w:tc>
          <w:tcPr>
            <w:tcW w:w="387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CB2378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p w14:paraId="4C07E345"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x-support-qualifier:</w:t>
            </w:r>
            <w:r>
              <w:tab/>
              <w:t>M</w:t>
            </w:r>
          </w:p>
          <w:p w14:paraId="2250EB28" w14:textId="77777777" w:rsidR="00FC01CD" w:rsidRDefault="00FC01CD" w:rsidP="00FC01C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ins w:id="1631" w:author="Author"/>
              </w:rPr>
            </w:pPr>
            <w:ins w:id="1632" w:author="Author">
              <w:r>
                <w:t>x-isAlwaysPresent:</w:t>
              </w:r>
              <w:r>
                <w:tab/>
                <w:t>False</w:t>
              </w:r>
            </w:ins>
          </w:p>
          <w:p w14:paraId="65A6A9A0"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x-isInvariant:</w:t>
            </w:r>
            <w:r>
              <w:tab/>
              <w:t>False</w:t>
            </w:r>
          </w:p>
          <w:p w14:paraId="45C65DFB"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x-inventoryNotification:</w:t>
            </w:r>
            <w:r>
              <w:tab/>
              <w:t>False</w:t>
            </w:r>
          </w:p>
          <w:p w14:paraId="66102D83" w14:textId="77777777" w:rsidR="00ED3BB7"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r>
              <w:t>x-stateChangeNotification:</w:t>
            </w:r>
            <w:r>
              <w:tab/>
              <w:t>False</w:t>
            </w:r>
          </w:p>
          <w:p w14:paraId="15AEF7CC" w14:textId="5568764E" w:rsidR="00ED3BB7" w:rsidDel="00FC01CD" w:rsidRDefault="00ED3BB7" w:rsidP="00775EDC">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rPr>
                <w:del w:id="1633" w:author="Author"/>
              </w:rPr>
            </w:pPr>
            <w:del w:id="1634" w:author="Author">
              <w:r w:rsidDel="00FC01CD">
                <w:delText>nullable:</w:delText>
              </w:r>
              <w:r w:rsidDel="00FC01CD">
                <w:tab/>
                <w:delText>True</w:delText>
              </w:r>
            </w:del>
          </w:p>
          <w:p w14:paraId="74651497" w14:textId="77777777" w:rsidR="00ED3BB7" w:rsidRDefault="00ED3BB7" w:rsidP="00FC01CD">
            <w:pPr>
              <w:pStyle w:val="PL"/>
              <w:widowControl w:val="0"/>
              <w:tabs>
                <w:tab w:val="clear" w:pos="384"/>
                <w:tab w:val="clear" w:pos="768"/>
                <w:tab w:val="clear" w:pos="1152"/>
                <w:tab w:val="clear" w:pos="1536"/>
                <w:tab w:val="clear" w:pos="1920"/>
                <w:tab w:val="clear" w:pos="2304"/>
                <w:tab w:val="clear" w:pos="2688"/>
                <w:tab w:val="clear" w:pos="3072"/>
                <w:tab w:val="clear" w:pos="3456"/>
              </w:tabs>
              <w:ind w:left="2674" w:hanging="2610"/>
            </w:pPr>
          </w:p>
        </w:tc>
      </w:tr>
    </w:tbl>
    <w:p w14:paraId="2BEB3188" w14:textId="77777777" w:rsidR="00ED3BB7" w:rsidRDefault="00ED3BB7" w:rsidP="00ED3BB7">
      <w:pPr>
        <w:widowControl w:val="0"/>
      </w:pPr>
    </w:p>
    <w:p w14:paraId="78D7F489" w14:textId="77777777" w:rsidR="00ED3BB7" w:rsidRDefault="00ED3BB7" w:rsidP="00ED3BB7">
      <w:pPr>
        <w:pStyle w:val="Heading6"/>
      </w:pPr>
      <w:r>
        <w:lastRenderedPageBreak/>
        <w:t>4.2.5.4.8.3</w:t>
      </w:r>
      <w:r>
        <w:tab/>
        <w:t>Attribute constraints</w:t>
      </w:r>
    </w:p>
    <w:p w14:paraId="0FCD2C93" w14:textId="77777777" w:rsidR="00ED3BB7" w:rsidRDefault="00ED3BB7" w:rsidP="00ED3BB7">
      <w:pPr>
        <w:pStyle w:val="TH"/>
      </w:pPr>
      <w:bookmarkStart w:id="1635" w:name="_Toc193779810"/>
      <w:bookmarkStart w:id="1636" w:name="_Toc202768261"/>
      <w:r>
        <w:t>Table 4.2.5.4.8.3</w:t>
      </w:r>
      <w:r>
        <w:noBreakHyphen/>
        <w:t xml:space="preserve">1 Attributes Constraints for </w:t>
      </w:r>
      <w:proofErr w:type="spellStart"/>
      <w:r>
        <w:t>EndPoint</w:t>
      </w:r>
      <w:bookmarkEnd w:id="1635"/>
      <w:bookmarkEnd w:id="1636"/>
      <w:proofErr w:type="spellEnd"/>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tblCellMar>
        <w:tblLook w:val="01E0" w:firstRow="1" w:lastRow="1" w:firstColumn="1" w:lastColumn="1" w:noHBand="0" w:noVBand="0"/>
      </w:tblPr>
      <w:tblGrid>
        <w:gridCol w:w="3260"/>
        <w:gridCol w:w="5528"/>
      </w:tblGrid>
      <w:tr w:rsidR="00ED3BB7" w14:paraId="626D8AF9" w14:textId="77777777" w:rsidTr="00775EDC">
        <w:trPr>
          <w:trHeight w:val="278"/>
          <w:jc w:val="center"/>
        </w:trPr>
        <w:tc>
          <w:tcPr>
            <w:tcW w:w="3260" w:type="dxa"/>
            <w:tcBorders>
              <w:top w:val="single" w:sz="4" w:space="0" w:color="auto"/>
              <w:left w:val="single" w:sz="4" w:space="0" w:color="auto"/>
              <w:bottom w:val="single" w:sz="6" w:space="0" w:color="auto"/>
              <w:right w:val="single" w:sz="6" w:space="0" w:color="auto"/>
            </w:tcBorders>
            <w:shd w:val="clear" w:color="auto" w:fill="D9D9D9"/>
            <w:hideMark/>
          </w:tcPr>
          <w:p w14:paraId="4D33C02B" w14:textId="77777777" w:rsidR="00ED3BB7" w:rsidRDefault="00ED3BB7" w:rsidP="00775EDC">
            <w:pPr>
              <w:pStyle w:val="TAH"/>
            </w:pPr>
            <w:r>
              <w:t>Name</w:t>
            </w:r>
          </w:p>
        </w:tc>
        <w:tc>
          <w:tcPr>
            <w:tcW w:w="5528" w:type="dxa"/>
            <w:tcBorders>
              <w:top w:val="single" w:sz="4" w:space="0" w:color="auto"/>
              <w:left w:val="single" w:sz="6" w:space="0" w:color="auto"/>
              <w:bottom w:val="single" w:sz="6" w:space="0" w:color="auto"/>
              <w:right w:val="single" w:sz="4" w:space="0" w:color="auto"/>
            </w:tcBorders>
            <w:shd w:val="clear" w:color="auto" w:fill="D9D9D9"/>
            <w:hideMark/>
          </w:tcPr>
          <w:p w14:paraId="5560175F" w14:textId="77777777" w:rsidR="00ED3BB7" w:rsidRDefault="00ED3BB7" w:rsidP="00775EDC">
            <w:pPr>
              <w:pStyle w:val="TAH"/>
            </w:pPr>
            <w:r>
              <w:t>Definition</w:t>
            </w:r>
          </w:p>
        </w:tc>
      </w:tr>
      <w:tr w:rsidR="00ED3BB7" w14:paraId="4FFFE7B4" w14:textId="77777777" w:rsidTr="00775EDC">
        <w:trPr>
          <w:jc w:val="center"/>
        </w:trPr>
        <w:tc>
          <w:tcPr>
            <w:tcW w:w="3260" w:type="dxa"/>
            <w:tcBorders>
              <w:top w:val="single" w:sz="6" w:space="0" w:color="auto"/>
              <w:left w:val="single" w:sz="4" w:space="0" w:color="auto"/>
              <w:bottom w:val="single" w:sz="6" w:space="0" w:color="auto"/>
              <w:right w:val="single" w:sz="6" w:space="0" w:color="auto"/>
            </w:tcBorders>
            <w:hideMark/>
          </w:tcPr>
          <w:p w14:paraId="1F796F24" w14:textId="77777777" w:rsidR="00ED3BB7" w:rsidRDefault="00ED3BB7" w:rsidP="00775EDC">
            <w:pPr>
              <w:pStyle w:val="TAL"/>
            </w:pPr>
            <w:r>
              <w:t>ATLEAST_ONE_ADDRESS_EXISTS</w:t>
            </w:r>
          </w:p>
        </w:tc>
        <w:tc>
          <w:tcPr>
            <w:tcW w:w="5528" w:type="dxa"/>
            <w:tcBorders>
              <w:top w:val="single" w:sz="6" w:space="0" w:color="auto"/>
              <w:left w:val="single" w:sz="6" w:space="0" w:color="auto"/>
              <w:bottom w:val="single" w:sz="6" w:space="0" w:color="auto"/>
              <w:right w:val="single" w:sz="4" w:space="0" w:color="auto"/>
            </w:tcBorders>
            <w:hideMark/>
          </w:tcPr>
          <w:p w14:paraId="10A97526" w14:textId="77777777" w:rsidR="00ED3BB7" w:rsidRDefault="00ED3BB7" w:rsidP="00775EDC">
            <w:pPr>
              <w:pStyle w:val="TAL"/>
            </w:pPr>
            <w:r>
              <w:t>Condition: if ipv4Addr exists then ipv6Addr is optional. Likewise, if ipv6Addr exists then ipv4Addr is optional.</w:t>
            </w:r>
          </w:p>
        </w:tc>
      </w:tr>
    </w:tbl>
    <w:p w14:paraId="2768C75F" w14:textId="77777777" w:rsidR="00ED3BB7" w:rsidRPr="00853B49" w:rsidRDefault="00ED3BB7" w:rsidP="00ED3BB7">
      <w:pPr>
        <w:rPr>
          <w:i/>
        </w:rPr>
      </w:pPr>
    </w:p>
    <w:p w14:paraId="79B55F53" w14:textId="77777777" w:rsidR="00ED3BB7" w:rsidRDefault="00ED3BB7" w:rsidP="00ED3BB7">
      <w:pPr>
        <w:pStyle w:val="Heading6"/>
      </w:pPr>
      <w:r>
        <w:t>4.2.5.4.8.4</w:t>
      </w:r>
      <w:r>
        <w:tab/>
      </w:r>
      <w:r>
        <w:tab/>
        <w:t>State diagram</w:t>
      </w:r>
    </w:p>
    <w:p w14:paraId="3E16EEDC" w14:textId="77777777" w:rsidR="00ED3BB7" w:rsidRPr="00853B49" w:rsidRDefault="00ED3BB7" w:rsidP="00ED3BB7">
      <w:pPr>
        <w:rPr>
          <w:i/>
        </w:rPr>
      </w:pPr>
      <w:r>
        <w:t>None</w:t>
      </w:r>
      <w:r w:rsidRPr="00853B49">
        <w:rPr>
          <w:i/>
        </w:rPr>
        <w:t>.</w:t>
      </w:r>
    </w:p>
    <w:p w14:paraId="10D64391" w14:textId="77777777" w:rsidR="00ED3BB7" w:rsidRDefault="00ED3BB7" w:rsidP="00ED3BB7">
      <w:pPr>
        <w:spacing w:after="0"/>
        <w:rPr>
          <w:rFonts w:ascii="Arial" w:hAnsi="Arial"/>
          <w:sz w:val="36"/>
        </w:rPr>
      </w:pPr>
    </w:p>
    <w:p w14:paraId="06EADCC2" w14:textId="77777777" w:rsidR="00ED3BB7" w:rsidRDefault="00ED3BB7" w:rsidP="00ED3BB7">
      <w:pPr>
        <w:pStyle w:val="Heading1"/>
      </w:pPr>
      <w:bookmarkStart w:id="1637" w:name="_Toc130388674"/>
      <w:bookmarkStart w:id="1638" w:name="_Toc193779708"/>
      <w:bookmarkStart w:id="1639" w:name="_Toc202769435"/>
      <w:bookmarkEnd w:id="50"/>
      <w:bookmarkEnd w:id="51"/>
      <w:bookmarkEnd w:id="52"/>
      <w:bookmarkEnd w:id="53"/>
      <w:bookmarkEnd w:id="54"/>
      <w:bookmarkEnd w:id="55"/>
      <w:r>
        <w:lastRenderedPageBreak/>
        <w:t xml:space="preserve">Annex (informative): </w:t>
      </w:r>
      <w:r>
        <w:br/>
        <w:t>Change History</w:t>
      </w:r>
      <w:bookmarkEnd w:id="1637"/>
      <w:bookmarkEnd w:id="1638"/>
      <w:bookmarkEnd w:id="1639"/>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ED3BB7" w14:paraId="439AF5C5" w14:textId="77777777" w:rsidTr="00775EDC">
        <w:tc>
          <w:tcPr>
            <w:tcW w:w="1185" w:type="dxa"/>
            <w:tcBorders>
              <w:top w:val="single" w:sz="4" w:space="0" w:color="auto"/>
              <w:left w:val="single" w:sz="4" w:space="0" w:color="auto"/>
              <w:bottom w:val="single" w:sz="4" w:space="0" w:color="auto"/>
              <w:right w:val="single" w:sz="4" w:space="0" w:color="auto"/>
            </w:tcBorders>
            <w:hideMark/>
          </w:tcPr>
          <w:p w14:paraId="7B23B219" w14:textId="77777777" w:rsidR="00ED3BB7" w:rsidRDefault="00ED3BB7" w:rsidP="00775EDC">
            <w:pPr>
              <w:pStyle w:val="TAH"/>
            </w:pPr>
            <w:r>
              <w:lastRenderedPageBreak/>
              <w:t>Date</w:t>
            </w:r>
          </w:p>
        </w:tc>
        <w:tc>
          <w:tcPr>
            <w:tcW w:w="1075" w:type="dxa"/>
            <w:tcBorders>
              <w:top w:val="single" w:sz="4" w:space="0" w:color="auto"/>
              <w:left w:val="single" w:sz="4" w:space="0" w:color="auto"/>
              <w:bottom w:val="single" w:sz="4" w:space="0" w:color="auto"/>
              <w:right w:val="single" w:sz="4" w:space="0" w:color="auto"/>
            </w:tcBorders>
            <w:hideMark/>
          </w:tcPr>
          <w:p w14:paraId="23746F0E" w14:textId="77777777" w:rsidR="00ED3BB7" w:rsidRDefault="00ED3BB7" w:rsidP="00775EDC">
            <w:pPr>
              <w:pStyle w:val="TAH"/>
            </w:pPr>
            <w:r>
              <w:t>Revision</w:t>
            </w:r>
          </w:p>
        </w:tc>
        <w:tc>
          <w:tcPr>
            <w:tcW w:w="7374" w:type="dxa"/>
            <w:tcBorders>
              <w:top w:val="single" w:sz="4" w:space="0" w:color="auto"/>
              <w:left w:val="single" w:sz="4" w:space="0" w:color="auto"/>
              <w:bottom w:val="single" w:sz="4" w:space="0" w:color="auto"/>
              <w:right w:val="single" w:sz="4" w:space="0" w:color="auto"/>
            </w:tcBorders>
            <w:hideMark/>
          </w:tcPr>
          <w:p w14:paraId="44D53D3C" w14:textId="77777777" w:rsidR="00ED3BB7" w:rsidRDefault="00ED3BB7" w:rsidP="00775EDC">
            <w:pPr>
              <w:pStyle w:val="TAH"/>
            </w:pPr>
            <w:r>
              <w:t>Description</w:t>
            </w:r>
          </w:p>
        </w:tc>
      </w:tr>
      <w:tr w:rsidR="00ED3BB7" w14:paraId="1BE76C45" w14:textId="77777777" w:rsidTr="00775EDC">
        <w:tc>
          <w:tcPr>
            <w:tcW w:w="1185" w:type="dxa"/>
            <w:tcBorders>
              <w:top w:val="single" w:sz="4" w:space="0" w:color="auto"/>
              <w:left w:val="single" w:sz="4" w:space="0" w:color="auto"/>
              <w:bottom w:val="single" w:sz="4" w:space="0" w:color="auto"/>
              <w:right w:val="single" w:sz="4" w:space="0" w:color="auto"/>
            </w:tcBorders>
          </w:tcPr>
          <w:p w14:paraId="2AD371A4" w14:textId="77777777" w:rsidR="00ED3BB7" w:rsidRDefault="00ED3BB7" w:rsidP="00775EDC">
            <w:pPr>
              <w:pStyle w:val="TAL"/>
            </w:pPr>
            <w:r>
              <w:t>2023.03.21</w:t>
            </w:r>
          </w:p>
        </w:tc>
        <w:tc>
          <w:tcPr>
            <w:tcW w:w="1075" w:type="dxa"/>
            <w:tcBorders>
              <w:top w:val="single" w:sz="4" w:space="0" w:color="auto"/>
              <w:left w:val="single" w:sz="4" w:space="0" w:color="auto"/>
              <w:bottom w:val="single" w:sz="4" w:space="0" w:color="auto"/>
              <w:right w:val="single" w:sz="4" w:space="0" w:color="auto"/>
            </w:tcBorders>
          </w:tcPr>
          <w:p w14:paraId="0CBB69B6" w14:textId="77777777" w:rsidR="00ED3BB7" w:rsidRDefault="00ED3BB7" w:rsidP="00775EDC">
            <w:pPr>
              <w:pStyle w:val="TAL"/>
            </w:pPr>
            <w:r>
              <w:t>00.01.00</w:t>
            </w:r>
          </w:p>
        </w:tc>
        <w:tc>
          <w:tcPr>
            <w:tcW w:w="7374" w:type="dxa"/>
            <w:tcBorders>
              <w:top w:val="single" w:sz="4" w:space="0" w:color="auto"/>
              <w:left w:val="single" w:sz="4" w:space="0" w:color="auto"/>
              <w:bottom w:val="single" w:sz="4" w:space="0" w:color="auto"/>
              <w:right w:val="single" w:sz="4" w:space="0" w:color="auto"/>
            </w:tcBorders>
          </w:tcPr>
          <w:p w14:paraId="0CD32963" w14:textId="77777777" w:rsidR="00ED3BB7" w:rsidRDefault="00ED3BB7" w:rsidP="00775EDC">
            <w:pPr>
              <w:pStyle w:val="TAL"/>
            </w:pPr>
            <w:r>
              <w:t>Create initial O-RAN version, from template with modifications for 3GPP TS 32.160</w:t>
            </w:r>
          </w:p>
        </w:tc>
      </w:tr>
      <w:tr w:rsidR="00ED3BB7" w14:paraId="641C8A40" w14:textId="77777777" w:rsidTr="00775EDC">
        <w:tc>
          <w:tcPr>
            <w:tcW w:w="1185" w:type="dxa"/>
            <w:tcBorders>
              <w:top w:val="single" w:sz="4" w:space="0" w:color="auto"/>
              <w:left w:val="single" w:sz="4" w:space="0" w:color="auto"/>
              <w:bottom w:val="single" w:sz="4" w:space="0" w:color="auto"/>
              <w:right w:val="single" w:sz="4" w:space="0" w:color="auto"/>
            </w:tcBorders>
          </w:tcPr>
          <w:p w14:paraId="18315A7A" w14:textId="77777777" w:rsidR="00ED3BB7" w:rsidRDefault="00ED3BB7" w:rsidP="00775EDC">
            <w:pPr>
              <w:pStyle w:val="TAL"/>
            </w:pPr>
            <w:r>
              <w:t>2023.04.28</w:t>
            </w:r>
          </w:p>
        </w:tc>
        <w:tc>
          <w:tcPr>
            <w:tcW w:w="1075" w:type="dxa"/>
            <w:tcBorders>
              <w:top w:val="single" w:sz="4" w:space="0" w:color="auto"/>
              <w:left w:val="single" w:sz="4" w:space="0" w:color="auto"/>
              <w:bottom w:val="single" w:sz="4" w:space="0" w:color="auto"/>
              <w:right w:val="single" w:sz="4" w:space="0" w:color="auto"/>
            </w:tcBorders>
          </w:tcPr>
          <w:p w14:paraId="3868B1C5" w14:textId="77777777" w:rsidR="00ED3BB7" w:rsidRDefault="00ED3BB7" w:rsidP="00775EDC">
            <w:pPr>
              <w:pStyle w:val="TAL"/>
            </w:pPr>
            <w:r>
              <w:t>00.01.01</w:t>
            </w:r>
          </w:p>
        </w:tc>
        <w:tc>
          <w:tcPr>
            <w:tcW w:w="7374" w:type="dxa"/>
            <w:tcBorders>
              <w:top w:val="single" w:sz="4" w:space="0" w:color="auto"/>
              <w:left w:val="single" w:sz="4" w:space="0" w:color="auto"/>
              <w:bottom w:val="single" w:sz="4" w:space="0" w:color="auto"/>
              <w:right w:val="single" w:sz="4" w:space="0" w:color="auto"/>
            </w:tcBorders>
          </w:tcPr>
          <w:p w14:paraId="237895EE" w14:textId="77777777" w:rsidR="00ED3BB7" w:rsidRDefault="00ED3BB7" w:rsidP="00775EDC">
            <w:pPr>
              <w:pStyle w:val="TAL"/>
            </w:pPr>
            <w:r>
              <w:t xml:space="preserve">Modified Scope, Introduction, References, and Annex </w:t>
            </w:r>
            <w:proofErr w:type="spellStart"/>
            <w:r>
              <w:t>Formatinng</w:t>
            </w:r>
            <w:proofErr w:type="spellEnd"/>
            <w:r>
              <w:t xml:space="preserve"> CR: ATT-2023.03.15-WG6-CR-001-O2IM Introduction and Scope Changes - v02.</w:t>
            </w:r>
          </w:p>
        </w:tc>
      </w:tr>
      <w:tr w:rsidR="00ED3BB7" w14:paraId="1189895B" w14:textId="77777777" w:rsidTr="00775EDC">
        <w:tc>
          <w:tcPr>
            <w:tcW w:w="1185" w:type="dxa"/>
            <w:tcBorders>
              <w:top w:val="single" w:sz="4" w:space="0" w:color="auto"/>
              <w:left w:val="single" w:sz="4" w:space="0" w:color="auto"/>
              <w:bottom w:val="single" w:sz="4" w:space="0" w:color="auto"/>
              <w:right w:val="single" w:sz="4" w:space="0" w:color="auto"/>
            </w:tcBorders>
          </w:tcPr>
          <w:p w14:paraId="35F09B55" w14:textId="77777777" w:rsidR="00ED3BB7" w:rsidRDefault="00ED3BB7" w:rsidP="00775EDC">
            <w:pPr>
              <w:pStyle w:val="TAL"/>
            </w:pPr>
            <w:r>
              <w:t>2023.04.28</w:t>
            </w:r>
          </w:p>
        </w:tc>
        <w:tc>
          <w:tcPr>
            <w:tcW w:w="1075" w:type="dxa"/>
            <w:tcBorders>
              <w:top w:val="single" w:sz="4" w:space="0" w:color="auto"/>
              <w:left w:val="single" w:sz="4" w:space="0" w:color="auto"/>
              <w:bottom w:val="single" w:sz="4" w:space="0" w:color="auto"/>
              <w:right w:val="single" w:sz="4" w:space="0" w:color="auto"/>
            </w:tcBorders>
          </w:tcPr>
          <w:p w14:paraId="6A83DCCD" w14:textId="77777777" w:rsidR="00ED3BB7" w:rsidRDefault="00ED3BB7" w:rsidP="00775EDC">
            <w:pPr>
              <w:pStyle w:val="TAL"/>
            </w:pPr>
            <w:r>
              <w:t>00.01.02</w:t>
            </w:r>
          </w:p>
        </w:tc>
        <w:tc>
          <w:tcPr>
            <w:tcW w:w="7374" w:type="dxa"/>
            <w:tcBorders>
              <w:top w:val="single" w:sz="4" w:space="0" w:color="auto"/>
              <w:left w:val="single" w:sz="4" w:space="0" w:color="auto"/>
              <w:bottom w:val="single" w:sz="4" w:space="0" w:color="auto"/>
              <w:right w:val="single" w:sz="4" w:space="0" w:color="auto"/>
            </w:tcBorders>
          </w:tcPr>
          <w:p w14:paraId="5FBA84E7" w14:textId="77777777" w:rsidR="00ED3BB7" w:rsidRDefault="00ED3BB7" w:rsidP="00775EDC">
            <w:pPr>
              <w:pStyle w:val="TAL"/>
            </w:pPr>
            <w:r>
              <w:t>Modified Section 4 Outline with examples CR: ATT-2023.04.04-CR-003-02IM Section 4 new Outline-v04.</w:t>
            </w:r>
          </w:p>
        </w:tc>
      </w:tr>
      <w:tr w:rsidR="00ED3BB7" w14:paraId="62723577" w14:textId="77777777" w:rsidTr="00775EDC">
        <w:tc>
          <w:tcPr>
            <w:tcW w:w="1185" w:type="dxa"/>
            <w:tcBorders>
              <w:top w:val="single" w:sz="4" w:space="0" w:color="auto"/>
              <w:left w:val="single" w:sz="4" w:space="0" w:color="auto"/>
              <w:bottom w:val="single" w:sz="4" w:space="0" w:color="auto"/>
              <w:right w:val="single" w:sz="4" w:space="0" w:color="auto"/>
            </w:tcBorders>
          </w:tcPr>
          <w:p w14:paraId="64673010" w14:textId="77777777" w:rsidR="00ED3BB7" w:rsidRDefault="00ED3BB7" w:rsidP="00775EDC">
            <w:pPr>
              <w:pStyle w:val="TAL"/>
            </w:pPr>
            <w:r>
              <w:t>2023.06.02</w:t>
            </w:r>
          </w:p>
        </w:tc>
        <w:tc>
          <w:tcPr>
            <w:tcW w:w="1075" w:type="dxa"/>
            <w:tcBorders>
              <w:top w:val="single" w:sz="4" w:space="0" w:color="auto"/>
              <w:left w:val="single" w:sz="4" w:space="0" w:color="auto"/>
              <w:bottom w:val="single" w:sz="4" w:space="0" w:color="auto"/>
              <w:right w:val="single" w:sz="4" w:space="0" w:color="auto"/>
            </w:tcBorders>
          </w:tcPr>
          <w:p w14:paraId="65ABC501" w14:textId="77777777" w:rsidR="00ED3BB7" w:rsidRDefault="00ED3BB7" w:rsidP="00775EDC">
            <w:pPr>
              <w:pStyle w:val="TAL"/>
            </w:pPr>
            <w:r>
              <w:t>00.01.03</w:t>
            </w:r>
          </w:p>
        </w:tc>
        <w:tc>
          <w:tcPr>
            <w:tcW w:w="7374" w:type="dxa"/>
            <w:tcBorders>
              <w:top w:val="single" w:sz="4" w:space="0" w:color="auto"/>
              <w:left w:val="single" w:sz="4" w:space="0" w:color="auto"/>
              <w:bottom w:val="single" w:sz="4" w:space="0" w:color="auto"/>
              <w:right w:val="single" w:sz="4" w:space="0" w:color="auto"/>
            </w:tcBorders>
          </w:tcPr>
          <w:p w14:paraId="09B1A67C" w14:textId="77777777" w:rsidR="00ED3BB7" w:rsidRDefault="00ED3BB7" w:rsidP="00775EDC">
            <w:pPr>
              <w:pStyle w:val="TAL"/>
            </w:pPr>
            <w:r>
              <w:t>Incorporated the following CRs:</w:t>
            </w:r>
          </w:p>
          <w:p w14:paraId="7F4CA4D5" w14:textId="77777777" w:rsidR="00ED3BB7" w:rsidRDefault="00ED3BB7" w:rsidP="00775EDC">
            <w:pPr>
              <w:pStyle w:val="TAL"/>
            </w:pPr>
            <w:r>
              <w:t xml:space="preserve">    ATT-2023.05.02-WG6-CR-004-ORIM Template Cleanup-v01</w:t>
            </w:r>
          </w:p>
          <w:p w14:paraId="3A5C6BA7" w14:textId="77777777" w:rsidR="00ED3BB7" w:rsidRPr="00F34FA5" w:rsidRDefault="00ED3BB7" w:rsidP="00775EDC">
            <w:pPr>
              <w:pStyle w:val="TAL"/>
              <w:rPr>
                <w:lang w:val="pl-PL"/>
              </w:rPr>
            </w:pPr>
            <w:r>
              <w:t xml:space="preserve">    </w:t>
            </w:r>
            <w:r w:rsidRPr="00F34FA5">
              <w:rPr>
                <w:lang w:val="pl-PL"/>
              </w:rPr>
              <w:t>ATT-2023.05.03-WG6-CR-005-O2IM IMS Diagrams-v03</w:t>
            </w:r>
          </w:p>
          <w:p w14:paraId="069AAB48" w14:textId="77777777" w:rsidR="00ED3BB7" w:rsidRDefault="00ED3BB7" w:rsidP="00775EDC">
            <w:pPr>
              <w:pStyle w:val="TAL"/>
            </w:pPr>
            <w:r w:rsidRPr="00F34FA5">
              <w:rPr>
                <w:lang w:val="pl-PL"/>
              </w:rPr>
              <w:t xml:space="preserve">   </w:t>
            </w:r>
            <w:r>
              <w:t>ATT-2023.05.23-WG6-CR-006-O2IM Imported and Associated Entities-v03</w:t>
            </w:r>
          </w:p>
          <w:p w14:paraId="76A992D0" w14:textId="77777777" w:rsidR="00ED3BB7" w:rsidRDefault="00ED3BB7" w:rsidP="00775EDC">
            <w:pPr>
              <w:pStyle w:val="TAL"/>
            </w:pPr>
            <w:r>
              <w:t xml:space="preserve">   ATT-2023.05.23-WG6-CR-007-O2IM Fault Monitoring-v04</w:t>
            </w:r>
          </w:p>
        </w:tc>
      </w:tr>
      <w:tr w:rsidR="00ED3BB7" w14:paraId="0D20E61C" w14:textId="77777777" w:rsidTr="00775EDC">
        <w:tc>
          <w:tcPr>
            <w:tcW w:w="1185" w:type="dxa"/>
            <w:tcBorders>
              <w:top w:val="single" w:sz="4" w:space="0" w:color="auto"/>
              <w:left w:val="single" w:sz="4" w:space="0" w:color="auto"/>
              <w:bottom w:val="single" w:sz="4" w:space="0" w:color="auto"/>
              <w:right w:val="single" w:sz="4" w:space="0" w:color="auto"/>
            </w:tcBorders>
          </w:tcPr>
          <w:p w14:paraId="5279F277" w14:textId="77777777" w:rsidR="00ED3BB7" w:rsidRDefault="00ED3BB7" w:rsidP="00775EDC">
            <w:pPr>
              <w:pStyle w:val="TAL"/>
            </w:pPr>
            <w:r>
              <w:t>2023.07.10</w:t>
            </w:r>
          </w:p>
        </w:tc>
        <w:tc>
          <w:tcPr>
            <w:tcW w:w="1075" w:type="dxa"/>
            <w:tcBorders>
              <w:top w:val="single" w:sz="4" w:space="0" w:color="auto"/>
              <w:left w:val="single" w:sz="4" w:space="0" w:color="auto"/>
              <w:bottom w:val="single" w:sz="4" w:space="0" w:color="auto"/>
              <w:right w:val="single" w:sz="4" w:space="0" w:color="auto"/>
            </w:tcBorders>
          </w:tcPr>
          <w:p w14:paraId="2B57B013" w14:textId="77777777" w:rsidR="00ED3BB7" w:rsidRDefault="00ED3BB7" w:rsidP="00775EDC">
            <w:pPr>
              <w:pStyle w:val="TAL"/>
            </w:pPr>
            <w:r>
              <w:t>00.02.00</w:t>
            </w:r>
          </w:p>
        </w:tc>
        <w:tc>
          <w:tcPr>
            <w:tcW w:w="7374" w:type="dxa"/>
            <w:tcBorders>
              <w:top w:val="single" w:sz="4" w:space="0" w:color="auto"/>
              <w:left w:val="single" w:sz="4" w:space="0" w:color="auto"/>
              <w:bottom w:val="single" w:sz="4" w:space="0" w:color="auto"/>
              <w:right w:val="single" w:sz="4" w:space="0" w:color="auto"/>
            </w:tcBorders>
          </w:tcPr>
          <w:p w14:paraId="5E0A9182" w14:textId="77777777" w:rsidR="00ED3BB7" w:rsidRDefault="00ED3BB7" w:rsidP="00775EDC">
            <w:pPr>
              <w:pStyle w:val="TAL"/>
            </w:pPr>
            <w:r>
              <w:t>Initial internal release based on the current O2IMS Specification.</w:t>
            </w:r>
          </w:p>
          <w:p w14:paraId="567D0270" w14:textId="77777777" w:rsidR="00ED3BB7" w:rsidRDefault="00ED3BB7" w:rsidP="00775EDC">
            <w:pPr>
              <w:pStyle w:val="TAL"/>
            </w:pPr>
          </w:p>
          <w:p w14:paraId="14D37734" w14:textId="77777777" w:rsidR="00ED3BB7" w:rsidRDefault="00ED3BB7" w:rsidP="00775EDC">
            <w:pPr>
              <w:pStyle w:val="TAL"/>
            </w:pPr>
            <w:r>
              <w:t>Incorporated the following CRs:</w:t>
            </w:r>
          </w:p>
          <w:p w14:paraId="0F90CAAE" w14:textId="77777777" w:rsidR="00ED3BB7" w:rsidRDefault="00ED3BB7" w:rsidP="00775EDC">
            <w:pPr>
              <w:pStyle w:val="TAL"/>
            </w:pPr>
            <w:r>
              <w:t xml:space="preserve">   ATT-2023.05.30-WG6-CR-008-O2IM Infrastructure Inventory-v05</w:t>
            </w:r>
          </w:p>
          <w:p w14:paraId="40BC1EF2" w14:textId="77777777" w:rsidR="00ED3BB7" w:rsidRPr="00F34FA5" w:rsidRDefault="00ED3BB7" w:rsidP="00775EDC">
            <w:pPr>
              <w:pStyle w:val="TAL"/>
              <w:rPr>
                <w:lang w:val="pl-PL"/>
              </w:rPr>
            </w:pPr>
            <w:r>
              <w:t xml:space="preserve">   </w:t>
            </w:r>
            <w:r w:rsidRPr="00F34FA5">
              <w:rPr>
                <w:lang w:val="pl-PL"/>
              </w:rPr>
              <w:t>ATT-2023.05.23-WG6-CR-009-O2IM LCM-v03</w:t>
            </w:r>
          </w:p>
          <w:p w14:paraId="0BFC0A6D" w14:textId="77777777" w:rsidR="00ED3BB7" w:rsidRDefault="00ED3BB7" w:rsidP="00775EDC">
            <w:pPr>
              <w:pStyle w:val="TAL"/>
            </w:pPr>
            <w:r w:rsidRPr="00F34FA5">
              <w:rPr>
                <w:lang w:val="pl-PL"/>
              </w:rPr>
              <w:t xml:space="preserve">   </w:t>
            </w:r>
            <w:r>
              <w:t>ATT-2023.05.31-WG6-CR-010-O2IM Performance Store-v03</w:t>
            </w:r>
          </w:p>
          <w:p w14:paraId="5F28A946" w14:textId="77777777" w:rsidR="00ED3BB7" w:rsidRDefault="00ED3BB7" w:rsidP="00775EDC">
            <w:pPr>
              <w:pStyle w:val="TAL"/>
            </w:pPr>
            <w:r>
              <w:t xml:space="preserve">   ATT-2023.05.31-WG6-CR-011-O2IM Performance Job-v04</w:t>
            </w:r>
          </w:p>
          <w:p w14:paraId="35F2CCAE" w14:textId="77777777" w:rsidR="00ED3BB7" w:rsidRDefault="00ED3BB7" w:rsidP="00775EDC">
            <w:pPr>
              <w:pStyle w:val="TAL"/>
            </w:pPr>
            <w:r>
              <w:t xml:space="preserve">   ATT-2023.06.01-WG6-CR-012-O2IM Performance Subscription-v04</w:t>
            </w:r>
          </w:p>
          <w:p w14:paraId="3EA2F86B" w14:textId="77777777" w:rsidR="00ED3BB7" w:rsidRDefault="00ED3BB7" w:rsidP="00775EDC">
            <w:pPr>
              <w:pStyle w:val="TAL"/>
            </w:pPr>
            <w:r>
              <w:t xml:space="preserve">   ATT-2023.06.01-WG6-CR-013-O2IM Performance Report-v03</w:t>
            </w:r>
          </w:p>
        </w:tc>
      </w:tr>
      <w:tr w:rsidR="00ED3BB7" w14:paraId="2EBFA355" w14:textId="77777777" w:rsidTr="00775EDC">
        <w:tc>
          <w:tcPr>
            <w:tcW w:w="1185" w:type="dxa"/>
            <w:tcBorders>
              <w:top w:val="single" w:sz="4" w:space="0" w:color="auto"/>
              <w:left w:val="single" w:sz="4" w:space="0" w:color="auto"/>
              <w:bottom w:val="single" w:sz="4" w:space="0" w:color="auto"/>
              <w:right w:val="single" w:sz="4" w:space="0" w:color="auto"/>
            </w:tcBorders>
          </w:tcPr>
          <w:p w14:paraId="42286D5B" w14:textId="77777777" w:rsidR="00ED3BB7" w:rsidRPr="00B17958" w:rsidRDefault="00ED3BB7" w:rsidP="00775EDC">
            <w:pPr>
              <w:pStyle w:val="TAH"/>
              <w:jc w:val="left"/>
              <w:rPr>
                <w:b w:val="0"/>
                <w:bCs/>
              </w:rPr>
            </w:pPr>
            <w:r w:rsidRPr="003659F2">
              <w:rPr>
                <w:b w:val="0"/>
                <w:bCs/>
              </w:rPr>
              <w:t>2024.03.</w:t>
            </w:r>
            <w:r>
              <w:rPr>
                <w:b w:val="0"/>
                <w:bCs/>
              </w:rPr>
              <w:t>1</w:t>
            </w:r>
            <w:r w:rsidRPr="003659F2">
              <w:rPr>
                <w:b w:val="0"/>
                <w:bCs/>
              </w:rPr>
              <w:t>2</w:t>
            </w:r>
          </w:p>
          <w:p w14:paraId="23F803D8" w14:textId="77777777" w:rsidR="00ED3BB7" w:rsidRPr="006017CB" w:rsidRDefault="00ED3BB7" w:rsidP="00775EDC">
            <w:pPr>
              <w:pStyle w:val="TAH"/>
              <w:jc w:val="left"/>
            </w:pPr>
          </w:p>
          <w:p w14:paraId="7CB82964" w14:textId="77777777" w:rsidR="00ED3BB7" w:rsidRPr="006017CB" w:rsidRDefault="00ED3BB7" w:rsidP="00775EDC">
            <w:pPr>
              <w:pStyle w:val="TAH"/>
              <w:jc w:val="left"/>
            </w:pPr>
          </w:p>
          <w:p w14:paraId="4018DCCF" w14:textId="77777777" w:rsidR="00ED3BB7" w:rsidRPr="00B17958" w:rsidRDefault="00ED3BB7" w:rsidP="00775EDC">
            <w:pPr>
              <w:pStyle w:val="TAH"/>
              <w:jc w:val="left"/>
              <w:rPr>
                <w:b w:val="0"/>
                <w:bCs/>
              </w:rPr>
            </w:pPr>
          </w:p>
          <w:p w14:paraId="14DBD83B" w14:textId="77777777" w:rsidR="00ED3BB7" w:rsidRPr="00B17958" w:rsidRDefault="00ED3BB7" w:rsidP="00775EDC">
            <w:pPr>
              <w:pStyle w:val="TAH"/>
              <w:jc w:val="left"/>
              <w:rPr>
                <w:b w:val="0"/>
                <w:bCs/>
              </w:rPr>
            </w:pPr>
          </w:p>
          <w:p w14:paraId="5102F98B" w14:textId="77777777" w:rsidR="00ED3BB7" w:rsidRPr="00B17958" w:rsidRDefault="00ED3BB7" w:rsidP="00775EDC">
            <w:pPr>
              <w:pStyle w:val="TAH"/>
              <w:jc w:val="left"/>
              <w:rPr>
                <w:b w:val="0"/>
                <w:bCs/>
              </w:rPr>
            </w:pPr>
          </w:p>
          <w:p w14:paraId="7A2C267B" w14:textId="77777777" w:rsidR="00ED3BB7" w:rsidRDefault="00ED3BB7" w:rsidP="00775EDC">
            <w:pPr>
              <w:pStyle w:val="TAL"/>
            </w:pPr>
          </w:p>
        </w:tc>
        <w:tc>
          <w:tcPr>
            <w:tcW w:w="1075" w:type="dxa"/>
            <w:tcBorders>
              <w:top w:val="single" w:sz="4" w:space="0" w:color="auto"/>
              <w:left w:val="single" w:sz="4" w:space="0" w:color="auto"/>
              <w:bottom w:val="single" w:sz="4" w:space="0" w:color="auto"/>
              <w:right w:val="single" w:sz="4" w:space="0" w:color="auto"/>
            </w:tcBorders>
          </w:tcPr>
          <w:p w14:paraId="0ACD267C" w14:textId="77777777" w:rsidR="00ED3BB7" w:rsidRPr="00B17958" w:rsidRDefault="00ED3BB7" w:rsidP="00775EDC">
            <w:pPr>
              <w:pStyle w:val="TAH"/>
              <w:jc w:val="left"/>
              <w:rPr>
                <w:b w:val="0"/>
                <w:bCs/>
              </w:rPr>
            </w:pPr>
            <w:r w:rsidRPr="003659F2">
              <w:rPr>
                <w:b w:val="0"/>
                <w:bCs/>
              </w:rPr>
              <w:t>0</w:t>
            </w:r>
            <w:r>
              <w:rPr>
                <w:b w:val="0"/>
                <w:bCs/>
              </w:rPr>
              <w:t>1</w:t>
            </w:r>
            <w:r w:rsidRPr="003659F2">
              <w:rPr>
                <w:b w:val="0"/>
                <w:bCs/>
              </w:rPr>
              <w:t>.0</w:t>
            </w:r>
            <w:r>
              <w:rPr>
                <w:b w:val="0"/>
                <w:bCs/>
              </w:rPr>
              <w:t>0</w:t>
            </w:r>
            <w:r w:rsidRPr="003659F2">
              <w:rPr>
                <w:b w:val="0"/>
                <w:bCs/>
              </w:rPr>
              <w:t>.0</w:t>
            </w:r>
            <w:r>
              <w:rPr>
                <w:b w:val="0"/>
                <w:bCs/>
              </w:rPr>
              <w:t>0</w:t>
            </w:r>
          </w:p>
          <w:p w14:paraId="7B4A28CD" w14:textId="77777777" w:rsidR="00ED3BB7" w:rsidRPr="00405541" w:rsidRDefault="00ED3BB7" w:rsidP="00775EDC">
            <w:pPr>
              <w:pStyle w:val="TAH"/>
              <w:jc w:val="left"/>
            </w:pPr>
          </w:p>
          <w:p w14:paraId="670C44CB" w14:textId="77777777" w:rsidR="00ED3BB7" w:rsidRPr="00405541" w:rsidRDefault="00ED3BB7" w:rsidP="00775EDC">
            <w:pPr>
              <w:pStyle w:val="TAH"/>
              <w:jc w:val="left"/>
            </w:pPr>
          </w:p>
          <w:p w14:paraId="5CB8178E" w14:textId="77777777" w:rsidR="00ED3BB7" w:rsidRPr="00B17958" w:rsidRDefault="00ED3BB7" w:rsidP="00775EDC">
            <w:pPr>
              <w:pStyle w:val="TAH"/>
              <w:jc w:val="left"/>
              <w:rPr>
                <w:b w:val="0"/>
                <w:bCs/>
              </w:rPr>
            </w:pPr>
          </w:p>
          <w:p w14:paraId="1D6C8D70" w14:textId="77777777" w:rsidR="00ED3BB7" w:rsidRPr="00B17958" w:rsidRDefault="00ED3BB7" w:rsidP="00775EDC">
            <w:pPr>
              <w:pStyle w:val="TAH"/>
              <w:jc w:val="left"/>
              <w:rPr>
                <w:b w:val="0"/>
                <w:bCs/>
              </w:rPr>
            </w:pPr>
          </w:p>
          <w:p w14:paraId="687AB5E9" w14:textId="77777777" w:rsidR="00ED3BB7" w:rsidRPr="00B17958" w:rsidRDefault="00ED3BB7" w:rsidP="00775EDC">
            <w:pPr>
              <w:pStyle w:val="TAH"/>
              <w:jc w:val="left"/>
              <w:rPr>
                <w:b w:val="0"/>
                <w:bCs/>
              </w:rPr>
            </w:pPr>
          </w:p>
          <w:p w14:paraId="46A19CA3" w14:textId="77777777" w:rsidR="00ED3BB7" w:rsidRDefault="00ED3BB7" w:rsidP="00775EDC">
            <w:pPr>
              <w:pStyle w:val="TAL"/>
            </w:pPr>
          </w:p>
        </w:tc>
        <w:tc>
          <w:tcPr>
            <w:tcW w:w="7374" w:type="dxa"/>
            <w:tcBorders>
              <w:top w:val="single" w:sz="4" w:space="0" w:color="auto"/>
              <w:left w:val="single" w:sz="4" w:space="0" w:color="auto"/>
              <w:bottom w:val="single" w:sz="4" w:space="0" w:color="auto"/>
              <w:right w:val="single" w:sz="4" w:space="0" w:color="auto"/>
            </w:tcBorders>
          </w:tcPr>
          <w:p w14:paraId="4102EFC2" w14:textId="77777777" w:rsidR="00ED3BB7" w:rsidRDefault="00ED3BB7" w:rsidP="00775EDC">
            <w:pPr>
              <w:pStyle w:val="TAH"/>
              <w:jc w:val="left"/>
              <w:rPr>
                <w:b w:val="0"/>
                <w:bCs/>
              </w:rPr>
            </w:pPr>
            <w:r>
              <w:rPr>
                <w:b w:val="0"/>
                <w:bCs/>
              </w:rPr>
              <w:t>Initial release</w:t>
            </w:r>
          </w:p>
          <w:p w14:paraId="28B4B773" w14:textId="77777777" w:rsidR="00ED3BB7" w:rsidRDefault="00ED3BB7" w:rsidP="00775EDC">
            <w:pPr>
              <w:pStyle w:val="TAH"/>
              <w:jc w:val="left"/>
              <w:rPr>
                <w:b w:val="0"/>
                <w:bCs/>
              </w:rPr>
            </w:pPr>
          </w:p>
          <w:p w14:paraId="37EE85AD" w14:textId="77777777" w:rsidR="00ED3BB7" w:rsidRDefault="00ED3BB7" w:rsidP="00775EDC">
            <w:pPr>
              <w:pStyle w:val="TAH"/>
              <w:jc w:val="left"/>
              <w:rPr>
                <w:b w:val="0"/>
                <w:bCs/>
              </w:rPr>
            </w:pPr>
            <w:r w:rsidRPr="00FC4D91">
              <w:rPr>
                <w:b w:val="0"/>
                <w:bCs/>
              </w:rPr>
              <w:t xml:space="preserve">Incorporated </w:t>
            </w:r>
            <w:r>
              <w:rPr>
                <w:b w:val="0"/>
                <w:bCs/>
              </w:rPr>
              <w:t xml:space="preserve">the following </w:t>
            </w:r>
            <w:r w:rsidRPr="00FC4D91">
              <w:rPr>
                <w:b w:val="0"/>
                <w:bCs/>
              </w:rPr>
              <w:t>CR</w:t>
            </w:r>
            <w:r>
              <w:rPr>
                <w:b w:val="0"/>
                <w:bCs/>
              </w:rPr>
              <w:t>s</w:t>
            </w:r>
            <w:r w:rsidRPr="00FC4D91">
              <w:rPr>
                <w:b w:val="0"/>
                <w:bCs/>
              </w:rPr>
              <w:t>:</w:t>
            </w:r>
          </w:p>
          <w:p w14:paraId="548B21F3" w14:textId="77777777" w:rsidR="00ED3BB7" w:rsidRPr="00FC4D91" w:rsidRDefault="00ED3BB7" w:rsidP="00775EDC">
            <w:pPr>
              <w:pStyle w:val="TAH"/>
              <w:jc w:val="left"/>
              <w:rPr>
                <w:b w:val="0"/>
                <w:bCs/>
              </w:rPr>
            </w:pPr>
            <w:r>
              <w:rPr>
                <w:b w:val="0"/>
                <w:bCs/>
              </w:rPr>
              <w:t xml:space="preserve">   ATT-2024.03.01-WG6-CR-019-O2IM CR Merge Corrections-v03</w:t>
            </w:r>
          </w:p>
          <w:p w14:paraId="78A25AE3" w14:textId="77777777" w:rsidR="00ED3BB7" w:rsidRPr="00F34FA5" w:rsidRDefault="00ED3BB7" w:rsidP="00775EDC">
            <w:pPr>
              <w:pStyle w:val="TAH"/>
              <w:jc w:val="left"/>
              <w:rPr>
                <w:b w:val="0"/>
                <w:bCs/>
                <w:lang w:val="pl-PL"/>
              </w:rPr>
            </w:pPr>
            <w:r w:rsidRPr="00FC4D91">
              <w:rPr>
                <w:b w:val="0"/>
                <w:bCs/>
              </w:rPr>
              <w:t xml:space="preserve">   </w:t>
            </w:r>
            <w:r w:rsidRPr="00F34FA5">
              <w:rPr>
                <w:b w:val="0"/>
                <w:bCs/>
                <w:lang w:val="pl-PL"/>
              </w:rPr>
              <w:t>DELL.AO-2023.09.26-WG6-CR-0002-O2IM_Site_v07</w:t>
            </w:r>
          </w:p>
          <w:p w14:paraId="0785C116" w14:textId="77777777" w:rsidR="00ED3BB7" w:rsidRPr="00286492" w:rsidRDefault="00ED3BB7" w:rsidP="00775EDC">
            <w:pPr>
              <w:pStyle w:val="TAH"/>
              <w:jc w:val="left"/>
            </w:pPr>
            <w:r w:rsidRPr="00F34FA5">
              <w:rPr>
                <w:b w:val="0"/>
                <w:bCs/>
                <w:lang w:val="pl-PL"/>
              </w:rPr>
              <w:t xml:space="preserve">   </w:t>
            </w:r>
            <w:r w:rsidRPr="001650CC">
              <w:rPr>
                <w:b w:val="0"/>
                <w:bCs/>
              </w:rPr>
              <w:t>ATT-2024.01.26-WG6-CR-017-O2IM Namespace alignment-V02</w:t>
            </w:r>
          </w:p>
          <w:p w14:paraId="314D1DF8" w14:textId="77777777" w:rsidR="00ED3BB7" w:rsidRPr="006A03B5" w:rsidRDefault="00ED3BB7" w:rsidP="00775EDC">
            <w:pPr>
              <w:pStyle w:val="TAH"/>
              <w:jc w:val="left"/>
              <w:rPr>
                <w:b w:val="0"/>
                <w:bCs/>
              </w:rPr>
            </w:pPr>
            <w:r>
              <w:rPr>
                <w:b w:val="0"/>
                <w:bCs/>
              </w:rPr>
              <w:t xml:space="preserve">   ATT-2024.01.26-WG6-CR-018-O2IM Measurement Job Corrections-V04</w:t>
            </w:r>
          </w:p>
          <w:p w14:paraId="768376AD" w14:textId="77777777" w:rsidR="00ED3BB7" w:rsidRPr="00286492" w:rsidRDefault="00ED3BB7" w:rsidP="00775EDC">
            <w:pPr>
              <w:pStyle w:val="TAH"/>
              <w:jc w:val="left"/>
            </w:pPr>
            <w:r>
              <w:rPr>
                <w:b w:val="0"/>
                <w:bCs/>
              </w:rPr>
              <w:t xml:space="preserve">   ATT-2023.09.15-WG6-CR-016-O2IM Deferred Comment Corrections-V04</w:t>
            </w:r>
          </w:p>
          <w:p w14:paraId="2C6CC4E8" w14:textId="77777777" w:rsidR="00ED3BB7" w:rsidRPr="006A03B5" w:rsidRDefault="00ED3BB7" w:rsidP="00775EDC">
            <w:pPr>
              <w:pStyle w:val="TAH"/>
              <w:jc w:val="left"/>
              <w:rPr>
                <w:b w:val="0"/>
                <w:bCs/>
              </w:rPr>
            </w:pPr>
            <w:r>
              <w:rPr>
                <w:b w:val="0"/>
                <w:bCs/>
              </w:rPr>
              <w:t xml:space="preserve">   </w:t>
            </w:r>
            <w:r w:rsidRPr="00F43FB0">
              <w:rPr>
                <w:b w:val="0"/>
                <w:bCs/>
              </w:rPr>
              <w:t>DELL.AO-2023.02.21-WG6-CR-0001-O2IM Extensions to infrastructure service objects-v03</w:t>
            </w:r>
          </w:p>
          <w:p w14:paraId="63CACE13" w14:textId="77777777" w:rsidR="00ED3BB7" w:rsidRPr="006A03B5" w:rsidRDefault="00ED3BB7" w:rsidP="00775EDC">
            <w:pPr>
              <w:pStyle w:val="TAH"/>
              <w:jc w:val="left"/>
              <w:rPr>
                <w:b w:val="0"/>
                <w:bCs/>
              </w:rPr>
            </w:pPr>
            <w:r>
              <w:rPr>
                <w:b w:val="0"/>
                <w:bCs/>
              </w:rPr>
              <w:t xml:space="preserve">   </w:t>
            </w:r>
            <w:r w:rsidRPr="006A152C">
              <w:rPr>
                <w:b w:val="0"/>
                <w:bCs/>
              </w:rPr>
              <w:t>ATT-2023.08.25-WG6-CR-015-O2IM New PM Use Case Support-v03</w:t>
            </w:r>
          </w:p>
          <w:p w14:paraId="765087EA" w14:textId="77777777" w:rsidR="00ED3BB7" w:rsidRDefault="00ED3BB7" w:rsidP="00775EDC">
            <w:pPr>
              <w:pStyle w:val="TAH"/>
              <w:jc w:val="left"/>
              <w:rPr>
                <w:b w:val="0"/>
                <w:bCs/>
              </w:rPr>
            </w:pPr>
            <w:r w:rsidRPr="003659F2">
              <w:rPr>
                <w:b w:val="0"/>
                <w:bCs/>
              </w:rPr>
              <w:t xml:space="preserve">   ATT-2023.06.01-WG6-CR-014-O2IM New Alarm Use Case Support-v06</w:t>
            </w:r>
          </w:p>
          <w:p w14:paraId="0A7B141F" w14:textId="77777777" w:rsidR="00ED3BB7" w:rsidRDefault="00ED3BB7" w:rsidP="00775EDC">
            <w:pPr>
              <w:pStyle w:val="TAL"/>
            </w:pPr>
            <w:r>
              <w:rPr>
                <w:bCs/>
              </w:rPr>
              <w:t xml:space="preserve">   Editorial, missing clauses for new section 4.3.3.5.3, 4.3.3.5.4</w:t>
            </w:r>
          </w:p>
        </w:tc>
      </w:tr>
      <w:tr w:rsidR="00ED3BB7" w14:paraId="792B5ECB" w14:textId="77777777" w:rsidTr="00775EDC">
        <w:tc>
          <w:tcPr>
            <w:tcW w:w="1185" w:type="dxa"/>
            <w:tcBorders>
              <w:top w:val="single" w:sz="4" w:space="0" w:color="auto"/>
              <w:left w:val="single" w:sz="4" w:space="0" w:color="auto"/>
              <w:bottom w:val="single" w:sz="4" w:space="0" w:color="auto"/>
              <w:right w:val="single" w:sz="4" w:space="0" w:color="auto"/>
            </w:tcBorders>
          </w:tcPr>
          <w:p w14:paraId="08E9C4F4" w14:textId="77777777" w:rsidR="00ED3BB7" w:rsidRPr="003659F2" w:rsidRDefault="00ED3BB7" w:rsidP="00775EDC">
            <w:pPr>
              <w:pStyle w:val="TAH"/>
              <w:jc w:val="left"/>
              <w:rPr>
                <w:b w:val="0"/>
                <w:bCs/>
              </w:rPr>
            </w:pPr>
            <w:r>
              <w:rPr>
                <w:b w:val="0"/>
                <w:bCs/>
              </w:rPr>
              <w:t>2024.07.01</w:t>
            </w:r>
          </w:p>
        </w:tc>
        <w:tc>
          <w:tcPr>
            <w:tcW w:w="1075" w:type="dxa"/>
            <w:tcBorders>
              <w:top w:val="single" w:sz="4" w:space="0" w:color="auto"/>
              <w:left w:val="single" w:sz="4" w:space="0" w:color="auto"/>
              <w:bottom w:val="single" w:sz="4" w:space="0" w:color="auto"/>
              <w:right w:val="single" w:sz="4" w:space="0" w:color="auto"/>
            </w:tcBorders>
          </w:tcPr>
          <w:p w14:paraId="0B358CA6" w14:textId="77777777" w:rsidR="00ED3BB7" w:rsidRPr="003659F2" w:rsidRDefault="00ED3BB7" w:rsidP="00775EDC">
            <w:pPr>
              <w:pStyle w:val="TAH"/>
              <w:jc w:val="left"/>
              <w:rPr>
                <w:b w:val="0"/>
                <w:bCs/>
              </w:rPr>
            </w:pPr>
            <w:r>
              <w:rPr>
                <w:b w:val="0"/>
                <w:bCs/>
              </w:rPr>
              <w:t>01.00.04</w:t>
            </w:r>
          </w:p>
        </w:tc>
        <w:tc>
          <w:tcPr>
            <w:tcW w:w="7374" w:type="dxa"/>
            <w:tcBorders>
              <w:top w:val="single" w:sz="4" w:space="0" w:color="auto"/>
              <w:left w:val="single" w:sz="4" w:space="0" w:color="auto"/>
              <w:bottom w:val="single" w:sz="4" w:space="0" w:color="auto"/>
              <w:right w:val="single" w:sz="4" w:space="0" w:color="auto"/>
            </w:tcBorders>
          </w:tcPr>
          <w:p w14:paraId="20618523" w14:textId="77777777" w:rsidR="00ED3BB7" w:rsidRDefault="00ED3BB7" w:rsidP="00775EDC">
            <w:pPr>
              <w:pStyle w:val="TAH"/>
              <w:jc w:val="left"/>
              <w:rPr>
                <w:b w:val="0"/>
                <w:bCs/>
              </w:rPr>
            </w:pPr>
            <w:r w:rsidRPr="00FC4D91">
              <w:rPr>
                <w:b w:val="0"/>
                <w:bCs/>
              </w:rPr>
              <w:t xml:space="preserve">Incorporated </w:t>
            </w:r>
            <w:r>
              <w:rPr>
                <w:b w:val="0"/>
                <w:bCs/>
              </w:rPr>
              <w:t xml:space="preserve">the following </w:t>
            </w:r>
            <w:r w:rsidRPr="00FC4D91">
              <w:rPr>
                <w:b w:val="0"/>
                <w:bCs/>
              </w:rPr>
              <w:t>CR</w:t>
            </w:r>
            <w:r>
              <w:rPr>
                <w:b w:val="0"/>
                <w:bCs/>
              </w:rPr>
              <w:t>s</w:t>
            </w:r>
            <w:r w:rsidRPr="00FC4D91">
              <w:rPr>
                <w:b w:val="0"/>
                <w:bCs/>
              </w:rPr>
              <w:t>:</w:t>
            </w:r>
          </w:p>
          <w:p w14:paraId="583D5878" w14:textId="77777777" w:rsidR="00ED3BB7" w:rsidRDefault="00ED3BB7" w:rsidP="00775EDC">
            <w:pPr>
              <w:pStyle w:val="TAH"/>
              <w:jc w:val="left"/>
              <w:rPr>
                <w:b w:val="0"/>
                <w:bCs/>
              </w:rPr>
            </w:pPr>
            <w:r>
              <w:rPr>
                <w:b w:val="0"/>
                <w:bCs/>
              </w:rPr>
              <w:t xml:space="preserve">   </w:t>
            </w:r>
            <w:r w:rsidRPr="00F16CC0">
              <w:rPr>
                <w:b w:val="0"/>
                <w:bCs/>
              </w:rPr>
              <w:t>ERI.AO-2024.04.09-WG6-CR-0029-Namespace-Updates-v03</w:t>
            </w:r>
          </w:p>
          <w:p w14:paraId="4477DBBE" w14:textId="77777777" w:rsidR="00ED3BB7" w:rsidRDefault="00ED3BB7" w:rsidP="00775EDC">
            <w:pPr>
              <w:pStyle w:val="TAH"/>
              <w:jc w:val="left"/>
              <w:rPr>
                <w:b w:val="0"/>
                <w:bCs/>
              </w:rPr>
            </w:pPr>
            <w:r>
              <w:rPr>
                <w:b w:val="0"/>
                <w:bCs/>
              </w:rPr>
              <w:t xml:space="preserve">   </w:t>
            </w:r>
            <w:r w:rsidRPr="000F4499">
              <w:rPr>
                <w:b w:val="0"/>
                <w:bCs/>
              </w:rPr>
              <w:t>ATT-2024.04.15-WG6-CR-0020-New Namespace Skeletons-v0</w:t>
            </w:r>
            <w:r>
              <w:rPr>
                <w:b w:val="0"/>
                <w:bCs/>
              </w:rPr>
              <w:t>3</w:t>
            </w:r>
          </w:p>
          <w:p w14:paraId="4535F44B" w14:textId="77777777" w:rsidR="00ED3BB7" w:rsidRDefault="00ED3BB7" w:rsidP="00775EDC">
            <w:pPr>
              <w:pStyle w:val="TAH"/>
              <w:jc w:val="left"/>
              <w:rPr>
                <w:b w:val="0"/>
                <w:bCs/>
              </w:rPr>
            </w:pPr>
            <w:r>
              <w:rPr>
                <w:b w:val="0"/>
                <w:bCs/>
              </w:rPr>
              <w:t xml:space="preserve">   </w:t>
            </w:r>
            <w:r w:rsidRPr="009C53E2">
              <w:rPr>
                <w:b w:val="0"/>
                <w:bCs/>
              </w:rPr>
              <w:t>ATT-2024.04.23-CR-021-Remove Performance Measurement Subscription-v01</w:t>
            </w:r>
          </w:p>
          <w:p w14:paraId="41E9CD25" w14:textId="77777777" w:rsidR="00ED3BB7" w:rsidRDefault="00ED3BB7" w:rsidP="00775EDC">
            <w:pPr>
              <w:pStyle w:val="TAH"/>
              <w:jc w:val="left"/>
              <w:rPr>
                <w:b w:val="0"/>
                <w:bCs/>
              </w:rPr>
            </w:pPr>
            <w:r>
              <w:rPr>
                <w:b w:val="0"/>
                <w:bCs/>
              </w:rPr>
              <w:t xml:space="preserve">   </w:t>
            </w:r>
            <w:r w:rsidRPr="006657B3">
              <w:rPr>
                <w:b w:val="0"/>
                <w:bCs/>
              </w:rPr>
              <w:t>ERI.AO-2023.07.25-WG6-CR-0024-OCloud_Networking_Information_Model-v21</w:t>
            </w:r>
          </w:p>
          <w:p w14:paraId="416FCD7F" w14:textId="77777777" w:rsidR="00ED3BB7" w:rsidRDefault="00ED3BB7" w:rsidP="00775EDC">
            <w:pPr>
              <w:pStyle w:val="TAH"/>
              <w:jc w:val="left"/>
              <w:rPr>
                <w:b w:val="0"/>
                <w:bCs/>
              </w:rPr>
            </w:pPr>
          </w:p>
        </w:tc>
      </w:tr>
      <w:tr w:rsidR="00ED3BB7" w14:paraId="5D5DE9CA" w14:textId="77777777" w:rsidTr="00775EDC">
        <w:tc>
          <w:tcPr>
            <w:tcW w:w="1185" w:type="dxa"/>
            <w:tcBorders>
              <w:top w:val="single" w:sz="4" w:space="0" w:color="auto"/>
              <w:left w:val="single" w:sz="4" w:space="0" w:color="auto"/>
              <w:bottom w:val="single" w:sz="4" w:space="0" w:color="auto"/>
              <w:right w:val="single" w:sz="4" w:space="0" w:color="auto"/>
            </w:tcBorders>
          </w:tcPr>
          <w:p w14:paraId="0FE093E6" w14:textId="77777777" w:rsidR="00ED3BB7" w:rsidRDefault="00ED3BB7" w:rsidP="00775EDC">
            <w:pPr>
              <w:pStyle w:val="TAH"/>
              <w:jc w:val="left"/>
              <w:rPr>
                <w:b w:val="0"/>
                <w:bCs/>
              </w:rPr>
            </w:pPr>
            <w:r>
              <w:rPr>
                <w:b w:val="0"/>
                <w:bCs/>
              </w:rPr>
              <w:t>2024.07.05</w:t>
            </w:r>
          </w:p>
        </w:tc>
        <w:tc>
          <w:tcPr>
            <w:tcW w:w="1075" w:type="dxa"/>
            <w:tcBorders>
              <w:top w:val="single" w:sz="4" w:space="0" w:color="auto"/>
              <w:left w:val="single" w:sz="4" w:space="0" w:color="auto"/>
              <w:bottom w:val="single" w:sz="4" w:space="0" w:color="auto"/>
              <w:right w:val="single" w:sz="4" w:space="0" w:color="auto"/>
            </w:tcBorders>
          </w:tcPr>
          <w:p w14:paraId="3596A5AA" w14:textId="77777777" w:rsidR="00ED3BB7" w:rsidRDefault="00ED3BB7" w:rsidP="00775EDC">
            <w:pPr>
              <w:pStyle w:val="TAH"/>
              <w:jc w:val="left"/>
              <w:rPr>
                <w:b w:val="0"/>
                <w:bCs/>
              </w:rPr>
            </w:pPr>
            <w:r>
              <w:rPr>
                <w:b w:val="0"/>
                <w:bCs/>
              </w:rPr>
              <w:t>01.00.05</w:t>
            </w:r>
          </w:p>
        </w:tc>
        <w:tc>
          <w:tcPr>
            <w:tcW w:w="7374" w:type="dxa"/>
            <w:tcBorders>
              <w:top w:val="single" w:sz="4" w:space="0" w:color="auto"/>
              <w:left w:val="single" w:sz="4" w:space="0" w:color="auto"/>
              <w:bottom w:val="single" w:sz="4" w:space="0" w:color="auto"/>
              <w:right w:val="single" w:sz="4" w:space="0" w:color="auto"/>
            </w:tcBorders>
          </w:tcPr>
          <w:p w14:paraId="6F5E2CB1" w14:textId="77777777" w:rsidR="00ED3BB7" w:rsidRDefault="00ED3BB7" w:rsidP="00775EDC">
            <w:pPr>
              <w:pStyle w:val="TAH"/>
              <w:jc w:val="left"/>
              <w:rPr>
                <w:b w:val="0"/>
                <w:bCs/>
              </w:rPr>
            </w:pPr>
            <w:r w:rsidRPr="00FC4D91">
              <w:rPr>
                <w:b w:val="0"/>
                <w:bCs/>
              </w:rPr>
              <w:t xml:space="preserve">Incorporated </w:t>
            </w:r>
            <w:r>
              <w:rPr>
                <w:b w:val="0"/>
                <w:bCs/>
              </w:rPr>
              <w:t xml:space="preserve">the following </w:t>
            </w:r>
            <w:r w:rsidRPr="00FC4D91">
              <w:rPr>
                <w:b w:val="0"/>
                <w:bCs/>
              </w:rPr>
              <w:t>CR</w:t>
            </w:r>
            <w:r>
              <w:rPr>
                <w:b w:val="0"/>
                <w:bCs/>
              </w:rPr>
              <w:t>s</w:t>
            </w:r>
            <w:r w:rsidRPr="00FC4D91">
              <w:rPr>
                <w:b w:val="0"/>
                <w:bCs/>
              </w:rPr>
              <w:t>:</w:t>
            </w:r>
          </w:p>
          <w:p w14:paraId="0AE57C83" w14:textId="77777777" w:rsidR="00ED3BB7" w:rsidRDefault="00ED3BB7" w:rsidP="00775EDC">
            <w:pPr>
              <w:pStyle w:val="TAH"/>
              <w:jc w:val="left"/>
              <w:rPr>
                <w:b w:val="0"/>
                <w:bCs/>
              </w:rPr>
            </w:pPr>
            <w:r>
              <w:rPr>
                <w:b w:val="0"/>
                <w:bCs/>
              </w:rPr>
              <w:t xml:space="preserve">   </w:t>
            </w:r>
            <w:r w:rsidRPr="00761899">
              <w:rPr>
                <w:b w:val="0"/>
                <w:bCs/>
              </w:rPr>
              <w:t>ATT-2024.05.28-WG6-CR-0022-Performance Subscription Correction-v02</w:t>
            </w:r>
          </w:p>
          <w:p w14:paraId="20E66AF5" w14:textId="77777777" w:rsidR="00ED3BB7" w:rsidRDefault="00ED3BB7" w:rsidP="00775EDC">
            <w:pPr>
              <w:pStyle w:val="TAH"/>
              <w:jc w:val="left"/>
              <w:rPr>
                <w:b w:val="0"/>
                <w:bCs/>
              </w:rPr>
            </w:pPr>
            <w:r>
              <w:rPr>
                <w:b w:val="0"/>
                <w:bCs/>
              </w:rPr>
              <w:t xml:space="preserve">   </w:t>
            </w:r>
            <w:r w:rsidRPr="00856AE4">
              <w:rPr>
                <w:b w:val="0"/>
                <w:bCs/>
              </w:rPr>
              <w:t>ATT-2024.05.28-WG6-CR-0023-log Query Enhancements-v0</w:t>
            </w:r>
            <w:r>
              <w:rPr>
                <w:b w:val="0"/>
                <w:bCs/>
              </w:rPr>
              <w:t>5</w:t>
            </w:r>
          </w:p>
          <w:p w14:paraId="42A209C7" w14:textId="77777777" w:rsidR="00ED3BB7" w:rsidRPr="00FC4D91" w:rsidRDefault="00ED3BB7" w:rsidP="00775EDC">
            <w:pPr>
              <w:pStyle w:val="TAH"/>
              <w:jc w:val="left"/>
              <w:rPr>
                <w:b w:val="0"/>
                <w:bCs/>
              </w:rPr>
            </w:pPr>
          </w:p>
        </w:tc>
      </w:tr>
      <w:tr w:rsidR="00ED3BB7" w14:paraId="01BB472B" w14:textId="77777777" w:rsidTr="00775EDC">
        <w:tc>
          <w:tcPr>
            <w:tcW w:w="1185" w:type="dxa"/>
            <w:tcBorders>
              <w:top w:val="single" w:sz="4" w:space="0" w:color="auto"/>
              <w:left w:val="single" w:sz="4" w:space="0" w:color="auto"/>
              <w:bottom w:val="single" w:sz="4" w:space="0" w:color="auto"/>
              <w:right w:val="single" w:sz="4" w:space="0" w:color="auto"/>
            </w:tcBorders>
          </w:tcPr>
          <w:p w14:paraId="76DEC3B2" w14:textId="77777777" w:rsidR="00ED3BB7" w:rsidRDefault="00ED3BB7" w:rsidP="00775EDC">
            <w:pPr>
              <w:pStyle w:val="TAH"/>
              <w:jc w:val="left"/>
              <w:rPr>
                <w:b w:val="0"/>
                <w:bCs/>
              </w:rPr>
            </w:pPr>
            <w:r w:rsidRPr="005135E8">
              <w:rPr>
                <w:b w:val="0"/>
                <w:bCs/>
              </w:rPr>
              <w:t>2024.07.19</w:t>
            </w:r>
            <w:r w:rsidRPr="005135E8">
              <w:rPr>
                <w:b w:val="0"/>
                <w:bCs/>
              </w:rPr>
              <w:tab/>
            </w:r>
            <w:r w:rsidRPr="005135E8">
              <w:rPr>
                <w:b w:val="0"/>
                <w:bCs/>
              </w:rPr>
              <w:tab/>
            </w:r>
          </w:p>
        </w:tc>
        <w:tc>
          <w:tcPr>
            <w:tcW w:w="1075" w:type="dxa"/>
            <w:tcBorders>
              <w:top w:val="single" w:sz="4" w:space="0" w:color="auto"/>
              <w:left w:val="single" w:sz="4" w:space="0" w:color="auto"/>
              <w:bottom w:val="single" w:sz="4" w:space="0" w:color="auto"/>
              <w:right w:val="single" w:sz="4" w:space="0" w:color="auto"/>
            </w:tcBorders>
          </w:tcPr>
          <w:p w14:paraId="5B067148" w14:textId="77777777" w:rsidR="00ED3BB7" w:rsidRDefault="00ED3BB7" w:rsidP="00775EDC">
            <w:pPr>
              <w:pStyle w:val="TAH"/>
              <w:jc w:val="left"/>
              <w:rPr>
                <w:b w:val="0"/>
                <w:bCs/>
              </w:rPr>
            </w:pPr>
            <w:r w:rsidRPr="005135E8">
              <w:rPr>
                <w:b w:val="0"/>
                <w:bCs/>
              </w:rPr>
              <w:t>01.00.06</w:t>
            </w:r>
          </w:p>
        </w:tc>
        <w:tc>
          <w:tcPr>
            <w:tcW w:w="7374" w:type="dxa"/>
            <w:tcBorders>
              <w:top w:val="single" w:sz="4" w:space="0" w:color="auto"/>
              <w:left w:val="single" w:sz="4" w:space="0" w:color="auto"/>
              <w:bottom w:val="single" w:sz="4" w:space="0" w:color="auto"/>
              <w:right w:val="single" w:sz="4" w:space="0" w:color="auto"/>
            </w:tcBorders>
          </w:tcPr>
          <w:p w14:paraId="2134CD78" w14:textId="77777777" w:rsidR="00ED3BB7" w:rsidRPr="00FC4D91" w:rsidRDefault="00ED3BB7" w:rsidP="00775EDC">
            <w:pPr>
              <w:pStyle w:val="TAH"/>
              <w:jc w:val="left"/>
              <w:rPr>
                <w:b w:val="0"/>
                <w:bCs/>
              </w:rPr>
            </w:pPr>
            <w:r w:rsidRPr="005135E8">
              <w:rPr>
                <w:b w:val="0"/>
                <w:bCs/>
              </w:rPr>
              <w:t>Incorporated Release review Comments</w:t>
            </w:r>
          </w:p>
        </w:tc>
      </w:tr>
      <w:tr w:rsidR="00ED3BB7" w14:paraId="54AE81CF" w14:textId="77777777" w:rsidTr="00775EDC">
        <w:tc>
          <w:tcPr>
            <w:tcW w:w="1185" w:type="dxa"/>
            <w:tcBorders>
              <w:top w:val="single" w:sz="4" w:space="0" w:color="auto"/>
              <w:left w:val="single" w:sz="4" w:space="0" w:color="auto"/>
              <w:bottom w:val="single" w:sz="4" w:space="0" w:color="auto"/>
              <w:right w:val="single" w:sz="4" w:space="0" w:color="auto"/>
            </w:tcBorders>
          </w:tcPr>
          <w:p w14:paraId="08A5F68B" w14:textId="77777777" w:rsidR="00ED3BB7" w:rsidRPr="005135E8" w:rsidRDefault="00ED3BB7" w:rsidP="00775EDC">
            <w:pPr>
              <w:pStyle w:val="TAH"/>
              <w:jc w:val="left"/>
              <w:rPr>
                <w:b w:val="0"/>
                <w:bCs/>
              </w:rPr>
            </w:pPr>
            <w:r>
              <w:rPr>
                <w:b w:val="0"/>
                <w:bCs/>
              </w:rPr>
              <w:t>2024.07.30.</w:t>
            </w:r>
          </w:p>
        </w:tc>
        <w:tc>
          <w:tcPr>
            <w:tcW w:w="1075" w:type="dxa"/>
            <w:tcBorders>
              <w:top w:val="single" w:sz="4" w:space="0" w:color="auto"/>
              <w:left w:val="single" w:sz="4" w:space="0" w:color="auto"/>
              <w:bottom w:val="single" w:sz="4" w:space="0" w:color="auto"/>
              <w:right w:val="single" w:sz="4" w:space="0" w:color="auto"/>
            </w:tcBorders>
          </w:tcPr>
          <w:p w14:paraId="61EFF5A2" w14:textId="77777777" w:rsidR="00ED3BB7" w:rsidRPr="005135E8" w:rsidRDefault="00ED3BB7" w:rsidP="00775EDC">
            <w:pPr>
              <w:pStyle w:val="TAH"/>
              <w:jc w:val="left"/>
              <w:rPr>
                <w:b w:val="0"/>
                <w:bCs/>
              </w:rPr>
            </w:pPr>
            <w:r>
              <w:rPr>
                <w:b w:val="0"/>
                <w:bCs/>
              </w:rPr>
              <w:t>02.00.00</w:t>
            </w:r>
          </w:p>
        </w:tc>
        <w:tc>
          <w:tcPr>
            <w:tcW w:w="7374" w:type="dxa"/>
            <w:tcBorders>
              <w:top w:val="single" w:sz="4" w:space="0" w:color="auto"/>
              <w:left w:val="single" w:sz="4" w:space="0" w:color="auto"/>
              <w:bottom w:val="single" w:sz="4" w:space="0" w:color="auto"/>
              <w:right w:val="single" w:sz="4" w:space="0" w:color="auto"/>
            </w:tcBorders>
          </w:tcPr>
          <w:p w14:paraId="4DAF2F18" w14:textId="77777777" w:rsidR="00ED3BB7" w:rsidRPr="005135E8" w:rsidRDefault="00ED3BB7" w:rsidP="00775EDC">
            <w:pPr>
              <w:pStyle w:val="TAH"/>
              <w:jc w:val="left"/>
              <w:rPr>
                <w:b w:val="0"/>
                <w:bCs/>
              </w:rPr>
            </w:pPr>
            <w:r>
              <w:rPr>
                <w:b w:val="0"/>
                <w:bCs/>
              </w:rPr>
              <w:t>Release 2.0</w:t>
            </w:r>
          </w:p>
        </w:tc>
      </w:tr>
      <w:tr w:rsidR="00ED3BB7" w14:paraId="5E8EEA87" w14:textId="77777777" w:rsidTr="00775EDC">
        <w:tc>
          <w:tcPr>
            <w:tcW w:w="1185" w:type="dxa"/>
            <w:tcBorders>
              <w:top w:val="single" w:sz="4" w:space="0" w:color="auto"/>
              <w:left w:val="single" w:sz="4" w:space="0" w:color="auto"/>
              <w:bottom w:val="single" w:sz="4" w:space="0" w:color="auto"/>
              <w:right w:val="single" w:sz="4" w:space="0" w:color="auto"/>
            </w:tcBorders>
          </w:tcPr>
          <w:p w14:paraId="45B6D716" w14:textId="77777777" w:rsidR="00ED3BB7" w:rsidRPr="005135E8" w:rsidRDefault="00ED3BB7" w:rsidP="00775EDC">
            <w:pPr>
              <w:pStyle w:val="TAH"/>
              <w:jc w:val="left"/>
              <w:rPr>
                <w:b w:val="0"/>
                <w:bCs/>
              </w:rPr>
            </w:pPr>
            <w:r>
              <w:rPr>
                <w:b w:val="0"/>
                <w:bCs/>
              </w:rPr>
              <w:t>2024.11.12</w:t>
            </w:r>
          </w:p>
        </w:tc>
        <w:tc>
          <w:tcPr>
            <w:tcW w:w="1075" w:type="dxa"/>
            <w:tcBorders>
              <w:top w:val="single" w:sz="4" w:space="0" w:color="auto"/>
              <w:left w:val="single" w:sz="4" w:space="0" w:color="auto"/>
              <w:bottom w:val="single" w:sz="4" w:space="0" w:color="auto"/>
              <w:right w:val="single" w:sz="4" w:space="0" w:color="auto"/>
            </w:tcBorders>
          </w:tcPr>
          <w:p w14:paraId="12664E9F" w14:textId="77777777" w:rsidR="00ED3BB7" w:rsidRDefault="00ED3BB7" w:rsidP="00775EDC">
            <w:pPr>
              <w:pStyle w:val="TAH"/>
              <w:jc w:val="left"/>
              <w:rPr>
                <w:b w:val="0"/>
                <w:bCs/>
              </w:rPr>
            </w:pPr>
            <w:r>
              <w:rPr>
                <w:b w:val="0"/>
                <w:bCs/>
              </w:rPr>
              <w:t>02.00.01</w:t>
            </w:r>
          </w:p>
          <w:p w14:paraId="79E2E540" w14:textId="77777777" w:rsidR="00ED3BB7" w:rsidRPr="005135E8" w:rsidRDefault="00ED3BB7" w:rsidP="00775EDC">
            <w:pPr>
              <w:pStyle w:val="TAH"/>
              <w:jc w:val="left"/>
              <w:rPr>
                <w:b w:val="0"/>
                <w:bCs/>
              </w:rPr>
            </w:pPr>
          </w:p>
        </w:tc>
        <w:tc>
          <w:tcPr>
            <w:tcW w:w="7374" w:type="dxa"/>
            <w:tcBorders>
              <w:top w:val="single" w:sz="4" w:space="0" w:color="auto"/>
              <w:left w:val="single" w:sz="4" w:space="0" w:color="auto"/>
              <w:bottom w:val="single" w:sz="4" w:space="0" w:color="auto"/>
              <w:right w:val="single" w:sz="4" w:space="0" w:color="auto"/>
            </w:tcBorders>
          </w:tcPr>
          <w:p w14:paraId="1081D0FF" w14:textId="77777777" w:rsidR="00ED3BB7" w:rsidRDefault="00ED3BB7" w:rsidP="00775EDC">
            <w:pPr>
              <w:pStyle w:val="TAH"/>
              <w:jc w:val="left"/>
              <w:rPr>
                <w:b w:val="0"/>
                <w:bCs/>
              </w:rPr>
            </w:pPr>
            <w:r>
              <w:rPr>
                <w:b w:val="0"/>
                <w:bCs/>
              </w:rPr>
              <w:t>Incorporated the following CRs:</w:t>
            </w:r>
          </w:p>
          <w:p w14:paraId="5F3B8D25" w14:textId="77777777" w:rsidR="00ED3BB7" w:rsidRDefault="00ED3BB7" w:rsidP="00775EDC">
            <w:pPr>
              <w:pStyle w:val="TAH"/>
              <w:ind w:left="234"/>
              <w:jc w:val="left"/>
              <w:rPr>
                <w:b w:val="0"/>
                <w:bCs/>
              </w:rPr>
            </w:pPr>
            <w:r w:rsidRPr="00B136F2">
              <w:rPr>
                <w:b w:val="0"/>
                <w:bCs/>
              </w:rPr>
              <w:t>DELL.AO-2024.08.27-WG6-CR-0010-O2IM_DictionaryId_v01</w:t>
            </w:r>
          </w:p>
          <w:p w14:paraId="0AA29B5D" w14:textId="77777777" w:rsidR="00ED3BB7" w:rsidRDefault="00ED3BB7" w:rsidP="00775EDC">
            <w:pPr>
              <w:pStyle w:val="TAH"/>
              <w:ind w:left="234"/>
              <w:jc w:val="left"/>
              <w:rPr>
                <w:b w:val="0"/>
                <w:bCs/>
              </w:rPr>
            </w:pPr>
            <w:r w:rsidRPr="00801427">
              <w:rPr>
                <w:b w:val="0"/>
                <w:bCs/>
              </w:rPr>
              <w:t>NOK.AO-2024.09.10-WG6-CR0131-GenSpclResource_Guidelines_v01.01</w:t>
            </w:r>
          </w:p>
          <w:p w14:paraId="1B2EE6E0" w14:textId="77777777" w:rsidR="00ED3BB7" w:rsidRDefault="00ED3BB7" w:rsidP="00775EDC">
            <w:pPr>
              <w:pStyle w:val="TAH"/>
              <w:ind w:left="234"/>
              <w:jc w:val="left"/>
              <w:rPr>
                <w:b w:val="0"/>
                <w:bCs/>
              </w:rPr>
            </w:pPr>
            <w:r w:rsidRPr="00B73407">
              <w:rPr>
                <w:b w:val="0"/>
                <w:bCs/>
              </w:rPr>
              <w:t>ATT-2024.07.30-WG6-CR-0024-Provisioning Relationship Modeling-v06</w:t>
            </w:r>
          </w:p>
          <w:p w14:paraId="715BD9AB" w14:textId="77777777" w:rsidR="00ED3BB7" w:rsidRDefault="00ED3BB7" w:rsidP="00775EDC">
            <w:pPr>
              <w:pStyle w:val="TAH"/>
              <w:ind w:left="234"/>
              <w:jc w:val="left"/>
              <w:rPr>
                <w:b w:val="0"/>
                <w:bCs/>
              </w:rPr>
            </w:pPr>
            <w:r w:rsidRPr="00B73407">
              <w:rPr>
                <w:b w:val="0"/>
                <w:bCs/>
              </w:rPr>
              <w:t>ATT.AO-2024.07.31-WG6-CR-0025-Networking Infrastructure Attribution-v09</w:t>
            </w:r>
          </w:p>
          <w:p w14:paraId="6BBA5B19" w14:textId="77777777" w:rsidR="00ED3BB7" w:rsidRDefault="00ED3BB7" w:rsidP="00775EDC">
            <w:pPr>
              <w:pStyle w:val="TAH"/>
              <w:ind w:left="234"/>
              <w:jc w:val="left"/>
              <w:rPr>
                <w:b w:val="0"/>
                <w:bCs/>
              </w:rPr>
            </w:pPr>
            <w:r w:rsidRPr="00105390">
              <w:rPr>
                <w:b w:val="0"/>
                <w:bCs/>
              </w:rPr>
              <w:t>ATT.AO-2024.09.11-WG6-CR-0026-Infrastructure Specialized Classes-v09</w:t>
            </w:r>
          </w:p>
          <w:p w14:paraId="6745B029" w14:textId="77777777" w:rsidR="00ED3BB7" w:rsidRDefault="00ED3BB7" w:rsidP="00775EDC">
            <w:pPr>
              <w:pStyle w:val="TAH"/>
              <w:ind w:left="234"/>
              <w:jc w:val="left"/>
              <w:rPr>
                <w:b w:val="0"/>
                <w:bCs/>
              </w:rPr>
            </w:pPr>
            <w:r w:rsidRPr="00105390">
              <w:rPr>
                <w:b w:val="0"/>
                <w:bCs/>
              </w:rPr>
              <w:t>ATT-2024.09.11-WG6-CR-0027-PM Job Writeable Extensions-v02</w:t>
            </w:r>
          </w:p>
          <w:p w14:paraId="77840C41" w14:textId="77777777" w:rsidR="00ED3BB7" w:rsidRDefault="00ED3BB7" w:rsidP="00775EDC">
            <w:pPr>
              <w:pStyle w:val="TAH"/>
              <w:ind w:left="234"/>
              <w:jc w:val="left"/>
              <w:rPr>
                <w:b w:val="0"/>
                <w:bCs/>
              </w:rPr>
            </w:pPr>
            <w:r w:rsidRPr="00F715BF">
              <w:rPr>
                <w:b w:val="0"/>
                <w:bCs/>
              </w:rPr>
              <w:t>ATT-2024.09.11-WG6-CR-0028-InfrastructureInventoryObject Name Correction-v03</w:t>
            </w:r>
          </w:p>
          <w:p w14:paraId="1FD70104" w14:textId="77777777" w:rsidR="00ED3BB7" w:rsidRDefault="00ED3BB7" w:rsidP="00775EDC">
            <w:pPr>
              <w:pStyle w:val="TAH"/>
              <w:ind w:left="234"/>
              <w:jc w:val="left"/>
              <w:rPr>
                <w:b w:val="0"/>
                <w:bCs/>
              </w:rPr>
            </w:pPr>
            <w:r w:rsidRPr="001B79FF">
              <w:rPr>
                <w:b w:val="0"/>
                <w:bCs/>
              </w:rPr>
              <w:t>ATT-2024.10.02-WG6-CR-0030-Cluster Classes and Attribution-v05</w:t>
            </w:r>
          </w:p>
          <w:p w14:paraId="164EC368" w14:textId="77777777" w:rsidR="00ED3BB7" w:rsidRDefault="00ED3BB7" w:rsidP="00775EDC">
            <w:pPr>
              <w:pStyle w:val="TAH"/>
              <w:ind w:left="234"/>
              <w:jc w:val="left"/>
              <w:rPr>
                <w:b w:val="0"/>
                <w:bCs/>
              </w:rPr>
            </w:pPr>
            <w:r w:rsidRPr="001B79FF">
              <w:rPr>
                <w:b w:val="0"/>
                <w:bCs/>
              </w:rPr>
              <w:t>ATT-2024.10.02-WG6-CR-0031-Artifact Classes and Attribution-v04</w:t>
            </w:r>
          </w:p>
          <w:p w14:paraId="66AB3529" w14:textId="77777777" w:rsidR="00ED3BB7" w:rsidRDefault="00ED3BB7" w:rsidP="00775EDC">
            <w:pPr>
              <w:pStyle w:val="TAH"/>
              <w:ind w:left="234"/>
              <w:jc w:val="left"/>
              <w:rPr>
                <w:b w:val="0"/>
                <w:bCs/>
              </w:rPr>
            </w:pPr>
            <w:r w:rsidRPr="00D06E6D">
              <w:rPr>
                <w:b w:val="0"/>
                <w:bCs/>
              </w:rPr>
              <w:t>ATT-2024.10.02-WG6-CR-0032-Provisioning Classes and Attribution-v08</w:t>
            </w:r>
          </w:p>
          <w:p w14:paraId="51235191" w14:textId="77777777" w:rsidR="00ED3BB7" w:rsidRDefault="00ED3BB7" w:rsidP="00775EDC">
            <w:pPr>
              <w:pStyle w:val="TAH"/>
              <w:ind w:left="234"/>
              <w:jc w:val="left"/>
              <w:rPr>
                <w:b w:val="0"/>
                <w:bCs/>
              </w:rPr>
            </w:pPr>
            <w:r w:rsidRPr="00D06E6D">
              <w:rPr>
                <w:b w:val="0"/>
                <w:bCs/>
              </w:rPr>
              <w:t>ATT.AO-2024.10.15-WG6-CR-0033-3GPP Alignment to Release 18-v02</w:t>
            </w:r>
          </w:p>
          <w:p w14:paraId="52FD0230" w14:textId="77777777" w:rsidR="00ED3BB7" w:rsidRDefault="00ED3BB7" w:rsidP="00775EDC">
            <w:pPr>
              <w:pStyle w:val="TAH"/>
              <w:jc w:val="left"/>
              <w:rPr>
                <w:b w:val="0"/>
                <w:bCs/>
              </w:rPr>
            </w:pPr>
            <w:r>
              <w:rPr>
                <w:b w:val="0"/>
                <w:bCs/>
              </w:rPr>
              <w:t>The following Editorial changes were made to make the document cohesive</w:t>
            </w:r>
          </w:p>
          <w:p w14:paraId="4F49D576" w14:textId="77777777" w:rsidR="00ED3BB7" w:rsidRPr="005135E8" w:rsidRDefault="00ED3BB7" w:rsidP="00775EDC">
            <w:pPr>
              <w:pStyle w:val="TAH"/>
              <w:ind w:left="234"/>
              <w:jc w:val="left"/>
              <w:rPr>
                <w:b w:val="0"/>
                <w:bCs/>
              </w:rPr>
            </w:pPr>
            <w:r>
              <w:rPr>
                <w:b w:val="0"/>
                <w:bCs/>
              </w:rPr>
              <w:t xml:space="preserve">Boiler plate text required for the Infrastructure Namespace which was not included in ATT-CR-0025 or ATT-CR-0026. This included </w:t>
            </w:r>
            <w:proofErr w:type="gramStart"/>
            <w:r>
              <w:rPr>
                <w:b w:val="0"/>
                <w:bCs/>
              </w:rPr>
              <w:t>the clause</w:t>
            </w:r>
            <w:proofErr w:type="gramEnd"/>
            <w:r>
              <w:rPr>
                <w:b w:val="0"/>
                <w:bCs/>
              </w:rPr>
              <w:t xml:space="preserve"> 4.2.5 itself and clauses 4.2.5.1, 4.2.5.2, and 4.2.5.3</w:t>
            </w:r>
          </w:p>
        </w:tc>
      </w:tr>
      <w:tr w:rsidR="00ED3BB7" w14:paraId="25122F87" w14:textId="77777777" w:rsidTr="00775EDC">
        <w:tc>
          <w:tcPr>
            <w:tcW w:w="1185" w:type="dxa"/>
            <w:tcBorders>
              <w:top w:val="single" w:sz="4" w:space="0" w:color="auto"/>
              <w:left w:val="single" w:sz="4" w:space="0" w:color="auto"/>
              <w:bottom w:val="single" w:sz="4" w:space="0" w:color="auto"/>
              <w:right w:val="single" w:sz="4" w:space="0" w:color="auto"/>
            </w:tcBorders>
          </w:tcPr>
          <w:p w14:paraId="2BC83501" w14:textId="77777777" w:rsidR="00ED3BB7" w:rsidRDefault="00ED3BB7" w:rsidP="00775EDC">
            <w:pPr>
              <w:pStyle w:val="TAH"/>
              <w:jc w:val="left"/>
              <w:rPr>
                <w:b w:val="0"/>
                <w:bCs/>
              </w:rPr>
            </w:pPr>
            <w:r>
              <w:rPr>
                <w:b w:val="0"/>
                <w:bCs/>
              </w:rPr>
              <w:t>2024.11.26</w:t>
            </w:r>
          </w:p>
        </w:tc>
        <w:tc>
          <w:tcPr>
            <w:tcW w:w="1075" w:type="dxa"/>
            <w:tcBorders>
              <w:top w:val="single" w:sz="4" w:space="0" w:color="auto"/>
              <w:left w:val="single" w:sz="4" w:space="0" w:color="auto"/>
              <w:bottom w:val="single" w:sz="4" w:space="0" w:color="auto"/>
              <w:right w:val="single" w:sz="4" w:space="0" w:color="auto"/>
            </w:tcBorders>
          </w:tcPr>
          <w:p w14:paraId="3AA639C9" w14:textId="77777777" w:rsidR="00ED3BB7" w:rsidRDefault="00ED3BB7" w:rsidP="00775EDC">
            <w:pPr>
              <w:pStyle w:val="TAH"/>
              <w:jc w:val="left"/>
              <w:rPr>
                <w:b w:val="0"/>
                <w:bCs/>
              </w:rPr>
            </w:pPr>
            <w:r>
              <w:rPr>
                <w:b w:val="0"/>
                <w:bCs/>
              </w:rPr>
              <w:t>03.00.00</w:t>
            </w:r>
          </w:p>
        </w:tc>
        <w:tc>
          <w:tcPr>
            <w:tcW w:w="7374" w:type="dxa"/>
            <w:tcBorders>
              <w:top w:val="single" w:sz="4" w:space="0" w:color="auto"/>
              <w:left w:val="single" w:sz="4" w:space="0" w:color="auto"/>
              <w:bottom w:val="single" w:sz="4" w:space="0" w:color="auto"/>
              <w:right w:val="single" w:sz="4" w:space="0" w:color="auto"/>
            </w:tcBorders>
          </w:tcPr>
          <w:p w14:paraId="1603A65E" w14:textId="77777777" w:rsidR="00ED3BB7" w:rsidRDefault="00ED3BB7" w:rsidP="00775EDC">
            <w:pPr>
              <w:pStyle w:val="TAH"/>
              <w:jc w:val="left"/>
              <w:rPr>
                <w:b w:val="0"/>
                <w:bCs/>
              </w:rPr>
            </w:pPr>
            <w:r>
              <w:rPr>
                <w:b w:val="0"/>
                <w:bCs/>
              </w:rPr>
              <w:t>Release 3.0</w:t>
            </w:r>
          </w:p>
        </w:tc>
      </w:tr>
      <w:tr w:rsidR="00ED3BB7" w14:paraId="758B4833" w14:textId="77777777" w:rsidTr="00775EDC">
        <w:tc>
          <w:tcPr>
            <w:tcW w:w="1185" w:type="dxa"/>
            <w:tcBorders>
              <w:top w:val="single" w:sz="4" w:space="0" w:color="auto"/>
              <w:left w:val="single" w:sz="4" w:space="0" w:color="auto"/>
              <w:bottom w:val="single" w:sz="4" w:space="0" w:color="auto"/>
              <w:right w:val="single" w:sz="4" w:space="0" w:color="auto"/>
            </w:tcBorders>
          </w:tcPr>
          <w:p w14:paraId="45B61D8B" w14:textId="77777777" w:rsidR="00ED3BB7" w:rsidRDefault="00ED3BB7" w:rsidP="00775EDC">
            <w:pPr>
              <w:pStyle w:val="TAH"/>
              <w:jc w:val="left"/>
              <w:rPr>
                <w:b w:val="0"/>
                <w:bCs/>
              </w:rPr>
            </w:pPr>
            <w:r>
              <w:rPr>
                <w:b w:val="0"/>
                <w:bCs/>
              </w:rPr>
              <w:lastRenderedPageBreak/>
              <w:t>2025.03.11</w:t>
            </w:r>
          </w:p>
        </w:tc>
        <w:tc>
          <w:tcPr>
            <w:tcW w:w="1075" w:type="dxa"/>
            <w:tcBorders>
              <w:top w:val="single" w:sz="4" w:space="0" w:color="auto"/>
              <w:left w:val="single" w:sz="4" w:space="0" w:color="auto"/>
              <w:bottom w:val="single" w:sz="4" w:space="0" w:color="auto"/>
              <w:right w:val="single" w:sz="4" w:space="0" w:color="auto"/>
            </w:tcBorders>
          </w:tcPr>
          <w:p w14:paraId="76982C9E" w14:textId="77777777" w:rsidR="00ED3BB7" w:rsidRDefault="00ED3BB7" w:rsidP="00775EDC">
            <w:pPr>
              <w:pStyle w:val="TAH"/>
              <w:jc w:val="left"/>
              <w:rPr>
                <w:b w:val="0"/>
                <w:bCs/>
              </w:rPr>
            </w:pPr>
            <w:r>
              <w:rPr>
                <w:b w:val="0"/>
                <w:bCs/>
              </w:rPr>
              <w:t>03.00.01</w:t>
            </w:r>
          </w:p>
        </w:tc>
        <w:tc>
          <w:tcPr>
            <w:tcW w:w="7374" w:type="dxa"/>
            <w:tcBorders>
              <w:top w:val="single" w:sz="4" w:space="0" w:color="auto"/>
              <w:left w:val="single" w:sz="4" w:space="0" w:color="auto"/>
              <w:bottom w:val="single" w:sz="4" w:space="0" w:color="auto"/>
              <w:right w:val="single" w:sz="4" w:space="0" w:color="auto"/>
            </w:tcBorders>
          </w:tcPr>
          <w:p w14:paraId="46F4A268" w14:textId="77777777" w:rsidR="00ED3BB7" w:rsidRDefault="00ED3BB7" w:rsidP="00775EDC">
            <w:pPr>
              <w:pStyle w:val="TAH"/>
              <w:jc w:val="left"/>
              <w:rPr>
                <w:b w:val="0"/>
                <w:bCs/>
              </w:rPr>
            </w:pPr>
            <w:r>
              <w:rPr>
                <w:b w:val="0"/>
                <w:bCs/>
              </w:rPr>
              <w:t>Incorporated the following CR:</w:t>
            </w:r>
          </w:p>
          <w:p w14:paraId="3207571C" w14:textId="77777777" w:rsidR="00ED3BB7" w:rsidRDefault="00ED3BB7" w:rsidP="00775EDC">
            <w:pPr>
              <w:pStyle w:val="TAH"/>
              <w:ind w:left="288"/>
              <w:jc w:val="left"/>
              <w:rPr>
                <w:b w:val="0"/>
                <w:bCs/>
              </w:rPr>
            </w:pPr>
            <w:r w:rsidRPr="002C79C3">
              <w:rPr>
                <w:b w:val="0"/>
                <w:bCs/>
              </w:rPr>
              <w:t>DTAG-2025.01.24-WG6-CR-0002-O2IM_extensions attribute_v02.00</w:t>
            </w:r>
          </w:p>
          <w:p w14:paraId="5EA59327" w14:textId="77777777" w:rsidR="00ED3BB7" w:rsidRDefault="00ED3BB7" w:rsidP="00775EDC">
            <w:pPr>
              <w:pStyle w:val="TAH"/>
              <w:ind w:left="288"/>
              <w:jc w:val="left"/>
              <w:rPr>
                <w:b w:val="0"/>
                <w:bCs/>
              </w:rPr>
            </w:pPr>
            <w:r w:rsidRPr="008E0195">
              <w:rPr>
                <w:b w:val="0"/>
                <w:bCs/>
              </w:rPr>
              <w:t>DELL.AO-2025.01.28-WG6-CR-0012-O2IM_Location_v03.00</w:t>
            </w:r>
          </w:p>
          <w:p w14:paraId="110B3209" w14:textId="77777777" w:rsidR="00ED3BB7" w:rsidRDefault="00ED3BB7" w:rsidP="00775EDC">
            <w:pPr>
              <w:pStyle w:val="TAH"/>
              <w:ind w:left="288"/>
              <w:jc w:val="left"/>
              <w:rPr>
                <w:b w:val="0"/>
                <w:bCs/>
              </w:rPr>
            </w:pPr>
            <w:r w:rsidRPr="00C25434">
              <w:rPr>
                <w:b w:val="0"/>
                <w:bCs/>
              </w:rPr>
              <w:t>ERI.AO-2025.01.13-WG6-CR-0056-O2IM-Update-ProvisioningRequest-InfoObjectClass-CR-v05</w:t>
            </w:r>
          </w:p>
        </w:tc>
      </w:tr>
      <w:tr w:rsidR="00ED3BB7" w14:paraId="3010285F" w14:textId="77777777" w:rsidTr="00775EDC">
        <w:tc>
          <w:tcPr>
            <w:tcW w:w="1185" w:type="dxa"/>
            <w:tcBorders>
              <w:top w:val="single" w:sz="4" w:space="0" w:color="auto"/>
              <w:left w:val="single" w:sz="4" w:space="0" w:color="auto"/>
              <w:bottom w:val="single" w:sz="4" w:space="0" w:color="auto"/>
              <w:right w:val="single" w:sz="4" w:space="0" w:color="auto"/>
            </w:tcBorders>
          </w:tcPr>
          <w:p w14:paraId="7B5DD0EC" w14:textId="77777777" w:rsidR="00ED3BB7" w:rsidRDefault="00ED3BB7" w:rsidP="00775EDC">
            <w:pPr>
              <w:pStyle w:val="TAH"/>
              <w:jc w:val="left"/>
              <w:rPr>
                <w:b w:val="0"/>
                <w:bCs/>
              </w:rPr>
            </w:pPr>
            <w:r>
              <w:rPr>
                <w:b w:val="0"/>
                <w:bCs/>
              </w:rPr>
              <w:t>2025.03.18</w:t>
            </w:r>
          </w:p>
        </w:tc>
        <w:tc>
          <w:tcPr>
            <w:tcW w:w="1075" w:type="dxa"/>
            <w:tcBorders>
              <w:top w:val="single" w:sz="4" w:space="0" w:color="auto"/>
              <w:left w:val="single" w:sz="4" w:space="0" w:color="auto"/>
              <w:bottom w:val="single" w:sz="4" w:space="0" w:color="auto"/>
              <w:right w:val="single" w:sz="4" w:space="0" w:color="auto"/>
            </w:tcBorders>
          </w:tcPr>
          <w:p w14:paraId="5924EC70" w14:textId="77777777" w:rsidR="00ED3BB7" w:rsidRDefault="00ED3BB7" w:rsidP="00775EDC">
            <w:pPr>
              <w:pStyle w:val="TAH"/>
              <w:jc w:val="left"/>
              <w:rPr>
                <w:b w:val="0"/>
                <w:bCs/>
              </w:rPr>
            </w:pPr>
            <w:r>
              <w:rPr>
                <w:b w:val="0"/>
                <w:bCs/>
              </w:rPr>
              <w:t>03.00.02</w:t>
            </w:r>
          </w:p>
        </w:tc>
        <w:tc>
          <w:tcPr>
            <w:tcW w:w="7374" w:type="dxa"/>
            <w:tcBorders>
              <w:top w:val="single" w:sz="4" w:space="0" w:color="auto"/>
              <w:left w:val="single" w:sz="4" w:space="0" w:color="auto"/>
              <w:bottom w:val="single" w:sz="4" w:space="0" w:color="auto"/>
              <w:right w:val="single" w:sz="4" w:space="0" w:color="auto"/>
            </w:tcBorders>
          </w:tcPr>
          <w:p w14:paraId="788F6485" w14:textId="77777777" w:rsidR="00ED3BB7" w:rsidRDefault="00ED3BB7" w:rsidP="00775EDC">
            <w:pPr>
              <w:pStyle w:val="TAH"/>
              <w:jc w:val="left"/>
              <w:rPr>
                <w:b w:val="0"/>
                <w:bCs/>
              </w:rPr>
            </w:pPr>
            <w:r>
              <w:rPr>
                <w:b w:val="0"/>
                <w:bCs/>
              </w:rPr>
              <w:t xml:space="preserve">Incorporated Release comments from Information Modeling Team. Many Font changes, especially to tables for consistency and </w:t>
            </w:r>
            <w:r>
              <w:rPr>
                <w:b w:val="0"/>
                <w:bCs/>
              </w:rPr>
              <w:pgNum/>
            </w:r>
            <w:proofErr w:type="spellStart"/>
            <w:r>
              <w:rPr>
                <w:b w:val="0"/>
                <w:bCs/>
              </w:rPr>
              <w:t>lignment</w:t>
            </w:r>
            <w:proofErr w:type="spellEnd"/>
            <w:r>
              <w:rPr>
                <w:b w:val="0"/>
                <w:bCs/>
              </w:rPr>
              <w:t xml:space="preserve"> to the O-RAN template.</w:t>
            </w:r>
          </w:p>
        </w:tc>
      </w:tr>
      <w:tr w:rsidR="00ED3BB7" w14:paraId="70D6E4B8" w14:textId="77777777" w:rsidTr="00775EDC">
        <w:tc>
          <w:tcPr>
            <w:tcW w:w="1185" w:type="dxa"/>
            <w:tcBorders>
              <w:top w:val="single" w:sz="4" w:space="0" w:color="auto"/>
              <w:left w:val="single" w:sz="4" w:space="0" w:color="auto"/>
              <w:bottom w:val="single" w:sz="4" w:space="0" w:color="auto"/>
              <w:right w:val="single" w:sz="4" w:space="0" w:color="auto"/>
            </w:tcBorders>
          </w:tcPr>
          <w:p w14:paraId="76E98745" w14:textId="77777777" w:rsidR="00ED3BB7" w:rsidRDefault="00ED3BB7" w:rsidP="00775EDC">
            <w:pPr>
              <w:pStyle w:val="TAH"/>
              <w:jc w:val="left"/>
              <w:rPr>
                <w:b w:val="0"/>
                <w:bCs/>
              </w:rPr>
            </w:pPr>
            <w:r>
              <w:rPr>
                <w:b w:val="0"/>
                <w:bCs/>
              </w:rPr>
              <w:t>2025.03.21</w:t>
            </w:r>
          </w:p>
        </w:tc>
        <w:tc>
          <w:tcPr>
            <w:tcW w:w="1075" w:type="dxa"/>
            <w:tcBorders>
              <w:top w:val="single" w:sz="4" w:space="0" w:color="auto"/>
              <w:left w:val="single" w:sz="4" w:space="0" w:color="auto"/>
              <w:bottom w:val="single" w:sz="4" w:space="0" w:color="auto"/>
              <w:right w:val="single" w:sz="4" w:space="0" w:color="auto"/>
            </w:tcBorders>
          </w:tcPr>
          <w:p w14:paraId="77F75C32" w14:textId="77777777" w:rsidR="00ED3BB7" w:rsidRDefault="00ED3BB7" w:rsidP="00775EDC">
            <w:pPr>
              <w:pStyle w:val="TAH"/>
              <w:jc w:val="left"/>
              <w:rPr>
                <w:b w:val="0"/>
                <w:bCs/>
              </w:rPr>
            </w:pPr>
            <w:r>
              <w:rPr>
                <w:b w:val="0"/>
                <w:bCs/>
              </w:rPr>
              <w:t>03.00.03</w:t>
            </w:r>
          </w:p>
        </w:tc>
        <w:tc>
          <w:tcPr>
            <w:tcW w:w="7374" w:type="dxa"/>
            <w:tcBorders>
              <w:top w:val="single" w:sz="4" w:space="0" w:color="auto"/>
              <w:left w:val="single" w:sz="4" w:space="0" w:color="auto"/>
              <w:bottom w:val="single" w:sz="4" w:space="0" w:color="auto"/>
              <w:right w:val="single" w:sz="4" w:space="0" w:color="auto"/>
            </w:tcBorders>
          </w:tcPr>
          <w:p w14:paraId="6798ED5D" w14:textId="77777777" w:rsidR="00ED3BB7" w:rsidRDefault="00ED3BB7" w:rsidP="00775EDC">
            <w:pPr>
              <w:pStyle w:val="TAH"/>
              <w:jc w:val="left"/>
              <w:rPr>
                <w:b w:val="0"/>
                <w:bCs/>
              </w:rPr>
            </w:pPr>
            <w:r w:rsidRPr="005135E8">
              <w:rPr>
                <w:b w:val="0"/>
                <w:bCs/>
              </w:rPr>
              <w:t>Incorporated Release review Comments</w:t>
            </w:r>
          </w:p>
        </w:tc>
      </w:tr>
      <w:tr w:rsidR="00ED3BB7" w14:paraId="6F18F54E" w14:textId="77777777" w:rsidTr="00775EDC">
        <w:tc>
          <w:tcPr>
            <w:tcW w:w="1185" w:type="dxa"/>
            <w:tcBorders>
              <w:top w:val="single" w:sz="4" w:space="0" w:color="auto"/>
              <w:left w:val="single" w:sz="4" w:space="0" w:color="auto"/>
              <w:bottom w:val="single" w:sz="4" w:space="0" w:color="auto"/>
              <w:right w:val="single" w:sz="4" w:space="0" w:color="auto"/>
            </w:tcBorders>
          </w:tcPr>
          <w:p w14:paraId="7F11622C" w14:textId="77777777" w:rsidR="00ED3BB7" w:rsidRDefault="00ED3BB7" w:rsidP="00775EDC">
            <w:pPr>
              <w:pStyle w:val="TAH"/>
              <w:jc w:val="left"/>
              <w:rPr>
                <w:b w:val="0"/>
                <w:bCs/>
              </w:rPr>
            </w:pPr>
            <w:r>
              <w:rPr>
                <w:b w:val="0"/>
                <w:bCs/>
              </w:rPr>
              <w:t>2025.03.27</w:t>
            </w:r>
          </w:p>
        </w:tc>
        <w:tc>
          <w:tcPr>
            <w:tcW w:w="1075" w:type="dxa"/>
            <w:tcBorders>
              <w:top w:val="single" w:sz="4" w:space="0" w:color="auto"/>
              <w:left w:val="single" w:sz="4" w:space="0" w:color="auto"/>
              <w:bottom w:val="single" w:sz="4" w:space="0" w:color="auto"/>
              <w:right w:val="single" w:sz="4" w:space="0" w:color="auto"/>
            </w:tcBorders>
          </w:tcPr>
          <w:p w14:paraId="58F03196" w14:textId="77777777" w:rsidR="00ED3BB7" w:rsidRDefault="00ED3BB7" w:rsidP="00775EDC">
            <w:pPr>
              <w:pStyle w:val="TAH"/>
              <w:jc w:val="left"/>
              <w:rPr>
                <w:b w:val="0"/>
                <w:bCs/>
              </w:rPr>
            </w:pPr>
            <w:r>
              <w:rPr>
                <w:b w:val="0"/>
                <w:bCs/>
              </w:rPr>
              <w:t>04.00.00</w:t>
            </w:r>
          </w:p>
        </w:tc>
        <w:tc>
          <w:tcPr>
            <w:tcW w:w="7374" w:type="dxa"/>
            <w:tcBorders>
              <w:top w:val="single" w:sz="4" w:space="0" w:color="auto"/>
              <w:left w:val="single" w:sz="4" w:space="0" w:color="auto"/>
              <w:bottom w:val="single" w:sz="4" w:space="0" w:color="auto"/>
              <w:right w:val="single" w:sz="4" w:space="0" w:color="auto"/>
            </w:tcBorders>
          </w:tcPr>
          <w:p w14:paraId="11AB2E39" w14:textId="77777777" w:rsidR="00ED3BB7" w:rsidRPr="005135E8" w:rsidRDefault="00ED3BB7" w:rsidP="00775EDC">
            <w:pPr>
              <w:pStyle w:val="TAH"/>
              <w:jc w:val="left"/>
              <w:rPr>
                <w:b w:val="0"/>
                <w:bCs/>
              </w:rPr>
            </w:pPr>
            <w:r>
              <w:rPr>
                <w:b w:val="0"/>
                <w:bCs/>
              </w:rPr>
              <w:t>Release 4.0</w:t>
            </w:r>
          </w:p>
        </w:tc>
      </w:tr>
      <w:tr w:rsidR="00ED3BB7" w14:paraId="58A1351B" w14:textId="77777777" w:rsidTr="00775EDC">
        <w:tc>
          <w:tcPr>
            <w:tcW w:w="1185" w:type="dxa"/>
            <w:tcBorders>
              <w:top w:val="single" w:sz="4" w:space="0" w:color="auto"/>
              <w:left w:val="single" w:sz="4" w:space="0" w:color="auto"/>
              <w:bottom w:val="single" w:sz="4" w:space="0" w:color="auto"/>
              <w:right w:val="single" w:sz="4" w:space="0" w:color="auto"/>
            </w:tcBorders>
          </w:tcPr>
          <w:p w14:paraId="2B879ECF" w14:textId="77777777" w:rsidR="00ED3BB7" w:rsidRDefault="00ED3BB7" w:rsidP="00775EDC">
            <w:pPr>
              <w:pStyle w:val="TAH"/>
              <w:jc w:val="left"/>
              <w:rPr>
                <w:b w:val="0"/>
                <w:bCs/>
              </w:rPr>
            </w:pPr>
            <w:r>
              <w:rPr>
                <w:b w:val="0"/>
                <w:bCs/>
              </w:rPr>
              <w:t>2025.06.23</w:t>
            </w:r>
          </w:p>
        </w:tc>
        <w:tc>
          <w:tcPr>
            <w:tcW w:w="1075" w:type="dxa"/>
            <w:tcBorders>
              <w:top w:val="single" w:sz="4" w:space="0" w:color="auto"/>
              <w:left w:val="single" w:sz="4" w:space="0" w:color="auto"/>
              <w:bottom w:val="single" w:sz="4" w:space="0" w:color="auto"/>
              <w:right w:val="single" w:sz="4" w:space="0" w:color="auto"/>
            </w:tcBorders>
          </w:tcPr>
          <w:p w14:paraId="0CE42D37" w14:textId="77777777" w:rsidR="00ED3BB7" w:rsidRDefault="00ED3BB7" w:rsidP="00775EDC">
            <w:pPr>
              <w:pStyle w:val="TAH"/>
              <w:jc w:val="left"/>
              <w:rPr>
                <w:b w:val="0"/>
                <w:bCs/>
              </w:rPr>
            </w:pPr>
            <w:r>
              <w:rPr>
                <w:b w:val="0"/>
                <w:bCs/>
              </w:rPr>
              <w:t>04.00.01</w:t>
            </w:r>
          </w:p>
        </w:tc>
        <w:tc>
          <w:tcPr>
            <w:tcW w:w="7374" w:type="dxa"/>
            <w:tcBorders>
              <w:top w:val="single" w:sz="4" w:space="0" w:color="auto"/>
              <w:left w:val="single" w:sz="4" w:space="0" w:color="auto"/>
              <w:bottom w:val="single" w:sz="4" w:space="0" w:color="auto"/>
              <w:right w:val="single" w:sz="4" w:space="0" w:color="auto"/>
            </w:tcBorders>
          </w:tcPr>
          <w:p w14:paraId="28A74B6F" w14:textId="77777777" w:rsidR="00ED3BB7" w:rsidRDefault="00ED3BB7" w:rsidP="00775EDC">
            <w:pPr>
              <w:pStyle w:val="TAH"/>
              <w:jc w:val="left"/>
              <w:rPr>
                <w:b w:val="0"/>
                <w:bCs/>
              </w:rPr>
            </w:pPr>
            <w:r>
              <w:rPr>
                <w:b w:val="0"/>
                <w:bCs/>
              </w:rPr>
              <w:t>Incorporated the following CR:</w:t>
            </w:r>
          </w:p>
          <w:p w14:paraId="35059A7F" w14:textId="77777777" w:rsidR="00ED3BB7" w:rsidRDefault="00ED3BB7" w:rsidP="00775EDC">
            <w:pPr>
              <w:pStyle w:val="TAH"/>
              <w:jc w:val="left"/>
              <w:rPr>
                <w:b w:val="0"/>
                <w:bCs/>
              </w:rPr>
            </w:pPr>
            <w:r>
              <w:rPr>
                <w:b w:val="0"/>
                <w:bCs/>
              </w:rPr>
              <w:t xml:space="preserve">     </w:t>
            </w:r>
            <w:r w:rsidRPr="008D01FD">
              <w:rPr>
                <w:b w:val="0"/>
                <w:bCs/>
              </w:rPr>
              <w:t xml:space="preserve">DTAG-29.04.2025-WG6-CR-0003_Update to </w:t>
            </w:r>
            <w:proofErr w:type="spellStart"/>
            <w:r w:rsidRPr="008D01FD">
              <w:rPr>
                <w:b w:val="0"/>
                <w:bCs/>
              </w:rPr>
              <w:t>NotifyFileReady</w:t>
            </w:r>
            <w:proofErr w:type="spellEnd"/>
            <w:r w:rsidRPr="008D01FD">
              <w:rPr>
                <w:b w:val="0"/>
                <w:bCs/>
              </w:rPr>
              <w:t xml:space="preserve"> and LogQuery_v02.00</w:t>
            </w:r>
          </w:p>
          <w:p w14:paraId="3304C451" w14:textId="77777777" w:rsidR="00ED3BB7" w:rsidRDefault="00ED3BB7" w:rsidP="00775EDC">
            <w:pPr>
              <w:pStyle w:val="TAH"/>
              <w:jc w:val="left"/>
              <w:rPr>
                <w:b w:val="0"/>
                <w:bCs/>
              </w:rPr>
            </w:pPr>
            <w:r>
              <w:rPr>
                <w:b w:val="0"/>
                <w:bCs/>
              </w:rPr>
              <w:t xml:space="preserve">     </w:t>
            </w:r>
            <w:r w:rsidRPr="00BA6E4F">
              <w:rPr>
                <w:b w:val="0"/>
                <w:bCs/>
              </w:rPr>
              <w:t>DTAG.AO-23.05.2025-WG6-CR-0004 PM Job Change Notification_v01.00</w:t>
            </w:r>
          </w:p>
          <w:p w14:paraId="58EC2A85" w14:textId="77777777" w:rsidR="00ED3BB7" w:rsidRDefault="00ED3BB7" w:rsidP="00775EDC">
            <w:pPr>
              <w:pStyle w:val="TAH"/>
              <w:jc w:val="left"/>
              <w:rPr>
                <w:b w:val="0"/>
                <w:bCs/>
              </w:rPr>
            </w:pPr>
            <w:r>
              <w:rPr>
                <w:b w:val="0"/>
                <w:bCs/>
              </w:rPr>
              <w:t xml:space="preserve">     </w:t>
            </w:r>
            <w:r w:rsidRPr="004B764B">
              <w:rPr>
                <w:b w:val="0"/>
                <w:bCs/>
              </w:rPr>
              <w:t>DTAG.AO-23.05.2025-WG6-CR-0006 Consumer provided identifier format IM-v01.00</w:t>
            </w:r>
          </w:p>
          <w:p w14:paraId="77281B03" w14:textId="77777777" w:rsidR="00ED3BB7" w:rsidRDefault="00ED3BB7" w:rsidP="00775EDC">
            <w:pPr>
              <w:pStyle w:val="TAH"/>
              <w:jc w:val="left"/>
              <w:rPr>
                <w:b w:val="0"/>
                <w:bCs/>
              </w:rPr>
            </w:pPr>
            <w:r>
              <w:rPr>
                <w:b w:val="0"/>
                <w:bCs/>
              </w:rPr>
              <w:t xml:space="preserve">     </w:t>
            </w:r>
            <w:r w:rsidRPr="001A4060">
              <w:rPr>
                <w:b w:val="0"/>
                <w:bCs/>
              </w:rPr>
              <w:t>ERI.AO-2025.04.10-WG6-CR-0074-O2IM-ProvisioningRequest-InfoObjectClass-CR-v04</w:t>
            </w:r>
          </w:p>
        </w:tc>
      </w:tr>
      <w:tr w:rsidR="00ED3BB7" w14:paraId="31A24046" w14:textId="77777777" w:rsidTr="00775EDC">
        <w:tc>
          <w:tcPr>
            <w:tcW w:w="1185" w:type="dxa"/>
            <w:tcBorders>
              <w:top w:val="single" w:sz="4" w:space="0" w:color="auto"/>
              <w:left w:val="single" w:sz="4" w:space="0" w:color="auto"/>
              <w:bottom w:val="single" w:sz="4" w:space="0" w:color="auto"/>
              <w:right w:val="single" w:sz="4" w:space="0" w:color="auto"/>
            </w:tcBorders>
          </w:tcPr>
          <w:p w14:paraId="3B7F1FC1" w14:textId="77777777" w:rsidR="00ED3BB7" w:rsidRDefault="00ED3BB7" w:rsidP="00775EDC">
            <w:pPr>
              <w:pStyle w:val="TAH"/>
              <w:jc w:val="left"/>
              <w:rPr>
                <w:b w:val="0"/>
                <w:bCs/>
              </w:rPr>
            </w:pPr>
            <w:r>
              <w:rPr>
                <w:b w:val="0"/>
                <w:bCs/>
              </w:rPr>
              <w:t>2025.06.24</w:t>
            </w:r>
          </w:p>
        </w:tc>
        <w:tc>
          <w:tcPr>
            <w:tcW w:w="1075" w:type="dxa"/>
            <w:tcBorders>
              <w:top w:val="single" w:sz="4" w:space="0" w:color="auto"/>
              <w:left w:val="single" w:sz="4" w:space="0" w:color="auto"/>
              <w:bottom w:val="single" w:sz="4" w:space="0" w:color="auto"/>
              <w:right w:val="single" w:sz="4" w:space="0" w:color="auto"/>
            </w:tcBorders>
          </w:tcPr>
          <w:p w14:paraId="16F20BE1" w14:textId="5C0FF1FE" w:rsidR="00ED3BB7" w:rsidRDefault="00A62E09" w:rsidP="00775EDC">
            <w:pPr>
              <w:pStyle w:val="TAH"/>
              <w:jc w:val="left"/>
              <w:rPr>
                <w:b w:val="0"/>
                <w:bCs/>
              </w:rPr>
            </w:pPr>
            <w:r>
              <w:rPr>
                <w:b w:val="0"/>
                <w:bCs/>
              </w:rPr>
              <w:t>04.00.02</w:t>
            </w:r>
          </w:p>
        </w:tc>
        <w:tc>
          <w:tcPr>
            <w:tcW w:w="7374" w:type="dxa"/>
            <w:tcBorders>
              <w:top w:val="single" w:sz="4" w:space="0" w:color="auto"/>
              <w:left w:val="single" w:sz="4" w:space="0" w:color="auto"/>
              <w:bottom w:val="single" w:sz="4" w:space="0" w:color="auto"/>
              <w:right w:val="single" w:sz="4" w:space="0" w:color="auto"/>
            </w:tcBorders>
          </w:tcPr>
          <w:p w14:paraId="5EBE6544" w14:textId="77777777" w:rsidR="00ED3BB7" w:rsidRDefault="00ED3BB7" w:rsidP="00775EDC">
            <w:pPr>
              <w:pStyle w:val="TAH"/>
              <w:jc w:val="left"/>
              <w:rPr>
                <w:b w:val="0"/>
                <w:bCs/>
              </w:rPr>
            </w:pPr>
            <w:r>
              <w:rPr>
                <w:b w:val="0"/>
                <w:bCs/>
              </w:rPr>
              <w:t>Incorporated the following CR:</w:t>
            </w:r>
          </w:p>
          <w:p w14:paraId="493FDA30" w14:textId="77777777" w:rsidR="00ED3BB7" w:rsidRDefault="00ED3BB7" w:rsidP="00775EDC">
            <w:pPr>
              <w:pStyle w:val="TAH"/>
              <w:jc w:val="left"/>
              <w:rPr>
                <w:b w:val="0"/>
                <w:bCs/>
              </w:rPr>
            </w:pPr>
            <w:r>
              <w:rPr>
                <w:b w:val="0"/>
                <w:bCs/>
              </w:rPr>
              <w:t xml:space="preserve">     </w:t>
            </w:r>
            <w:r w:rsidRPr="00932517">
              <w:rPr>
                <w:b w:val="0"/>
                <w:bCs/>
              </w:rPr>
              <w:t>RHT.2025.04.07-WG6-CR-0002-</w:t>
            </w:r>
            <w:r>
              <w:rPr>
                <w:b w:val="0"/>
                <w:bCs/>
              </w:rPr>
              <w:t>O</w:t>
            </w:r>
            <w:r w:rsidRPr="00932517">
              <w:rPr>
                <w:b w:val="0"/>
                <w:bCs/>
              </w:rPr>
              <w:t>2IM_Generic_Object_References_For_Alarms_v04.00</w:t>
            </w:r>
          </w:p>
        </w:tc>
      </w:tr>
      <w:tr w:rsidR="00A62E09" w14:paraId="0154C23C" w14:textId="77777777" w:rsidTr="00775EDC">
        <w:tc>
          <w:tcPr>
            <w:tcW w:w="1185" w:type="dxa"/>
            <w:tcBorders>
              <w:top w:val="single" w:sz="4" w:space="0" w:color="auto"/>
              <w:left w:val="single" w:sz="4" w:space="0" w:color="auto"/>
              <w:bottom w:val="single" w:sz="4" w:space="0" w:color="auto"/>
              <w:right w:val="single" w:sz="4" w:space="0" w:color="auto"/>
            </w:tcBorders>
          </w:tcPr>
          <w:p w14:paraId="6D35CBE9" w14:textId="2841089E" w:rsidR="00A62E09" w:rsidRDefault="00A62E09" w:rsidP="00775EDC">
            <w:pPr>
              <w:pStyle w:val="TAH"/>
              <w:jc w:val="left"/>
              <w:rPr>
                <w:b w:val="0"/>
                <w:bCs/>
              </w:rPr>
            </w:pPr>
            <w:r>
              <w:rPr>
                <w:b w:val="0"/>
                <w:bCs/>
              </w:rPr>
              <w:t>2025.07.07</w:t>
            </w:r>
          </w:p>
        </w:tc>
        <w:tc>
          <w:tcPr>
            <w:tcW w:w="1075" w:type="dxa"/>
            <w:tcBorders>
              <w:top w:val="single" w:sz="4" w:space="0" w:color="auto"/>
              <w:left w:val="single" w:sz="4" w:space="0" w:color="auto"/>
              <w:bottom w:val="single" w:sz="4" w:space="0" w:color="auto"/>
              <w:right w:val="single" w:sz="4" w:space="0" w:color="auto"/>
            </w:tcBorders>
          </w:tcPr>
          <w:p w14:paraId="43DCAA5F" w14:textId="28687223" w:rsidR="00A62E09" w:rsidRDefault="00A62E09" w:rsidP="00775EDC">
            <w:pPr>
              <w:pStyle w:val="TAH"/>
              <w:jc w:val="left"/>
              <w:rPr>
                <w:b w:val="0"/>
                <w:bCs/>
              </w:rPr>
            </w:pPr>
            <w:r>
              <w:rPr>
                <w:b w:val="0"/>
                <w:bCs/>
              </w:rPr>
              <w:t>04.00.03</w:t>
            </w:r>
          </w:p>
        </w:tc>
        <w:tc>
          <w:tcPr>
            <w:tcW w:w="7374" w:type="dxa"/>
            <w:tcBorders>
              <w:top w:val="single" w:sz="4" w:space="0" w:color="auto"/>
              <w:left w:val="single" w:sz="4" w:space="0" w:color="auto"/>
              <w:bottom w:val="single" w:sz="4" w:space="0" w:color="auto"/>
              <w:right w:val="single" w:sz="4" w:space="0" w:color="auto"/>
            </w:tcBorders>
          </w:tcPr>
          <w:p w14:paraId="0380DAC1" w14:textId="20388F2C" w:rsidR="00A62E09" w:rsidRDefault="00A62E09" w:rsidP="00775EDC">
            <w:pPr>
              <w:pStyle w:val="TAH"/>
              <w:jc w:val="left"/>
              <w:rPr>
                <w:b w:val="0"/>
                <w:bCs/>
              </w:rPr>
            </w:pPr>
            <w:r>
              <w:rPr>
                <w:b w:val="0"/>
                <w:bCs/>
              </w:rPr>
              <w:t>Formatting changes to align with new O-RAN Template</w:t>
            </w:r>
          </w:p>
        </w:tc>
      </w:tr>
      <w:tr w:rsidR="0085390E" w14:paraId="2B871D42" w14:textId="77777777" w:rsidTr="00775EDC">
        <w:trPr>
          <w:ins w:id="1640" w:author="Author"/>
        </w:trPr>
        <w:tc>
          <w:tcPr>
            <w:tcW w:w="1185" w:type="dxa"/>
            <w:tcBorders>
              <w:top w:val="single" w:sz="4" w:space="0" w:color="auto"/>
              <w:left w:val="single" w:sz="4" w:space="0" w:color="auto"/>
              <w:bottom w:val="single" w:sz="4" w:space="0" w:color="auto"/>
              <w:right w:val="single" w:sz="4" w:space="0" w:color="auto"/>
            </w:tcBorders>
          </w:tcPr>
          <w:p w14:paraId="381816BE" w14:textId="630F095B" w:rsidR="0085390E" w:rsidRDefault="0085390E" w:rsidP="00775EDC">
            <w:pPr>
              <w:pStyle w:val="TAH"/>
              <w:jc w:val="left"/>
              <w:rPr>
                <w:ins w:id="1641" w:author="Author"/>
                <w:b w:val="0"/>
                <w:bCs/>
              </w:rPr>
            </w:pPr>
            <w:ins w:id="1642" w:author="Author">
              <w:r>
                <w:rPr>
                  <w:b w:val="0"/>
                  <w:bCs/>
                </w:rPr>
                <w:t>2025.07.07</w:t>
              </w:r>
            </w:ins>
          </w:p>
        </w:tc>
        <w:tc>
          <w:tcPr>
            <w:tcW w:w="1075" w:type="dxa"/>
            <w:tcBorders>
              <w:top w:val="single" w:sz="4" w:space="0" w:color="auto"/>
              <w:left w:val="single" w:sz="4" w:space="0" w:color="auto"/>
              <w:bottom w:val="single" w:sz="4" w:space="0" w:color="auto"/>
              <w:right w:val="single" w:sz="4" w:space="0" w:color="auto"/>
            </w:tcBorders>
          </w:tcPr>
          <w:p w14:paraId="0F2D592F" w14:textId="2272D105" w:rsidR="0085390E" w:rsidRDefault="0085390E" w:rsidP="00775EDC">
            <w:pPr>
              <w:pStyle w:val="TAH"/>
              <w:jc w:val="left"/>
              <w:rPr>
                <w:ins w:id="1643" w:author="Author"/>
                <w:b w:val="0"/>
                <w:bCs/>
              </w:rPr>
            </w:pPr>
            <w:ins w:id="1644" w:author="Author">
              <w:r>
                <w:rPr>
                  <w:b w:val="0"/>
                  <w:bCs/>
                </w:rPr>
                <w:t>05.00</w:t>
              </w:r>
            </w:ins>
          </w:p>
        </w:tc>
        <w:tc>
          <w:tcPr>
            <w:tcW w:w="7374" w:type="dxa"/>
            <w:tcBorders>
              <w:top w:val="single" w:sz="4" w:space="0" w:color="auto"/>
              <w:left w:val="single" w:sz="4" w:space="0" w:color="auto"/>
              <w:bottom w:val="single" w:sz="4" w:space="0" w:color="auto"/>
              <w:right w:val="single" w:sz="4" w:space="0" w:color="auto"/>
            </w:tcBorders>
          </w:tcPr>
          <w:p w14:paraId="59C3119A" w14:textId="094451C9" w:rsidR="0085390E" w:rsidRDefault="00C2407E" w:rsidP="00775EDC">
            <w:pPr>
              <w:pStyle w:val="TAH"/>
              <w:jc w:val="left"/>
              <w:rPr>
                <w:ins w:id="1645" w:author="Author"/>
                <w:b w:val="0"/>
                <w:bCs/>
              </w:rPr>
            </w:pPr>
            <w:ins w:id="1646" w:author="Author">
              <w:r>
                <w:rPr>
                  <w:b w:val="0"/>
                  <w:bCs/>
                </w:rPr>
                <w:t>Release 5.0</w:t>
              </w:r>
            </w:ins>
          </w:p>
        </w:tc>
      </w:tr>
      <w:tr w:rsidR="00C2407E" w14:paraId="616FCE09" w14:textId="77777777" w:rsidTr="00775EDC">
        <w:trPr>
          <w:ins w:id="1647" w:author="Author"/>
        </w:trPr>
        <w:tc>
          <w:tcPr>
            <w:tcW w:w="1185" w:type="dxa"/>
            <w:tcBorders>
              <w:top w:val="single" w:sz="4" w:space="0" w:color="auto"/>
              <w:left w:val="single" w:sz="4" w:space="0" w:color="auto"/>
              <w:bottom w:val="single" w:sz="4" w:space="0" w:color="auto"/>
              <w:right w:val="single" w:sz="4" w:space="0" w:color="auto"/>
            </w:tcBorders>
          </w:tcPr>
          <w:p w14:paraId="0B393B19" w14:textId="1C505E9B" w:rsidR="00C2407E" w:rsidRDefault="00C2407E" w:rsidP="00775EDC">
            <w:pPr>
              <w:pStyle w:val="TAH"/>
              <w:jc w:val="left"/>
              <w:rPr>
                <w:ins w:id="1648" w:author="Author"/>
                <w:b w:val="0"/>
                <w:bCs/>
              </w:rPr>
            </w:pPr>
            <w:ins w:id="1649" w:author="Author">
              <w:r>
                <w:rPr>
                  <w:b w:val="0"/>
                  <w:bCs/>
                </w:rPr>
                <w:t>2025.11.07</w:t>
              </w:r>
            </w:ins>
          </w:p>
        </w:tc>
        <w:tc>
          <w:tcPr>
            <w:tcW w:w="1075" w:type="dxa"/>
            <w:tcBorders>
              <w:top w:val="single" w:sz="4" w:space="0" w:color="auto"/>
              <w:left w:val="single" w:sz="4" w:space="0" w:color="auto"/>
              <w:bottom w:val="single" w:sz="4" w:space="0" w:color="auto"/>
              <w:right w:val="single" w:sz="4" w:space="0" w:color="auto"/>
            </w:tcBorders>
          </w:tcPr>
          <w:p w14:paraId="2D9CF424" w14:textId="37948F7D" w:rsidR="00C2407E" w:rsidRDefault="00C2407E" w:rsidP="00775EDC">
            <w:pPr>
              <w:pStyle w:val="TAH"/>
              <w:jc w:val="left"/>
              <w:rPr>
                <w:ins w:id="1650" w:author="Author"/>
                <w:b w:val="0"/>
                <w:bCs/>
              </w:rPr>
            </w:pPr>
            <w:ins w:id="1651" w:author="Author">
              <w:r>
                <w:rPr>
                  <w:b w:val="0"/>
                  <w:bCs/>
                </w:rPr>
                <w:t>05.00.01</w:t>
              </w:r>
            </w:ins>
          </w:p>
        </w:tc>
        <w:tc>
          <w:tcPr>
            <w:tcW w:w="7374" w:type="dxa"/>
            <w:tcBorders>
              <w:top w:val="single" w:sz="4" w:space="0" w:color="auto"/>
              <w:left w:val="single" w:sz="4" w:space="0" w:color="auto"/>
              <w:bottom w:val="single" w:sz="4" w:space="0" w:color="auto"/>
              <w:right w:val="single" w:sz="4" w:space="0" w:color="auto"/>
            </w:tcBorders>
          </w:tcPr>
          <w:p w14:paraId="1F05C1F6" w14:textId="77777777" w:rsidR="00C2407E" w:rsidRDefault="00C2407E" w:rsidP="00775EDC">
            <w:pPr>
              <w:pStyle w:val="TAH"/>
              <w:jc w:val="left"/>
              <w:rPr>
                <w:ins w:id="1652" w:author="Author"/>
                <w:b w:val="0"/>
                <w:bCs/>
              </w:rPr>
            </w:pPr>
            <w:ins w:id="1653" w:author="Author">
              <w:r>
                <w:rPr>
                  <w:b w:val="0"/>
                  <w:bCs/>
                </w:rPr>
                <w:t>Incorporated the following CRs:</w:t>
              </w:r>
            </w:ins>
          </w:p>
          <w:p w14:paraId="0E34BC77" w14:textId="77777777" w:rsidR="00C2407E" w:rsidRDefault="007718EF" w:rsidP="00775EDC">
            <w:pPr>
              <w:pStyle w:val="TAH"/>
              <w:jc w:val="left"/>
              <w:rPr>
                <w:ins w:id="1654" w:author="Author"/>
                <w:b w:val="0"/>
                <w:bCs/>
              </w:rPr>
            </w:pPr>
            <w:ins w:id="1655" w:author="Author">
              <w:r>
                <w:rPr>
                  <w:b w:val="0"/>
                  <w:bCs/>
                </w:rPr>
                <w:t xml:space="preserve">    </w:t>
              </w:r>
              <w:r w:rsidRPr="007718EF">
                <w:rPr>
                  <w:b w:val="0"/>
                  <w:bCs/>
                </w:rPr>
                <w:t>ATT-2025.04.01-WG6-CR-0034-Collection and report interval alignment-v02</w:t>
              </w:r>
            </w:ins>
          </w:p>
          <w:p w14:paraId="3D82B74E" w14:textId="77777777" w:rsidR="007718EF" w:rsidRDefault="00B00782" w:rsidP="00775EDC">
            <w:pPr>
              <w:pStyle w:val="TAH"/>
              <w:jc w:val="left"/>
              <w:rPr>
                <w:ins w:id="1656" w:author="Author"/>
                <w:b w:val="0"/>
                <w:bCs/>
              </w:rPr>
            </w:pPr>
            <w:ins w:id="1657" w:author="Author">
              <w:r>
                <w:rPr>
                  <w:b w:val="0"/>
                  <w:bCs/>
                </w:rPr>
                <w:t xml:space="preserve">    </w:t>
              </w:r>
              <w:r w:rsidRPr="00B00782">
                <w:rPr>
                  <w:b w:val="0"/>
                  <w:bCs/>
                </w:rPr>
                <w:t>DCM-2025.10.02-O-RAN.WG6.O2IM-CR-001-addition_of_eventType-v02</w:t>
              </w:r>
            </w:ins>
          </w:p>
          <w:p w14:paraId="0E38EE2B" w14:textId="77777777" w:rsidR="00B00782" w:rsidRDefault="00FC01CD" w:rsidP="00775EDC">
            <w:pPr>
              <w:pStyle w:val="TAH"/>
              <w:jc w:val="left"/>
              <w:rPr>
                <w:ins w:id="1658" w:author="Author"/>
                <w:b w:val="0"/>
                <w:bCs/>
              </w:rPr>
            </w:pPr>
            <w:ins w:id="1659" w:author="Author">
              <w:r>
                <w:rPr>
                  <w:b w:val="0"/>
                  <w:bCs/>
                </w:rPr>
                <w:t xml:space="preserve">    </w:t>
              </w:r>
              <w:r w:rsidR="00FF005B" w:rsidRPr="00FF005B">
                <w:rPr>
                  <w:b w:val="0"/>
                  <w:bCs/>
                </w:rPr>
                <w:t>DTAG.AO-29.07.2025-WG6-CR-0007 Introduce x-</w:t>
              </w:r>
              <w:proofErr w:type="spellStart"/>
              <w:r w:rsidR="00FF005B" w:rsidRPr="00FF005B">
                <w:rPr>
                  <w:b w:val="0"/>
                  <w:bCs/>
                </w:rPr>
                <w:t>isAlwaysPresent</w:t>
              </w:r>
              <w:proofErr w:type="spellEnd"/>
              <w:r w:rsidR="00FF005B" w:rsidRPr="00FF005B">
                <w:rPr>
                  <w:b w:val="0"/>
                  <w:bCs/>
                </w:rPr>
                <w:t xml:space="preserve"> and x-nullable properties-v03.00</w:t>
              </w:r>
            </w:ins>
          </w:p>
          <w:p w14:paraId="598213EE" w14:textId="77777777" w:rsidR="00FF005B" w:rsidRDefault="00FF005B" w:rsidP="00775EDC">
            <w:pPr>
              <w:pStyle w:val="TAH"/>
              <w:jc w:val="left"/>
              <w:rPr>
                <w:ins w:id="1660" w:author="Author"/>
                <w:b w:val="0"/>
                <w:bCs/>
              </w:rPr>
            </w:pPr>
            <w:ins w:id="1661" w:author="Author">
              <w:r>
                <w:rPr>
                  <w:b w:val="0"/>
                  <w:bCs/>
                </w:rPr>
                <w:t xml:space="preserve">    </w:t>
              </w:r>
              <w:r w:rsidR="005628DE" w:rsidRPr="005628DE">
                <w:rPr>
                  <w:b w:val="0"/>
                  <w:bCs/>
                </w:rPr>
                <w:t>DTAG.AO-29.07.2025-WG6-CR-0008 Clarification for PerformanceSubscription-v02.00</w:t>
              </w:r>
            </w:ins>
          </w:p>
          <w:p w14:paraId="794EDC8C" w14:textId="086D4180" w:rsidR="005628DE" w:rsidRDefault="005628DE" w:rsidP="00775EDC">
            <w:pPr>
              <w:pStyle w:val="TAH"/>
              <w:jc w:val="left"/>
              <w:rPr>
                <w:ins w:id="1662" w:author="Author"/>
                <w:b w:val="0"/>
                <w:bCs/>
              </w:rPr>
            </w:pPr>
            <w:ins w:id="1663" w:author="Author">
              <w:r>
                <w:rPr>
                  <w:b w:val="0"/>
                  <w:bCs/>
                </w:rPr>
                <w:t xml:space="preserve">    </w:t>
              </w:r>
              <w:r w:rsidR="0026638A" w:rsidRPr="0026638A">
                <w:rPr>
                  <w:b w:val="0"/>
                  <w:bCs/>
                </w:rPr>
                <w:t>ERI.AO-2025.10.4-WG6-CR-0089-O2IM-ProvisioningRequest-API-ProvisioningStatus-CR-v06</w:t>
              </w:r>
            </w:ins>
          </w:p>
        </w:tc>
      </w:tr>
      <w:tr w:rsidR="0048273A" w14:paraId="2C82E1A0" w14:textId="77777777" w:rsidTr="00775EDC">
        <w:trPr>
          <w:ins w:id="1664" w:author="Author"/>
        </w:trPr>
        <w:tc>
          <w:tcPr>
            <w:tcW w:w="1185" w:type="dxa"/>
            <w:tcBorders>
              <w:top w:val="single" w:sz="4" w:space="0" w:color="auto"/>
              <w:left w:val="single" w:sz="4" w:space="0" w:color="auto"/>
              <w:bottom w:val="single" w:sz="4" w:space="0" w:color="auto"/>
              <w:right w:val="single" w:sz="4" w:space="0" w:color="auto"/>
            </w:tcBorders>
          </w:tcPr>
          <w:p w14:paraId="232ED9EE" w14:textId="6AE94FDE" w:rsidR="0048273A" w:rsidRDefault="0048273A" w:rsidP="0048273A">
            <w:pPr>
              <w:pStyle w:val="TAH"/>
              <w:jc w:val="left"/>
              <w:rPr>
                <w:ins w:id="1665" w:author="Author"/>
                <w:b w:val="0"/>
                <w:bCs/>
              </w:rPr>
            </w:pPr>
            <w:ins w:id="1666" w:author="Author">
              <w:r>
                <w:rPr>
                  <w:b w:val="0"/>
                  <w:bCs/>
                </w:rPr>
                <w:t>2025.11.19</w:t>
              </w:r>
            </w:ins>
          </w:p>
        </w:tc>
        <w:tc>
          <w:tcPr>
            <w:tcW w:w="1075" w:type="dxa"/>
            <w:tcBorders>
              <w:top w:val="single" w:sz="4" w:space="0" w:color="auto"/>
              <w:left w:val="single" w:sz="4" w:space="0" w:color="auto"/>
              <w:bottom w:val="single" w:sz="4" w:space="0" w:color="auto"/>
              <w:right w:val="single" w:sz="4" w:space="0" w:color="auto"/>
            </w:tcBorders>
          </w:tcPr>
          <w:p w14:paraId="576B4E22" w14:textId="11A03451" w:rsidR="0048273A" w:rsidRDefault="0048273A" w:rsidP="0048273A">
            <w:pPr>
              <w:pStyle w:val="TAH"/>
              <w:jc w:val="left"/>
              <w:rPr>
                <w:ins w:id="1667" w:author="Author"/>
                <w:b w:val="0"/>
                <w:bCs/>
              </w:rPr>
            </w:pPr>
            <w:ins w:id="1668" w:author="Author">
              <w:r>
                <w:rPr>
                  <w:b w:val="0"/>
                  <w:bCs/>
                </w:rPr>
                <w:t>05.00.0</w:t>
              </w:r>
              <w:r w:rsidR="008D0C65">
                <w:rPr>
                  <w:b w:val="0"/>
                  <w:bCs/>
                </w:rPr>
                <w:t>5</w:t>
              </w:r>
              <w:del w:id="1669" w:author="Author">
                <w:r w:rsidDel="008D0C65">
                  <w:rPr>
                    <w:b w:val="0"/>
                    <w:bCs/>
                  </w:rPr>
                  <w:delText>4</w:delText>
                </w:r>
              </w:del>
            </w:ins>
          </w:p>
        </w:tc>
        <w:tc>
          <w:tcPr>
            <w:tcW w:w="7374" w:type="dxa"/>
            <w:tcBorders>
              <w:top w:val="single" w:sz="4" w:space="0" w:color="auto"/>
              <w:left w:val="single" w:sz="4" w:space="0" w:color="auto"/>
              <w:bottom w:val="single" w:sz="4" w:space="0" w:color="auto"/>
              <w:right w:val="single" w:sz="4" w:space="0" w:color="auto"/>
            </w:tcBorders>
          </w:tcPr>
          <w:p w14:paraId="4AA163EA" w14:textId="7AC715AA" w:rsidR="0048273A" w:rsidRDefault="0048273A" w:rsidP="0048273A">
            <w:pPr>
              <w:pStyle w:val="TAH"/>
              <w:jc w:val="left"/>
              <w:rPr>
                <w:ins w:id="1670" w:author="Author"/>
                <w:b w:val="0"/>
                <w:bCs/>
              </w:rPr>
            </w:pPr>
            <w:ins w:id="1671" w:author="Author">
              <w:r>
                <w:rPr>
                  <w:b w:val="0"/>
                  <w:bCs/>
                </w:rPr>
                <w:t>Corrections to CR incorporation.</w:t>
              </w:r>
            </w:ins>
          </w:p>
        </w:tc>
      </w:tr>
    </w:tbl>
    <w:p w14:paraId="3888994B" w14:textId="77777777" w:rsidR="00ED3BB7" w:rsidRDefault="00ED3BB7" w:rsidP="00AC65E4">
      <w:pPr>
        <w:spacing w:after="120"/>
      </w:pPr>
      <w:r>
        <w:br/>
      </w:r>
    </w:p>
    <w:p w14:paraId="5C96D1E4" w14:textId="77777777" w:rsidR="0036183C" w:rsidRPr="00610719" w:rsidRDefault="0036183C" w:rsidP="00F813AD"/>
    <w:sectPr w:rsidR="0036183C" w:rsidRPr="00610719" w:rsidSect="00672214">
      <w:headerReference w:type="default" r:id="rId47"/>
      <w:footerReference w:type="default" r:id="rId48"/>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7F235" w14:textId="77777777" w:rsidR="00CF70CD" w:rsidRDefault="00CF70CD">
      <w:r>
        <w:separator/>
      </w:r>
    </w:p>
    <w:p w14:paraId="2C63D22B" w14:textId="77777777" w:rsidR="00CF70CD" w:rsidRDefault="00CF70CD"/>
  </w:endnote>
  <w:endnote w:type="continuationSeparator" w:id="0">
    <w:p w14:paraId="0470F24D" w14:textId="77777777" w:rsidR="00CF70CD" w:rsidRDefault="00CF70CD">
      <w:r>
        <w:continuationSeparator/>
      </w:r>
    </w:p>
    <w:p w14:paraId="7C0C13BD" w14:textId="77777777" w:rsidR="00CF70CD" w:rsidRDefault="00CF70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variable"/>
    <w:sig w:usb0="00003A87" w:usb1="00000000" w:usb2="00000000" w:usb3="00000000" w:csb0="000000FF" w:csb1="00000000"/>
  </w:font>
  <w:font w:name="(normal text)">
    <w:panose1 w:val="00000000000000000000"/>
    <w:charset w:val="00"/>
    <w:family w:val="roman"/>
    <w:notTrueType/>
    <w:pitch w:val="default"/>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Times New Roman"/>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CE65" w14:textId="77777777" w:rsidR="0048292D" w:rsidRDefault="0048292D">
    <w:pPr>
      <w:pStyle w:val="Footer"/>
      <w:pBdr>
        <w:bottom w:val="single" w:sz="12" w:space="1" w:color="auto"/>
      </w:pBdr>
      <w:tabs>
        <w:tab w:val="right" w:pos="9639"/>
      </w:tabs>
      <w:jc w:val="both"/>
      <w:rPr>
        <w:b w:val="0"/>
        <w:i w:val="0"/>
      </w:rPr>
    </w:pPr>
  </w:p>
  <w:p w14:paraId="3151E21E" w14:textId="0A457C5D" w:rsidR="0048292D" w:rsidRDefault="00952D36">
    <w:pPr>
      <w:pStyle w:val="Footer"/>
      <w:tabs>
        <w:tab w:val="right" w:pos="9639"/>
      </w:tabs>
      <w:jc w:val="both"/>
      <w:rPr>
        <w:b w:val="0"/>
        <w:i w:val="0"/>
      </w:rPr>
    </w:pPr>
    <w:r>
      <w:rPr>
        <w:b w:val="0"/>
        <w:i w:val="0"/>
        <w:sz w:val="16"/>
        <w:szCs w:val="18"/>
      </w:rPr>
      <w:t>© 202</w:t>
    </w:r>
    <w:r w:rsidR="009763E7">
      <w:rPr>
        <w:b w:val="0"/>
        <w:i w:val="0"/>
        <w:sz w:val="16"/>
        <w:szCs w:val="18"/>
      </w:rPr>
      <w:t>6</w:t>
    </w:r>
    <w:r>
      <w:rPr>
        <w:b w:val="0"/>
        <w:i w:val="0"/>
        <w:sz w:val="16"/>
        <w:szCs w:val="18"/>
      </w:rPr>
      <w:t xml:space="preserve"> by the O-RAN ALLIANCE e.V. Your use is subject to the copyright statement on the cover page of this specification.</w:t>
    </w:r>
    <w:r>
      <w:rPr>
        <w:b w:val="0"/>
        <w:i w:val="0"/>
        <w:sz w:val="16"/>
        <w:szCs w:val="18"/>
      </w:rPr>
      <w:tab/>
    </w:r>
    <w:r>
      <w:rPr>
        <w:b w:val="0"/>
        <w:i w:val="0"/>
        <w:noProof w:val="0"/>
      </w:rPr>
      <w:fldChar w:fldCharType="begin"/>
    </w:r>
    <w:r>
      <w:rPr>
        <w:b w:val="0"/>
        <w:i w:val="0"/>
      </w:rPr>
      <w:instrText xml:space="preserve"> PAGE   \* MERGEFORMAT </w:instrText>
    </w:r>
    <w:r>
      <w:rPr>
        <w:b w:val="0"/>
        <w:i w:val="0"/>
        <w:noProof w:val="0"/>
      </w:rPr>
      <w:fldChar w:fldCharType="separate"/>
    </w:r>
    <w:r>
      <w:rPr>
        <w:b w:val="0"/>
        <w:i w:val="0"/>
      </w:rPr>
      <w:t>52</w:t>
    </w:r>
    <w:r>
      <w:rPr>
        <w:b w:val="0"/>
        <w:i w:val="0"/>
      </w:rPr>
      <w:fldChar w:fldCharType="end"/>
    </w:r>
  </w:p>
  <w:p w14:paraId="2D5C622E" w14:textId="77777777" w:rsidR="0048292D" w:rsidRDefault="0048292D">
    <w:pPr>
      <w:pStyle w:val="Footer"/>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8A40D" w14:textId="77777777" w:rsidR="00CF70CD" w:rsidRDefault="00CF70CD">
      <w:r>
        <w:separator/>
      </w:r>
    </w:p>
    <w:p w14:paraId="494A4F07" w14:textId="77777777" w:rsidR="00CF70CD" w:rsidRDefault="00CF70CD"/>
  </w:footnote>
  <w:footnote w:type="continuationSeparator" w:id="0">
    <w:p w14:paraId="5997E385" w14:textId="77777777" w:rsidR="00CF70CD" w:rsidRDefault="00CF70CD">
      <w:r>
        <w:continuationSeparator/>
      </w:r>
    </w:p>
    <w:p w14:paraId="33004EF7" w14:textId="77777777" w:rsidR="00CF70CD" w:rsidRDefault="00CF70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D6C5" w14:textId="47C6FC38"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0E5BBC">
      <w:rPr>
        <w:rFonts w:ascii="Arial" w:hAnsi="Arial" w:cs="Arial"/>
        <w:b/>
        <w:noProof/>
        <w:sz w:val="18"/>
        <w:szCs w:val="18"/>
      </w:rPr>
      <w:t>O-RAN.WG6.TS.O-Cloud-IM.0-R005-v06.00</w:t>
    </w:r>
    <w:r>
      <w:rPr>
        <w:rFonts w:ascii="Arial" w:hAnsi="Arial" w:cs="Arial"/>
        <w:b/>
        <w:sz w:val="18"/>
        <w:szCs w:val="18"/>
      </w:rPr>
      <w:fldChar w:fldCharType="end"/>
    </w:r>
  </w:p>
  <w:p w14:paraId="07A82A86" w14:textId="77777777" w:rsidR="00563934" w:rsidRDefault="00563934">
    <w:pPr>
      <w:pStyle w:val="Header"/>
    </w:pPr>
    <w:r w:rsidRPr="00474BBE">
      <w:rPr>
        <w:lang w:val="en-US"/>
      </w:rPr>
      <w:drawing>
        <wp:inline distT="0" distB="0" distL="0" distR="0" wp14:anchorId="0784E47C" wp14:editId="103E1974">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218C3"/>
    <w:multiLevelType w:val="hybridMultilevel"/>
    <w:tmpl w:val="3664057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start w:val="1"/>
      <w:numFmt w:val="bullet"/>
      <w:lvlText w:val="o"/>
      <w:lvlJc w:val="left"/>
      <w:pPr>
        <w:ind w:left="3600" w:hanging="360"/>
      </w:pPr>
      <w:rPr>
        <w:rFonts w:ascii="Courier New" w:hAnsi="Courier New" w:cs="Courier New" w:hint="default"/>
      </w:rPr>
    </w:lvl>
    <w:lvl w:ilvl="5" w:tplc="10000005">
      <w:start w:val="1"/>
      <w:numFmt w:val="bullet"/>
      <w:lvlText w:val=""/>
      <w:lvlJc w:val="left"/>
      <w:pPr>
        <w:ind w:left="4320" w:hanging="360"/>
      </w:pPr>
      <w:rPr>
        <w:rFonts w:ascii="Wingdings" w:hAnsi="Wingdings" w:hint="default"/>
      </w:rPr>
    </w:lvl>
    <w:lvl w:ilvl="6" w:tplc="10000001">
      <w:start w:val="1"/>
      <w:numFmt w:val="bullet"/>
      <w:lvlText w:val=""/>
      <w:lvlJc w:val="left"/>
      <w:pPr>
        <w:ind w:left="5040" w:hanging="360"/>
      </w:pPr>
      <w:rPr>
        <w:rFonts w:ascii="Symbol" w:hAnsi="Symbol" w:hint="default"/>
      </w:rPr>
    </w:lvl>
    <w:lvl w:ilvl="7" w:tplc="10000003">
      <w:start w:val="1"/>
      <w:numFmt w:val="bullet"/>
      <w:lvlText w:val="o"/>
      <w:lvlJc w:val="left"/>
      <w:pPr>
        <w:ind w:left="5760" w:hanging="360"/>
      </w:pPr>
      <w:rPr>
        <w:rFonts w:ascii="Courier New" w:hAnsi="Courier New" w:cs="Courier New" w:hint="default"/>
      </w:rPr>
    </w:lvl>
    <w:lvl w:ilvl="8" w:tplc="10000005">
      <w:start w:val="1"/>
      <w:numFmt w:val="bullet"/>
      <w:lvlText w:val=""/>
      <w:lvlJc w:val="left"/>
      <w:pPr>
        <w:ind w:left="6480" w:hanging="360"/>
      </w:pPr>
      <w:rPr>
        <w:rFonts w:ascii="Wingdings" w:hAnsi="Wingdings" w:hint="default"/>
      </w:rPr>
    </w:lvl>
  </w:abstractNum>
  <w:abstractNum w:abstractNumId="11" w15:restartNumberingAfterBreak="0">
    <w:nsid w:val="062B3F1D"/>
    <w:multiLevelType w:val="hybridMultilevel"/>
    <w:tmpl w:val="575CD40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EAF1279"/>
    <w:multiLevelType w:val="hybridMultilevel"/>
    <w:tmpl w:val="B66AB91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E74DE2"/>
    <w:multiLevelType w:val="hybridMultilevel"/>
    <w:tmpl w:val="5DECC50A"/>
    <w:lvl w:ilvl="0" w:tplc="82DA811A">
      <w:start w:val="2017"/>
      <w:numFmt w:val="bullet"/>
      <w:lvlText w:val="-"/>
      <w:lvlJc w:val="left"/>
      <w:pPr>
        <w:ind w:left="644" w:hanging="360"/>
      </w:pPr>
      <w:rPr>
        <w:rFonts w:ascii="Arial" w:eastAsia="Times New Roman" w:hAnsi="Arial" w:cs="Aria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17"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BB23D77"/>
    <w:multiLevelType w:val="multilevel"/>
    <w:tmpl w:val="4E26694A"/>
    <w:lvl w:ilvl="0">
      <w:start w:val="3"/>
      <w:numFmt w:val="decimal"/>
      <w:lvlText w:val="%1"/>
      <w:lvlJc w:val="left"/>
      <w:pPr>
        <w:ind w:left="450" w:hanging="450"/>
      </w:pPr>
      <w:rPr>
        <w:rFonts w:hint="default"/>
      </w:rPr>
    </w:lvl>
    <w:lvl w:ilvl="1">
      <w:start w:val="5"/>
      <w:numFmt w:val="decimal"/>
      <w:lvlText w:val="%1.%2"/>
      <w:lvlJc w:val="left"/>
      <w:pPr>
        <w:ind w:left="128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5216F2B"/>
    <w:multiLevelType w:val="hybridMultilevel"/>
    <w:tmpl w:val="265AB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87102A1"/>
    <w:multiLevelType w:val="multilevel"/>
    <w:tmpl w:val="32B6CBEE"/>
    <w:lvl w:ilvl="0">
      <w:start w:val="1"/>
      <w:numFmt w:val="decimal"/>
      <w:lvlText w:val="%1."/>
      <w:lvlJc w:val="left"/>
      <w:pPr>
        <w:ind w:left="460" w:hanging="360"/>
      </w:pPr>
    </w:lvl>
    <w:lvl w:ilvl="1">
      <w:start w:val="2"/>
      <w:numFmt w:val="decimal"/>
      <w:isLgl/>
      <w:lvlText w:val="%1.%2"/>
      <w:lvlJc w:val="left"/>
      <w:pPr>
        <w:ind w:left="1240" w:hanging="1140"/>
      </w:pPr>
    </w:lvl>
    <w:lvl w:ilvl="2">
      <w:start w:val="2"/>
      <w:numFmt w:val="decimal"/>
      <w:isLgl/>
      <w:lvlText w:val="%1.%2.%3"/>
      <w:lvlJc w:val="left"/>
      <w:pPr>
        <w:ind w:left="1240" w:hanging="1140"/>
      </w:pPr>
    </w:lvl>
    <w:lvl w:ilvl="3">
      <w:start w:val="1"/>
      <w:numFmt w:val="decimal"/>
      <w:isLgl/>
      <w:lvlText w:val="%1.%2.%3.%4"/>
      <w:lvlJc w:val="left"/>
      <w:pPr>
        <w:ind w:left="1240" w:hanging="1140"/>
      </w:pPr>
    </w:lvl>
    <w:lvl w:ilvl="4">
      <w:start w:val="1"/>
      <w:numFmt w:val="decimal"/>
      <w:isLgl/>
      <w:lvlText w:val="%1.%2.%3.%4.%5"/>
      <w:lvlJc w:val="left"/>
      <w:pPr>
        <w:ind w:left="1540" w:hanging="1440"/>
      </w:pPr>
    </w:lvl>
    <w:lvl w:ilvl="5">
      <w:start w:val="1"/>
      <w:numFmt w:val="decimal"/>
      <w:isLgl/>
      <w:lvlText w:val="%1.%2.%3.%4.%5.%6"/>
      <w:lvlJc w:val="left"/>
      <w:pPr>
        <w:ind w:left="1540" w:hanging="1440"/>
      </w:pPr>
    </w:lvl>
    <w:lvl w:ilvl="6">
      <w:start w:val="1"/>
      <w:numFmt w:val="decimal"/>
      <w:isLgl/>
      <w:lvlText w:val="%1.%2.%3.%4.%5.%6.%7"/>
      <w:lvlJc w:val="left"/>
      <w:pPr>
        <w:ind w:left="1900" w:hanging="1800"/>
      </w:pPr>
    </w:lvl>
    <w:lvl w:ilvl="7">
      <w:start w:val="1"/>
      <w:numFmt w:val="decimal"/>
      <w:isLgl/>
      <w:lvlText w:val="%1.%2.%3.%4.%5.%6.%7.%8"/>
      <w:lvlJc w:val="left"/>
      <w:pPr>
        <w:ind w:left="1900" w:hanging="1800"/>
      </w:pPr>
    </w:lvl>
    <w:lvl w:ilvl="8">
      <w:start w:val="1"/>
      <w:numFmt w:val="decimal"/>
      <w:isLgl/>
      <w:lvlText w:val="%1.%2.%3.%4.%5.%6.%7.%8.%9"/>
      <w:lvlJc w:val="left"/>
      <w:pPr>
        <w:ind w:left="2260" w:hanging="2160"/>
      </w:pPr>
    </w:lvl>
  </w:abstractNum>
  <w:abstractNum w:abstractNumId="28"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F9A5561"/>
    <w:multiLevelType w:val="hybridMultilevel"/>
    <w:tmpl w:val="B464DED0"/>
    <w:lvl w:ilvl="0" w:tplc="C4186F42">
      <w:start w:val="10"/>
      <w:numFmt w:val="bullet"/>
      <w:lvlText w:val="-"/>
      <w:lvlJc w:val="left"/>
      <w:pPr>
        <w:ind w:left="1050" w:hanging="360"/>
      </w:pPr>
      <w:rPr>
        <w:rFonts w:ascii="Courier New" w:eastAsia="Times New Roman" w:hAnsi="Courier New" w:cs="Courier New"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35"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3F279EF"/>
    <w:multiLevelType w:val="hybridMultilevel"/>
    <w:tmpl w:val="D6D09DDE"/>
    <w:lvl w:ilvl="0" w:tplc="0DE429E6">
      <w:start w:val="10"/>
      <w:numFmt w:val="bullet"/>
      <w:lvlText w:val="-"/>
      <w:lvlJc w:val="left"/>
      <w:pPr>
        <w:ind w:left="1050" w:hanging="360"/>
      </w:pPr>
      <w:rPr>
        <w:rFonts w:ascii="Courier New" w:eastAsia="Times New Roman" w:hAnsi="Courier New" w:cs="Courier New"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37"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6261234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22"/>
  </w:num>
  <w:num w:numId="3" w16cid:durableId="249774566">
    <w:abstractNumId w:val="40"/>
  </w:num>
  <w:num w:numId="4" w16cid:durableId="2077625891">
    <w:abstractNumId w:val="15"/>
  </w:num>
  <w:num w:numId="5" w16cid:durableId="202864163">
    <w:abstractNumId w:val="31"/>
  </w:num>
  <w:num w:numId="6" w16cid:durableId="135882758">
    <w:abstractNumId w:val="25"/>
  </w:num>
  <w:num w:numId="7" w16cid:durableId="1777166458">
    <w:abstractNumId w:val="39"/>
  </w:num>
  <w:num w:numId="8" w16cid:durableId="1420442532">
    <w:abstractNumId w:val="41"/>
  </w:num>
  <w:num w:numId="9" w16cid:durableId="335546910">
    <w:abstractNumId w:val="22"/>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21"/>
  </w:num>
  <w:num w:numId="18" w16cid:durableId="48850370">
    <w:abstractNumId w:val="35"/>
  </w:num>
  <w:num w:numId="19" w16cid:durableId="1204752950">
    <w:abstractNumId w:val="29"/>
  </w:num>
  <w:num w:numId="20" w16cid:durableId="174923475">
    <w:abstractNumId w:val="33"/>
  </w:num>
  <w:num w:numId="21" w16cid:durableId="1928617344">
    <w:abstractNumId w:val="19"/>
  </w:num>
  <w:num w:numId="22" w16cid:durableId="1188831916">
    <w:abstractNumId w:val="13"/>
  </w:num>
  <w:num w:numId="23" w16cid:durableId="1500659797">
    <w:abstractNumId w:val="17"/>
  </w:num>
  <w:num w:numId="24" w16cid:durableId="167449986">
    <w:abstractNumId w:val="30"/>
  </w:num>
  <w:num w:numId="25" w16cid:durableId="617835221">
    <w:abstractNumId w:val="38"/>
  </w:num>
  <w:num w:numId="26" w16cid:durableId="47145316">
    <w:abstractNumId w:val="26"/>
  </w:num>
  <w:num w:numId="27" w16cid:durableId="1646202999">
    <w:abstractNumId w:val="12"/>
  </w:num>
  <w:num w:numId="28" w16cid:durableId="2114089107">
    <w:abstractNumId w:val="28"/>
  </w:num>
  <w:num w:numId="29" w16cid:durableId="1717045161">
    <w:abstractNumId w:val="18"/>
  </w:num>
  <w:num w:numId="30" w16cid:durableId="1737629703">
    <w:abstractNumId w:val="23"/>
  </w:num>
  <w:num w:numId="31" w16cid:durableId="1307589165">
    <w:abstractNumId w:val="37"/>
  </w:num>
  <w:num w:numId="32" w16cid:durableId="912937217">
    <w:abstractNumId w:val="2"/>
  </w:num>
  <w:num w:numId="33" w16cid:durableId="451556355">
    <w:abstractNumId w:val="1"/>
  </w:num>
  <w:num w:numId="34" w16cid:durableId="1607615825">
    <w:abstractNumId w:val="0"/>
  </w:num>
  <w:num w:numId="35" w16cid:durableId="1684891521">
    <w:abstractNumId w:val="22"/>
  </w:num>
  <w:num w:numId="36" w16cid:durableId="963776442">
    <w:abstractNumId w:val="40"/>
  </w:num>
  <w:num w:numId="37" w16cid:durableId="1828595862">
    <w:abstractNumId w:val="15"/>
  </w:num>
  <w:num w:numId="38" w16cid:durableId="1623421935">
    <w:abstractNumId w:val="24"/>
  </w:num>
  <w:num w:numId="39" w16cid:durableId="307051509">
    <w:abstractNumId w:val="20"/>
  </w:num>
  <w:num w:numId="40" w16cid:durableId="503933574">
    <w:abstractNumId w:val="20"/>
    <w:lvlOverride w:ilvl="0">
      <w:startOverride w:val="3"/>
    </w:lvlOverride>
    <w:lvlOverride w:ilvl="1">
      <w:startOverride w:val="5"/>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78160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93668612">
    <w:abstractNumId w:val="16"/>
  </w:num>
  <w:num w:numId="43" w16cid:durableId="1475873509">
    <w:abstractNumId w:val="34"/>
  </w:num>
  <w:num w:numId="44" w16cid:durableId="670984935">
    <w:abstractNumId w:val="36"/>
  </w:num>
  <w:num w:numId="45" w16cid:durableId="1906841496">
    <w:abstractNumId w:val="14"/>
  </w:num>
  <w:num w:numId="46" w16cid:durableId="1454446945">
    <w:abstractNumId w:val="27"/>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1112096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4CF"/>
    <w:rsid w:val="00000849"/>
    <w:rsid w:val="0000114B"/>
    <w:rsid w:val="000017FA"/>
    <w:rsid w:val="00001990"/>
    <w:rsid w:val="00001B6B"/>
    <w:rsid w:val="0000242B"/>
    <w:rsid w:val="00003C9D"/>
    <w:rsid w:val="00003FF0"/>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1D71"/>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4201"/>
    <w:rsid w:val="0004605B"/>
    <w:rsid w:val="00046FD7"/>
    <w:rsid w:val="00047221"/>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4BD"/>
    <w:rsid w:val="00064946"/>
    <w:rsid w:val="00064A46"/>
    <w:rsid w:val="00064C94"/>
    <w:rsid w:val="00065231"/>
    <w:rsid w:val="000663EF"/>
    <w:rsid w:val="00066AE4"/>
    <w:rsid w:val="00070965"/>
    <w:rsid w:val="00070B97"/>
    <w:rsid w:val="000714C1"/>
    <w:rsid w:val="00072472"/>
    <w:rsid w:val="000728C4"/>
    <w:rsid w:val="000735EF"/>
    <w:rsid w:val="000739B8"/>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958"/>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708"/>
    <w:rsid w:val="000C6F89"/>
    <w:rsid w:val="000C71FF"/>
    <w:rsid w:val="000C7357"/>
    <w:rsid w:val="000D13FE"/>
    <w:rsid w:val="000D1AE1"/>
    <w:rsid w:val="000D3047"/>
    <w:rsid w:val="000D3071"/>
    <w:rsid w:val="000D3BAB"/>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BBC"/>
    <w:rsid w:val="000E5E64"/>
    <w:rsid w:val="000E6BFB"/>
    <w:rsid w:val="000F2273"/>
    <w:rsid w:val="000F32E9"/>
    <w:rsid w:val="0010032C"/>
    <w:rsid w:val="0010127A"/>
    <w:rsid w:val="0010209D"/>
    <w:rsid w:val="00102F30"/>
    <w:rsid w:val="001032A8"/>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26D9"/>
    <w:rsid w:val="00112C1B"/>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47EED"/>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67F70"/>
    <w:rsid w:val="001717E0"/>
    <w:rsid w:val="00172713"/>
    <w:rsid w:val="00175401"/>
    <w:rsid w:val="0017560F"/>
    <w:rsid w:val="00176541"/>
    <w:rsid w:val="00176973"/>
    <w:rsid w:val="0017740C"/>
    <w:rsid w:val="001802CA"/>
    <w:rsid w:val="0018047A"/>
    <w:rsid w:val="0018242D"/>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845"/>
    <w:rsid w:val="001A0E1B"/>
    <w:rsid w:val="001A0FA9"/>
    <w:rsid w:val="001A2298"/>
    <w:rsid w:val="001A245D"/>
    <w:rsid w:val="001A271A"/>
    <w:rsid w:val="001A2D1F"/>
    <w:rsid w:val="001A367A"/>
    <w:rsid w:val="001A3EC3"/>
    <w:rsid w:val="001A4D49"/>
    <w:rsid w:val="001A6CB4"/>
    <w:rsid w:val="001A75E4"/>
    <w:rsid w:val="001A7810"/>
    <w:rsid w:val="001A7A38"/>
    <w:rsid w:val="001B05C1"/>
    <w:rsid w:val="001B070A"/>
    <w:rsid w:val="001B0850"/>
    <w:rsid w:val="001B0C42"/>
    <w:rsid w:val="001B1914"/>
    <w:rsid w:val="001B1CCD"/>
    <w:rsid w:val="001B1FE2"/>
    <w:rsid w:val="001B388E"/>
    <w:rsid w:val="001B4105"/>
    <w:rsid w:val="001B41B3"/>
    <w:rsid w:val="001B5D91"/>
    <w:rsid w:val="001B6A09"/>
    <w:rsid w:val="001B6AEF"/>
    <w:rsid w:val="001B7237"/>
    <w:rsid w:val="001B7A0C"/>
    <w:rsid w:val="001C01ED"/>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74D1"/>
    <w:rsid w:val="001D7A14"/>
    <w:rsid w:val="001E1117"/>
    <w:rsid w:val="001E2274"/>
    <w:rsid w:val="001E31F6"/>
    <w:rsid w:val="001E47BF"/>
    <w:rsid w:val="001E51EC"/>
    <w:rsid w:val="001E593D"/>
    <w:rsid w:val="001E59CF"/>
    <w:rsid w:val="001E5D52"/>
    <w:rsid w:val="001E7894"/>
    <w:rsid w:val="001F03B9"/>
    <w:rsid w:val="001F168B"/>
    <w:rsid w:val="001F2196"/>
    <w:rsid w:val="001F258C"/>
    <w:rsid w:val="001F3133"/>
    <w:rsid w:val="001F33FD"/>
    <w:rsid w:val="001F371A"/>
    <w:rsid w:val="001F3AB3"/>
    <w:rsid w:val="001F4719"/>
    <w:rsid w:val="001F4B66"/>
    <w:rsid w:val="001F4CBB"/>
    <w:rsid w:val="001F6003"/>
    <w:rsid w:val="001F6D42"/>
    <w:rsid w:val="00200FB7"/>
    <w:rsid w:val="0020240D"/>
    <w:rsid w:val="00203AB9"/>
    <w:rsid w:val="00204F95"/>
    <w:rsid w:val="00206C01"/>
    <w:rsid w:val="0021085C"/>
    <w:rsid w:val="00210D1C"/>
    <w:rsid w:val="00211893"/>
    <w:rsid w:val="00211F61"/>
    <w:rsid w:val="00212157"/>
    <w:rsid w:val="002136AB"/>
    <w:rsid w:val="00213F7F"/>
    <w:rsid w:val="0021429F"/>
    <w:rsid w:val="002146DF"/>
    <w:rsid w:val="00215914"/>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37EFD"/>
    <w:rsid w:val="00240420"/>
    <w:rsid w:val="00241A9E"/>
    <w:rsid w:val="00242FE7"/>
    <w:rsid w:val="0024354B"/>
    <w:rsid w:val="002436BA"/>
    <w:rsid w:val="00243C1E"/>
    <w:rsid w:val="00243FF9"/>
    <w:rsid w:val="002452AC"/>
    <w:rsid w:val="00245A15"/>
    <w:rsid w:val="002465E5"/>
    <w:rsid w:val="00250712"/>
    <w:rsid w:val="00250BB9"/>
    <w:rsid w:val="00250D0D"/>
    <w:rsid w:val="00250DD2"/>
    <w:rsid w:val="00252E85"/>
    <w:rsid w:val="0025399F"/>
    <w:rsid w:val="00257A9A"/>
    <w:rsid w:val="002609A7"/>
    <w:rsid w:val="0026205C"/>
    <w:rsid w:val="00263588"/>
    <w:rsid w:val="00264A2F"/>
    <w:rsid w:val="00264D22"/>
    <w:rsid w:val="002658EC"/>
    <w:rsid w:val="00265ECA"/>
    <w:rsid w:val="0026638A"/>
    <w:rsid w:val="00266E2E"/>
    <w:rsid w:val="00267CB3"/>
    <w:rsid w:val="0027048E"/>
    <w:rsid w:val="00273382"/>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B6F81"/>
    <w:rsid w:val="002C0140"/>
    <w:rsid w:val="002C04F7"/>
    <w:rsid w:val="002C0D02"/>
    <w:rsid w:val="002C0D6E"/>
    <w:rsid w:val="002C0E7B"/>
    <w:rsid w:val="002C1BE8"/>
    <w:rsid w:val="002C25BB"/>
    <w:rsid w:val="002C2FF4"/>
    <w:rsid w:val="002C4026"/>
    <w:rsid w:val="002C42C9"/>
    <w:rsid w:val="002C5FAE"/>
    <w:rsid w:val="002C6B42"/>
    <w:rsid w:val="002C7996"/>
    <w:rsid w:val="002D09AF"/>
    <w:rsid w:val="002D2F7F"/>
    <w:rsid w:val="002D434C"/>
    <w:rsid w:val="002D4A08"/>
    <w:rsid w:val="002D5B35"/>
    <w:rsid w:val="002D5C16"/>
    <w:rsid w:val="002D6466"/>
    <w:rsid w:val="002D68AC"/>
    <w:rsid w:val="002D722B"/>
    <w:rsid w:val="002D7267"/>
    <w:rsid w:val="002D72E9"/>
    <w:rsid w:val="002D77AD"/>
    <w:rsid w:val="002E1CEC"/>
    <w:rsid w:val="002E1EEE"/>
    <w:rsid w:val="002E1FBE"/>
    <w:rsid w:val="002E2804"/>
    <w:rsid w:val="002E568B"/>
    <w:rsid w:val="002E60D1"/>
    <w:rsid w:val="002E64D3"/>
    <w:rsid w:val="002E73D8"/>
    <w:rsid w:val="002F03B0"/>
    <w:rsid w:val="002F1776"/>
    <w:rsid w:val="002F21BC"/>
    <w:rsid w:val="002F3129"/>
    <w:rsid w:val="002F332D"/>
    <w:rsid w:val="002F3A97"/>
    <w:rsid w:val="002F4586"/>
    <w:rsid w:val="002F4F78"/>
    <w:rsid w:val="002F5993"/>
    <w:rsid w:val="002F6FA5"/>
    <w:rsid w:val="00300884"/>
    <w:rsid w:val="00300A86"/>
    <w:rsid w:val="00301288"/>
    <w:rsid w:val="00301CA2"/>
    <w:rsid w:val="003034ED"/>
    <w:rsid w:val="00303F3C"/>
    <w:rsid w:val="003058AB"/>
    <w:rsid w:val="00306A2E"/>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289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0D"/>
    <w:rsid w:val="003668D2"/>
    <w:rsid w:val="00366B30"/>
    <w:rsid w:val="00367389"/>
    <w:rsid w:val="003675F4"/>
    <w:rsid w:val="003701A7"/>
    <w:rsid w:val="00370B5B"/>
    <w:rsid w:val="003713A7"/>
    <w:rsid w:val="003717C0"/>
    <w:rsid w:val="0037207B"/>
    <w:rsid w:val="003721B3"/>
    <w:rsid w:val="00372863"/>
    <w:rsid w:val="00372E4C"/>
    <w:rsid w:val="00373CB8"/>
    <w:rsid w:val="0037450A"/>
    <w:rsid w:val="003750B5"/>
    <w:rsid w:val="00375C3A"/>
    <w:rsid w:val="00375C89"/>
    <w:rsid w:val="00376FEE"/>
    <w:rsid w:val="003771F7"/>
    <w:rsid w:val="0037798C"/>
    <w:rsid w:val="00380C04"/>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0CC"/>
    <w:rsid w:val="003A7D4E"/>
    <w:rsid w:val="003B2C04"/>
    <w:rsid w:val="003B3BC6"/>
    <w:rsid w:val="003B43E6"/>
    <w:rsid w:val="003B4C87"/>
    <w:rsid w:val="003B4E1A"/>
    <w:rsid w:val="003B639E"/>
    <w:rsid w:val="003B6864"/>
    <w:rsid w:val="003C0756"/>
    <w:rsid w:val="003C140C"/>
    <w:rsid w:val="003C2756"/>
    <w:rsid w:val="003C2A81"/>
    <w:rsid w:val="003C2CE8"/>
    <w:rsid w:val="003C393D"/>
    <w:rsid w:val="003C4C5C"/>
    <w:rsid w:val="003C50B3"/>
    <w:rsid w:val="003C5C73"/>
    <w:rsid w:val="003C6781"/>
    <w:rsid w:val="003C7548"/>
    <w:rsid w:val="003C7C27"/>
    <w:rsid w:val="003D028F"/>
    <w:rsid w:val="003D0624"/>
    <w:rsid w:val="003D0823"/>
    <w:rsid w:val="003D1008"/>
    <w:rsid w:val="003D1AF6"/>
    <w:rsid w:val="003D1ED5"/>
    <w:rsid w:val="003D2C1D"/>
    <w:rsid w:val="003D3F21"/>
    <w:rsid w:val="003D41FA"/>
    <w:rsid w:val="003D573A"/>
    <w:rsid w:val="003D6087"/>
    <w:rsid w:val="003D6500"/>
    <w:rsid w:val="003D7AE9"/>
    <w:rsid w:val="003E08DC"/>
    <w:rsid w:val="003E1582"/>
    <w:rsid w:val="003E453C"/>
    <w:rsid w:val="003E4629"/>
    <w:rsid w:val="003E540C"/>
    <w:rsid w:val="003E58F1"/>
    <w:rsid w:val="003E59EF"/>
    <w:rsid w:val="003E5A2F"/>
    <w:rsid w:val="003E6685"/>
    <w:rsid w:val="003E6ED5"/>
    <w:rsid w:val="003F0942"/>
    <w:rsid w:val="003F26E6"/>
    <w:rsid w:val="003F3559"/>
    <w:rsid w:val="003F385D"/>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A93"/>
    <w:rsid w:val="00407EC1"/>
    <w:rsid w:val="00411B24"/>
    <w:rsid w:val="004124A2"/>
    <w:rsid w:val="00412A64"/>
    <w:rsid w:val="00412FF9"/>
    <w:rsid w:val="004133DA"/>
    <w:rsid w:val="0041353A"/>
    <w:rsid w:val="00413C5A"/>
    <w:rsid w:val="00413ECD"/>
    <w:rsid w:val="00414F39"/>
    <w:rsid w:val="0041690B"/>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0743"/>
    <w:rsid w:val="00441147"/>
    <w:rsid w:val="00441239"/>
    <w:rsid w:val="004416D0"/>
    <w:rsid w:val="004419C5"/>
    <w:rsid w:val="00442E05"/>
    <w:rsid w:val="0044365F"/>
    <w:rsid w:val="00444223"/>
    <w:rsid w:val="00445041"/>
    <w:rsid w:val="00446FAF"/>
    <w:rsid w:val="00450568"/>
    <w:rsid w:val="00450988"/>
    <w:rsid w:val="004513A7"/>
    <w:rsid w:val="00451E7D"/>
    <w:rsid w:val="004523FC"/>
    <w:rsid w:val="004524D2"/>
    <w:rsid w:val="00452B60"/>
    <w:rsid w:val="00454741"/>
    <w:rsid w:val="00454803"/>
    <w:rsid w:val="00454B21"/>
    <w:rsid w:val="0045530E"/>
    <w:rsid w:val="00455AD0"/>
    <w:rsid w:val="00456D79"/>
    <w:rsid w:val="00457026"/>
    <w:rsid w:val="004577B5"/>
    <w:rsid w:val="00460E81"/>
    <w:rsid w:val="004613F2"/>
    <w:rsid w:val="004658E1"/>
    <w:rsid w:val="00466075"/>
    <w:rsid w:val="00466B0D"/>
    <w:rsid w:val="00466EA8"/>
    <w:rsid w:val="004709AE"/>
    <w:rsid w:val="00471895"/>
    <w:rsid w:val="004750C7"/>
    <w:rsid w:val="0047518E"/>
    <w:rsid w:val="004754CA"/>
    <w:rsid w:val="00475B72"/>
    <w:rsid w:val="004761E7"/>
    <w:rsid w:val="004765A3"/>
    <w:rsid w:val="00477067"/>
    <w:rsid w:val="00477B26"/>
    <w:rsid w:val="0048076D"/>
    <w:rsid w:val="00481F93"/>
    <w:rsid w:val="0048273A"/>
    <w:rsid w:val="0048292D"/>
    <w:rsid w:val="00482B0F"/>
    <w:rsid w:val="00483077"/>
    <w:rsid w:val="00483B30"/>
    <w:rsid w:val="004847FB"/>
    <w:rsid w:val="004851CF"/>
    <w:rsid w:val="00485430"/>
    <w:rsid w:val="004858C8"/>
    <w:rsid w:val="00485EE8"/>
    <w:rsid w:val="004865C1"/>
    <w:rsid w:val="004866D9"/>
    <w:rsid w:val="00487CC6"/>
    <w:rsid w:val="00491E90"/>
    <w:rsid w:val="0049244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B46"/>
    <w:rsid w:val="004B6F9F"/>
    <w:rsid w:val="004B7D5D"/>
    <w:rsid w:val="004C265F"/>
    <w:rsid w:val="004C2B03"/>
    <w:rsid w:val="004C32E0"/>
    <w:rsid w:val="004C43C3"/>
    <w:rsid w:val="004C5A0D"/>
    <w:rsid w:val="004C5D49"/>
    <w:rsid w:val="004C7001"/>
    <w:rsid w:val="004C74E2"/>
    <w:rsid w:val="004D0CA9"/>
    <w:rsid w:val="004D12F5"/>
    <w:rsid w:val="004D1D6A"/>
    <w:rsid w:val="004D26F7"/>
    <w:rsid w:val="004D2CC8"/>
    <w:rsid w:val="004D3578"/>
    <w:rsid w:val="004D3586"/>
    <w:rsid w:val="004D4221"/>
    <w:rsid w:val="004D454D"/>
    <w:rsid w:val="004D4661"/>
    <w:rsid w:val="004D5A5B"/>
    <w:rsid w:val="004D5DEE"/>
    <w:rsid w:val="004D73DB"/>
    <w:rsid w:val="004E01A1"/>
    <w:rsid w:val="004E026A"/>
    <w:rsid w:val="004E18A1"/>
    <w:rsid w:val="004E2061"/>
    <w:rsid w:val="004E213A"/>
    <w:rsid w:val="004E333E"/>
    <w:rsid w:val="004E3B65"/>
    <w:rsid w:val="004E3C1B"/>
    <w:rsid w:val="004E4CC8"/>
    <w:rsid w:val="004F0017"/>
    <w:rsid w:val="004F0D11"/>
    <w:rsid w:val="004F19EC"/>
    <w:rsid w:val="004F2065"/>
    <w:rsid w:val="004F3D1D"/>
    <w:rsid w:val="004F4192"/>
    <w:rsid w:val="004F425A"/>
    <w:rsid w:val="004F636A"/>
    <w:rsid w:val="004F6634"/>
    <w:rsid w:val="004F6AAB"/>
    <w:rsid w:val="004F6FD5"/>
    <w:rsid w:val="00500415"/>
    <w:rsid w:val="00500AD3"/>
    <w:rsid w:val="00502C0A"/>
    <w:rsid w:val="00503996"/>
    <w:rsid w:val="00503A4A"/>
    <w:rsid w:val="005046C7"/>
    <w:rsid w:val="00504E32"/>
    <w:rsid w:val="0050527B"/>
    <w:rsid w:val="0050701C"/>
    <w:rsid w:val="005074B9"/>
    <w:rsid w:val="00507B96"/>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5701"/>
    <w:rsid w:val="0053685A"/>
    <w:rsid w:val="0053763E"/>
    <w:rsid w:val="005377B9"/>
    <w:rsid w:val="005401D4"/>
    <w:rsid w:val="00540FAF"/>
    <w:rsid w:val="00540FEB"/>
    <w:rsid w:val="005412D5"/>
    <w:rsid w:val="00541595"/>
    <w:rsid w:val="00542184"/>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1B3"/>
    <w:rsid w:val="00552463"/>
    <w:rsid w:val="00552D34"/>
    <w:rsid w:val="00553215"/>
    <w:rsid w:val="00554F70"/>
    <w:rsid w:val="00555A50"/>
    <w:rsid w:val="00555FE6"/>
    <w:rsid w:val="00556E2F"/>
    <w:rsid w:val="00557CF6"/>
    <w:rsid w:val="00557EF2"/>
    <w:rsid w:val="0056030E"/>
    <w:rsid w:val="0056042F"/>
    <w:rsid w:val="00561ECD"/>
    <w:rsid w:val="00562110"/>
    <w:rsid w:val="0056274D"/>
    <w:rsid w:val="005628DE"/>
    <w:rsid w:val="005636C3"/>
    <w:rsid w:val="00563934"/>
    <w:rsid w:val="00564A1A"/>
    <w:rsid w:val="00565087"/>
    <w:rsid w:val="005666D9"/>
    <w:rsid w:val="00566C0D"/>
    <w:rsid w:val="00566F59"/>
    <w:rsid w:val="00567C60"/>
    <w:rsid w:val="00567FF3"/>
    <w:rsid w:val="00570141"/>
    <w:rsid w:val="005706F1"/>
    <w:rsid w:val="0057075F"/>
    <w:rsid w:val="00570F15"/>
    <w:rsid w:val="00571D81"/>
    <w:rsid w:val="00571DAD"/>
    <w:rsid w:val="00572207"/>
    <w:rsid w:val="00572430"/>
    <w:rsid w:val="00572845"/>
    <w:rsid w:val="00572B93"/>
    <w:rsid w:val="00573A1C"/>
    <w:rsid w:val="005740B3"/>
    <w:rsid w:val="00574F45"/>
    <w:rsid w:val="00575412"/>
    <w:rsid w:val="0057547A"/>
    <w:rsid w:val="00577055"/>
    <w:rsid w:val="00580BF6"/>
    <w:rsid w:val="00581223"/>
    <w:rsid w:val="00581363"/>
    <w:rsid w:val="00581CF7"/>
    <w:rsid w:val="00582471"/>
    <w:rsid w:val="005837D4"/>
    <w:rsid w:val="005838C3"/>
    <w:rsid w:val="00584DDC"/>
    <w:rsid w:val="00585FA7"/>
    <w:rsid w:val="0058639B"/>
    <w:rsid w:val="005864B9"/>
    <w:rsid w:val="005869B7"/>
    <w:rsid w:val="00587DEC"/>
    <w:rsid w:val="00591151"/>
    <w:rsid w:val="0059130A"/>
    <w:rsid w:val="0059229A"/>
    <w:rsid w:val="00592747"/>
    <w:rsid w:val="0059281C"/>
    <w:rsid w:val="00593890"/>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A7E9C"/>
    <w:rsid w:val="005B036A"/>
    <w:rsid w:val="005B0F9D"/>
    <w:rsid w:val="005B337D"/>
    <w:rsid w:val="005B35E7"/>
    <w:rsid w:val="005B457A"/>
    <w:rsid w:val="005B544A"/>
    <w:rsid w:val="005B69D4"/>
    <w:rsid w:val="005B7A7E"/>
    <w:rsid w:val="005B7C9B"/>
    <w:rsid w:val="005C08D6"/>
    <w:rsid w:val="005C15DA"/>
    <w:rsid w:val="005C2974"/>
    <w:rsid w:val="005C298A"/>
    <w:rsid w:val="005C3423"/>
    <w:rsid w:val="005C3C39"/>
    <w:rsid w:val="005C439E"/>
    <w:rsid w:val="005C477F"/>
    <w:rsid w:val="005C4FF4"/>
    <w:rsid w:val="005C5AB6"/>
    <w:rsid w:val="005D31A1"/>
    <w:rsid w:val="005D3BCE"/>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411"/>
    <w:rsid w:val="005F4637"/>
    <w:rsid w:val="005F46EE"/>
    <w:rsid w:val="005F5CA1"/>
    <w:rsid w:val="005F6DA1"/>
    <w:rsid w:val="005F702F"/>
    <w:rsid w:val="005F7AED"/>
    <w:rsid w:val="006010FD"/>
    <w:rsid w:val="006017CB"/>
    <w:rsid w:val="00601F8E"/>
    <w:rsid w:val="0060210D"/>
    <w:rsid w:val="006029DA"/>
    <w:rsid w:val="00603579"/>
    <w:rsid w:val="006038C3"/>
    <w:rsid w:val="00603F88"/>
    <w:rsid w:val="00606F26"/>
    <w:rsid w:val="0060773C"/>
    <w:rsid w:val="006104A2"/>
    <w:rsid w:val="006105F0"/>
    <w:rsid w:val="00610719"/>
    <w:rsid w:val="00611E56"/>
    <w:rsid w:val="00611FCA"/>
    <w:rsid w:val="00612D10"/>
    <w:rsid w:val="00613A10"/>
    <w:rsid w:val="00613A5F"/>
    <w:rsid w:val="00614B3A"/>
    <w:rsid w:val="00615162"/>
    <w:rsid w:val="00615796"/>
    <w:rsid w:val="006163FF"/>
    <w:rsid w:val="0061680F"/>
    <w:rsid w:val="00617241"/>
    <w:rsid w:val="00617F9B"/>
    <w:rsid w:val="00620742"/>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350"/>
    <w:rsid w:val="00647EE6"/>
    <w:rsid w:val="006500F1"/>
    <w:rsid w:val="00650435"/>
    <w:rsid w:val="00650915"/>
    <w:rsid w:val="00650B2A"/>
    <w:rsid w:val="00651199"/>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726C"/>
    <w:rsid w:val="00667501"/>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77E9A"/>
    <w:rsid w:val="00680C37"/>
    <w:rsid w:val="00681134"/>
    <w:rsid w:val="006816C2"/>
    <w:rsid w:val="00681780"/>
    <w:rsid w:val="00682098"/>
    <w:rsid w:val="00682117"/>
    <w:rsid w:val="006830D2"/>
    <w:rsid w:val="0068401A"/>
    <w:rsid w:val="00685008"/>
    <w:rsid w:val="0068605B"/>
    <w:rsid w:val="00686604"/>
    <w:rsid w:val="00686D2C"/>
    <w:rsid w:val="00686EEF"/>
    <w:rsid w:val="00687FC7"/>
    <w:rsid w:val="00690931"/>
    <w:rsid w:val="00691753"/>
    <w:rsid w:val="00691E73"/>
    <w:rsid w:val="00692E87"/>
    <w:rsid w:val="00692FD7"/>
    <w:rsid w:val="00694EAB"/>
    <w:rsid w:val="00696165"/>
    <w:rsid w:val="0069650C"/>
    <w:rsid w:val="00697652"/>
    <w:rsid w:val="00697E95"/>
    <w:rsid w:val="006A1F52"/>
    <w:rsid w:val="006A220D"/>
    <w:rsid w:val="006A269D"/>
    <w:rsid w:val="006A3097"/>
    <w:rsid w:val="006A3C6E"/>
    <w:rsid w:val="006A5C8D"/>
    <w:rsid w:val="006A65D9"/>
    <w:rsid w:val="006B0723"/>
    <w:rsid w:val="006B1B3B"/>
    <w:rsid w:val="006B20C4"/>
    <w:rsid w:val="006B2111"/>
    <w:rsid w:val="006B21FD"/>
    <w:rsid w:val="006B2662"/>
    <w:rsid w:val="006B28AC"/>
    <w:rsid w:val="006B28FE"/>
    <w:rsid w:val="006B6824"/>
    <w:rsid w:val="006B76ED"/>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C94"/>
    <w:rsid w:val="006E6F2E"/>
    <w:rsid w:val="006F012B"/>
    <w:rsid w:val="006F0CE9"/>
    <w:rsid w:val="006F124D"/>
    <w:rsid w:val="006F1D39"/>
    <w:rsid w:val="006F3777"/>
    <w:rsid w:val="006F3AF7"/>
    <w:rsid w:val="006F3C10"/>
    <w:rsid w:val="006F3EF4"/>
    <w:rsid w:val="006F4C12"/>
    <w:rsid w:val="006F514A"/>
    <w:rsid w:val="006F5631"/>
    <w:rsid w:val="006F5E83"/>
    <w:rsid w:val="006F64AA"/>
    <w:rsid w:val="006F694C"/>
    <w:rsid w:val="0070053B"/>
    <w:rsid w:val="007025DA"/>
    <w:rsid w:val="0070348F"/>
    <w:rsid w:val="0070375D"/>
    <w:rsid w:val="007037D0"/>
    <w:rsid w:val="00703A11"/>
    <w:rsid w:val="00703B6F"/>
    <w:rsid w:val="00704152"/>
    <w:rsid w:val="00704C01"/>
    <w:rsid w:val="007050EB"/>
    <w:rsid w:val="007073C0"/>
    <w:rsid w:val="00711B3E"/>
    <w:rsid w:val="00712008"/>
    <w:rsid w:val="00712AA7"/>
    <w:rsid w:val="00713B2F"/>
    <w:rsid w:val="00715CDA"/>
    <w:rsid w:val="00715D5D"/>
    <w:rsid w:val="00717F12"/>
    <w:rsid w:val="00721A1F"/>
    <w:rsid w:val="00721BF7"/>
    <w:rsid w:val="00721BFB"/>
    <w:rsid w:val="007221F0"/>
    <w:rsid w:val="00723587"/>
    <w:rsid w:val="007241A6"/>
    <w:rsid w:val="007244EF"/>
    <w:rsid w:val="0072460E"/>
    <w:rsid w:val="007257A4"/>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2D92"/>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0E18"/>
    <w:rsid w:val="00761289"/>
    <w:rsid w:val="00761F1A"/>
    <w:rsid w:val="007629CD"/>
    <w:rsid w:val="00765C94"/>
    <w:rsid w:val="00766342"/>
    <w:rsid w:val="00766A5B"/>
    <w:rsid w:val="0076739E"/>
    <w:rsid w:val="00770224"/>
    <w:rsid w:val="007718EF"/>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2A6"/>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45E7"/>
    <w:rsid w:val="007A55ED"/>
    <w:rsid w:val="007A5E86"/>
    <w:rsid w:val="007A60FB"/>
    <w:rsid w:val="007A7C94"/>
    <w:rsid w:val="007B0AD0"/>
    <w:rsid w:val="007B1D1B"/>
    <w:rsid w:val="007B2064"/>
    <w:rsid w:val="007B2239"/>
    <w:rsid w:val="007B46D0"/>
    <w:rsid w:val="007B51E7"/>
    <w:rsid w:val="007B6931"/>
    <w:rsid w:val="007B6A62"/>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234"/>
    <w:rsid w:val="007D029A"/>
    <w:rsid w:val="007D0EF2"/>
    <w:rsid w:val="007D197A"/>
    <w:rsid w:val="007D27F3"/>
    <w:rsid w:val="007D29B6"/>
    <w:rsid w:val="007D2DDC"/>
    <w:rsid w:val="007D3A01"/>
    <w:rsid w:val="007D60BF"/>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E7894"/>
    <w:rsid w:val="007F0430"/>
    <w:rsid w:val="007F10E4"/>
    <w:rsid w:val="007F19C7"/>
    <w:rsid w:val="007F1B1F"/>
    <w:rsid w:val="007F204B"/>
    <w:rsid w:val="007F4E2F"/>
    <w:rsid w:val="007F53A0"/>
    <w:rsid w:val="007F5A8A"/>
    <w:rsid w:val="007F5E0E"/>
    <w:rsid w:val="007F6614"/>
    <w:rsid w:val="00800CFA"/>
    <w:rsid w:val="008028A4"/>
    <w:rsid w:val="00802BF4"/>
    <w:rsid w:val="00803472"/>
    <w:rsid w:val="00803C07"/>
    <w:rsid w:val="008045F4"/>
    <w:rsid w:val="00804656"/>
    <w:rsid w:val="008046F0"/>
    <w:rsid w:val="00805DF4"/>
    <w:rsid w:val="00807667"/>
    <w:rsid w:val="008108A0"/>
    <w:rsid w:val="00810EB0"/>
    <w:rsid w:val="008116A6"/>
    <w:rsid w:val="00811A0A"/>
    <w:rsid w:val="00811BFE"/>
    <w:rsid w:val="00812E56"/>
    <w:rsid w:val="00813251"/>
    <w:rsid w:val="00813541"/>
    <w:rsid w:val="008139E1"/>
    <w:rsid w:val="00813A8D"/>
    <w:rsid w:val="00813E78"/>
    <w:rsid w:val="0081461E"/>
    <w:rsid w:val="00815908"/>
    <w:rsid w:val="008163F1"/>
    <w:rsid w:val="00816705"/>
    <w:rsid w:val="00816953"/>
    <w:rsid w:val="00816E94"/>
    <w:rsid w:val="00817A29"/>
    <w:rsid w:val="00817C40"/>
    <w:rsid w:val="00817F2C"/>
    <w:rsid w:val="00820A3C"/>
    <w:rsid w:val="00820DD8"/>
    <w:rsid w:val="008219F2"/>
    <w:rsid w:val="008231DD"/>
    <w:rsid w:val="008251B3"/>
    <w:rsid w:val="008261FF"/>
    <w:rsid w:val="00826EFA"/>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DD2"/>
    <w:rsid w:val="008447BA"/>
    <w:rsid w:val="0084682D"/>
    <w:rsid w:val="00846C67"/>
    <w:rsid w:val="00851F16"/>
    <w:rsid w:val="0085295E"/>
    <w:rsid w:val="008533CE"/>
    <w:rsid w:val="0085367E"/>
    <w:rsid w:val="0085390E"/>
    <w:rsid w:val="00853B49"/>
    <w:rsid w:val="0085486D"/>
    <w:rsid w:val="00854FA4"/>
    <w:rsid w:val="00855135"/>
    <w:rsid w:val="00855B93"/>
    <w:rsid w:val="0085625E"/>
    <w:rsid w:val="0085696A"/>
    <w:rsid w:val="00856B8F"/>
    <w:rsid w:val="00857F46"/>
    <w:rsid w:val="00860DB9"/>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7997"/>
    <w:rsid w:val="00877C05"/>
    <w:rsid w:val="00885404"/>
    <w:rsid w:val="0088691E"/>
    <w:rsid w:val="0089064D"/>
    <w:rsid w:val="00892161"/>
    <w:rsid w:val="008925D8"/>
    <w:rsid w:val="00893ABB"/>
    <w:rsid w:val="00894316"/>
    <w:rsid w:val="0089445E"/>
    <w:rsid w:val="00895F60"/>
    <w:rsid w:val="008963FA"/>
    <w:rsid w:val="00896B1A"/>
    <w:rsid w:val="008977AD"/>
    <w:rsid w:val="00897CC4"/>
    <w:rsid w:val="00897F93"/>
    <w:rsid w:val="008A17FC"/>
    <w:rsid w:val="008A2261"/>
    <w:rsid w:val="008A2FE1"/>
    <w:rsid w:val="008A34EC"/>
    <w:rsid w:val="008A37E9"/>
    <w:rsid w:val="008A410F"/>
    <w:rsid w:val="008A4362"/>
    <w:rsid w:val="008A5010"/>
    <w:rsid w:val="008A6729"/>
    <w:rsid w:val="008A6D6F"/>
    <w:rsid w:val="008A7890"/>
    <w:rsid w:val="008B04F7"/>
    <w:rsid w:val="008B2FAD"/>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0C65"/>
    <w:rsid w:val="008D1660"/>
    <w:rsid w:val="008D5084"/>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4441"/>
    <w:rsid w:val="008F5538"/>
    <w:rsid w:val="008F67C9"/>
    <w:rsid w:val="00901B57"/>
    <w:rsid w:val="0090271F"/>
    <w:rsid w:val="00902994"/>
    <w:rsid w:val="00902FF7"/>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4F41"/>
    <w:rsid w:val="00925ED3"/>
    <w:rsid w:val="0092600E"/>
    <w:rsid w:val="00930FCC"/>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2D36"/>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DA1"/>
    <w:rsid w:val="00967FBE"/>
    <w:rsid w:val="00971684"/>
    <w:rsid w:val="00973DBC"/>
    <w:rsid w:val="009755E3"/>
    <w:rsid w:val="009763E7"/>
    <w:rsid w:val="009766F3"/>
    <w:rsid w:val="0097749C"/>
    <w:rsid w:val="00977B83"/>
    <w:rsid w:val="0098054D"/>
    <w:rsid w:val="00983581"/>
    <w:rsid w:val="0098509B"/>
    <w:rsid w:val="009850A9"/>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068"/>
    <w:rsid w:val="009B414B"/>
    <w:rsid w:val="009B4190"/>
    <w:rsid w:val="009B494A"/>
    <w:rsid w:val="009B4E38"/>
    <w:rsid w:val="009B527D"/>
    <w:rsid w:val="009B6186"/>
    <w:rsid w:val="009B6358"/>
    <w:rsid w:val="009B657C"/>
    <w:rsid w:val="009B6C80"/>
    <w:rsid w:val="009C0A09"/>
    <w:rsid w:val="009C0B6E"/>
    <w:rsid w:val="009C0F19"/>
    <w:rsid w:val="009C110F"/>
    <w:rsid w:val="009C146F"/>
    <w:rsid w:val="009C1949"/>
    <w:rsid w:val="009C20D5"/>
    <w:rsid w:val="009C2528"/>
    <w:rsid w:val="009C2DC5"/>
    <w:rsid w:val="009C2E4A"/>
    <w:rsid w:val="009C48FD"/>
    <w:rsid w:val="009C7DAE"/>
    <w:rsid w:val="009D2070"/>
    <w:rsid w:val="009D224B"/>
    <w:rsid w:val="009D2761"/>
    <w:rsid w:val="009D2A4A"/>
    <w:rsid w:val="009D42FA"/>
    <w:rsid w:val="009D437C"/>
    <w:rsid w:val="009D5F96"/>
    <w:rsid w:val="009D6462"/>
    <w:rsid w:val="009D76FE"/>
    <w:rsid w:val="009E1076"/>
    <w:rsid w:val="009E2934"/>
    <w:rsid w:val="009E2B6F"/>
    <w:rsid w:val="009E6A2E"/>
    <w:rsid w:val="009E6B5F"/>
    <w:rsid w:val="009E6DBA"/>
    <w:rsid w:val="009E7DD5"/>
    <w:rsid w:val="009F0BF7"/>
    <w:rsid w:val="009F1647"/>
    <w:rsid w:val="009F2053"/>
    <w:rsid w:val="009F2935"/>
    <w:rsid w:val="009F3581"/>
    <w:rsid w:val="009F3AE1"/>
    <w:rsid w:val="009F3E92"/>
    <w:rsid w:val="009F6345"/>
    <w:rsid w:val="009F6D95"/>
    <w:rsid w:val="009F6F7D"/>
    <w:rsid w:val="009F7194"/>
    <w:rsid w:val="009F7847"/>
    <w:rsid w:val="009F7E0F"/>
    <w:rsid w:val="00A01D83"/>
    <w:rsid w:val="00A01EDA"/>
    <w:rsid w:val="00A024AD"/>
    <w:rsid w:val="00A02D83"/>
    <w:rsid w:val="00A02DB0"/>
    <w:rsid w:val="00A03117"/>
    <w:rsid w:val="00A04590"/>
    <w:rsid w:val="00A04E19"/>
    <w:rsid w:val="00A04F6B"/>
    <w:rsid w:val="00A05422"/>
    <w:rsid w:val="00A05A38"/>
    <w:rsid w:val="00A061CC"/>
    <w:rsid w:val="00A10985"/>
    <w:rsid w:val="00A10C4A"/>
    <w:rsid w:val="00A10F02"/>
    <w:rsid w:val="00A12554"/>
    <w:rsid w:val="00A13235"/>
    <w:rsid w:val="00A13307"/>
    <w:rsid w:val="00A13A38"/>
    <w:rsid w:val="00A14E56"/>
    <w:rsid w:val="00A1552B"/>
    <w:rsid w:val="00A15C18"/>
    <w:rsid w:val="00A172ED"/>
    <w:rsid w:val="00A178B6"/>
    <w:rsid w:val="00A17B22"/>
    <w:rsid w:val="00A200B7"/>
    <w:rsid w:val="00A205F4"/>
    <w:rsid w:val="00A20D38"/>
    <w:rsid w:val="00A20F40"/>
    <w:rsid w:val="00A20FEF"/>
    <w:rsid w:val="00A21082"/>
    <w:rsid w:val="00A22CE9"/>
    <w:rsid w:val="00A25CFE"/>
    <w:rsid w:val="00A26B4E"/>
    <w:rsid w:val="00A27891"/>
    <w:rsid w:val="00A3053F"/>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2E09"/>
    <w:rsid w:val="00A63343"/>
    <w:rsid w:val="00A635AF"/>
    <w:rsid w:val="00A645D3"/>
    <w:rsid w:val="00A66663"/>
    <w:rsid w:val="00A668F3"/>
    <w:rsid w:val="00A67330"/>
    <w:rsid w:val="00A676AA"/>
    <w:rsid w:val="00A70A40"/>
    <w:rsid w:val="00A72DEA"/>
    <w:rsid w:val="00A731C8"/>
    <w:rsid w:val="00A7466E"/>
    <w:rsid w:val="00A74FDB"/>
    <w:rsid w:val="00A75C44"/>
    <w:rsid w:val="00A75CC0"/>
    <w:rsid w:val="00A75F44"/>
    <w:rsid w:val="00A7637F"/>
    <w:rsid w:val="00A769E7"/>
    <w:rsid w:val="00A76C6E"/>
    <w:rsid w:val="00A776AA"/>
    <w:rsid w:val="00A80277"/>
    <w:rsid w:val="00A81093"/>
    <w:rsid w:val="00A82346"/>
    <w:rsid w:val="00A824CB"/>
    <w:rsid w:val="00A82F7A"/>
    <w:rsid w:val="00A83F8C"/>
    <w:rsid w:val="00A84085"/>
    <w:rsid w:val="00A84FF5"/>
    <w:rsid w:val="00A85565"/>
    <w:rsid w:val="00A859FA"/>
    <w:rsid w:val="00A86532"/>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B5E0F"/>
    <w:rsid w:val="00AC0161"/>
    <w:rsid w:val="00AC06AF"/>
    <w:rsid w:val="00AC1454"/>
    <w:rsid w:val="00AC290A"/>
    <w:rsid w:val="00AC314D"/>
    <w:rsid w:val="00AC3E28"/>
    <w:rsid w:val="00AC4D23"/>
    <w:rsid w:val="00AC5D24"/>
    <w:rsid w:val="00AC65E4"/>
    <w:rsid w:val="00AD0094"/>
    <w:rsid w:val="00AD0B72"/>
    <w:rsid w:val="00AD1144"/>
    <w:rsid w:val="00AD3D28"/>
    <w:rsid w:val="00AD3E87"/>
    <w:rsid w:val="00AD4274"/>
    <w:rsid w:val="00AD539C"/>
    <w:rsid w:val="00AD57EC"/>
    <w:rsid w:val="00AD6462"/>
    <w:rsid w:val="00AD6F8B"/>
    <w:rsid w:val="00AE0229"/>
    <w:rsid w:val="00AE20A6"/>
    <w:rsid w:val="00AE2326"/>
    <w:rsid w:val="00AE2DAB"/>
    <w:rsid w:val="00AE2E46"/>
    <w:rsid w:val="00AE37FD"/>
    <w:rsid w:val="00AE595E"/>
    <w:rsid w:val="00AE6B37"/>
    <w:rsid w:val="00AE772E"/>
    <w:rsid w:val="00AE7BD6"/>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782"/>
    <w:rsid w:val="00B00B7E"/>
    <w:rsid w:val="00B00C2F"/>
    <w:rsid w:val="00B025C8"/>
    <w:rsid w:val="00B0498B"/>
    <w:rsid w:val="00B054B4"/>
    <w:rsid w:val="00B05C57"/>
    <w:rsid w:val="00B06133"/>
    <w:rsid w:val="00B06931"/>
    <w:rsid w:val="00B07753"/>
    <w:rsid w:val="00B07EC0"/>
    <w:rsid w:val="00B10CA2"/>
    <w:rsid w:val="00B11132"/>
    <w:rsid w:val="00B1191E"/>
    <w:rsid w:val="00B11D72"/>
    <w:rsid w:val="00B11DFC"/>
    <w:rsid w:val="00B13009"/>
    <w:rsid w:val="00B14116"/>
    <w:rsid w:val="00B14394"/>
    <w:rsid w:val="00B1447E"/>
    <w:rsid w:val="00B14F06"/>
    <w:rsid w:val="00B15449"/>
    <w:rsid w:val="00B16927"/>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63A8"/>
    <w:rsid w:val="00B3661E"/>
    <w:rsid w:val="00B36C32"/>
    <w:rsid w:val="00B40C60"/>
    <w:rsid w:val="00B41A3C"/>
    <w:rsid w:val="00B42040"/>
    <w:rsid w:val="00B43C4C"/>
    <w:rsid w:val="00B43E8C"/>
    <w:rsid w:val="00B45755"/>
    <w:rsid w:val="00B45884"/>
    <w:rsid w:val="00B45EC7"/>
    <w:rsid w:val="00B4638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026D"/>
    <w:rsid w:val="00B61374"/>
    <w:rsid w:val="00B62F9B"/>
    <w:rsid w:val="00B63B1F"/>
    <w:rsid w:val="00B63D30"/>
    <w:rsid w:val="00B65ABC"/>
    <w:rsid w:val="00B65EF5"/>
    <w:rsid w:val="00B661D8"/>
    <w:rsid w:val="00B6624F"/>
    <w:rsid w:val="00B66D48"/>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6BF"/>
    <w:rsid w:val="00BA386A"/>
    <w:rsid w:val="00BA38F1"/>
    <w:rsid w:val="00BA3B70"/>
    <w:rsid w:val="00BA3F11"/>
    <w:rsid w:val="00BA44DD"/>
    <w:rsid w:val="00BA4817"/>
    <w:rsid w:val="00BA676A"/>
    <w:rsid w:val="00BA7047"/>
    <w:rsid w:val="00BA73DA"/>
    <w:rsid w:val="00BB1483"/>
    <w:rsid w:val="00BB245A"/>
    <w:rsid w:val="00BB2F89"/>
    <w:rsid w:val="00BB315D"/>
    <w:rsid w:val="00BB3EBB"/>
    <w:rsid w:val="00BB3F15"/>
    <w:rsid w:val="00BB45EC"/>
    <w:rsid w:val="00BB5855"/>
    <w:rsid w:val="00BB5D67"/>
    <w:rsid w:val="00BB5F52"/>
    <w:rsid w:val="00BB6AFB"/>
    <w:rsid w:val="00BB6EB6"/>
    <w:rsid w:val="00BB737B"/>
    <w:rsid w:val="00BC0EF8"/>
    <w:rsid w:val="00BC0F7D"/>
    <w:rsid w:val="00BC14EB"/>
    <w:rsid w:val="00BC1793"/>
    <w:rsid w:val="00BC3818"/>
    <w:rsid w:val="00BC4720"/>
    <w:rsid w:val="00BC4F22"/>
    <w:rsid w:val="00BC5D99"/>
    <w:rsid w:val="00BC6B00"/>
    <w:rsid w:val="00BC7403"/>
    <w:rsid w:val="00BD0774"/>
    <w:rsid w:val="00BD0DC0"/>
    <w:rsid w:val="00BD17D0"/>
    <w:rsid w:val="00BD4762"/>
    <w:rsid w:val="00BD4A0F"/>
    <w:rsid w:val="00BD4C1D"/>
    <w:rsid w:val="00BD56C7"/>
    <w:rsid w:val="00BD58FC"/>
    <w:rsid w:val="00BD5B1B"/>
    <w:rsid w:val="00BD7F87"/>
    <w:rsid w:val="00BE050E"/>
    <w:rsid w:val="00BE1597"/>
    <w:rsid w:val="00BE1A8F"/>
    <w:rsid w:val="00BE1F3C"/>
    <w:rsid w:val="00BE2D30"/>
    <w:rsid w:val="00BE448E"/>
    <w:rsid w:val="00BE44B8"/>
    <w:rsid w:val="00BE471C"/>
    <w:rsid w:val="00BE5BE9"/>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79"/>
    <w:rsid w:val="00BF67EE"/>
    <w:rsid w:val="00BF6D59"/>
    <w:rsid w:val="00BF70C3"/>
    <w:rsid w:val="00BF7546"/>
    <w:rsid w:val="00BF7A79"/>
    <w:rsid w:val="00C0072C"/>
    <w:rsid w:val="00C01E69"/>
    <w:rsid w:val="00C0220A"/>
    <w:rsid w:val="00C029B3"/>
    <w:rsid w:val="00C030AD"/>
    <w:rsid w:val="00C0352B"/>
    <w:rsid w:val="00C049A7"/>
    <w:rsid w:val="00C059C3"/>
    <w:rsid w:val="00C05C50"/>
    <w:rsid w:val="00C06E98"/>
    <w:rsid w:val="00C07991"/>
    <w:rsid w:val="00C10A3A"/>
    <w:rsid w:val="00C10A8B"/>
    <w:rsid w:val="00C11852"/>
    <w:rsid w:val="00C12498"/>
    <w:rsid w:val="00C13ECE"/>
    <w:rsid w:val="00C1479C"/>
    <w:rsid w:val="00C15D97"/>
    <w:rsid w:val="00C164A7"/>
    <w:rsid w:val="00C17E71"/>
    <w:rsid w:val="00C210C1"/>
    <w:rsid w:val="00C214C6"/>
    <w:rsid w:val="00C22A31"/>
    <w:rsid w:val="00C22FC7"/>
    <w:rsid w:val="00C235A2"/>
    <w:rsid w:val="00C23794"/>
    <w:rsid w:val="00C237F9"/>
    <w:rsid w:val="00C2407E"/>
    <w:rsid w:val="00C24E4C"/>
    <w:rsid w:val="00C25301"/>
    <w:rsid w:val="00C27D9E"/>
    <w:rsid w:val="00C319BA"/>
    <w:rsid w:val="00C329F9"/>
    <w:rsid w:val="00C33031"/>
    <w:rsid w:val="00C33079"/>
    <w:rsid w:val="00C34505"/>
    <w:rsid w:val="00C350FD"/>
    <w:rsid w:val="00C35E7A"/>
    <w:rsid w:val="00C36BCD"/>
    <w:rsid w:val="00C37334"/>
    <w:rsid w:val="00C37C9B"/>
    <w:rsid w:val="00C40865"/>
    <w:rsid w:val="00C41208"/>
    <w:rsid w:val="00C4241F"/>
    <w:rsid w:val="00C42BB0"/>
    <w:rsid w:val="00C433E9"/>
    <w:rsid w:val="00C4354B"/>
    <w:rsid w:val="00C43A3A"/>
    <w:rsid w:val="00C43BC7"/>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D63"/>
    <w:rsid w:val="00C55FEE"/>
    <w:rsid w:val="00C568B6"/>
    <w:rsid w:val="00C569F4"/>
    <w:rsid w:val="00C56A9B"/>
    <w:rsid w:val="00C60AAA"/>
    <w:rsid w:val="00C61091"/>
    <w:rsid w:val="00C62CD2"/>
    <w:rsid w:val="00C62CF6"/>
    <w:rsid w:val="00C63D1F"/>
    <w:rsid w:val="00C642D7"/>
    <w:rsid w:val="00C642DD"/>
    <w:rsid w:val="00C6554A"/>
    <w:rsid w:val="00C65CC8"/>
    <w:rsid w:val="00C666F4"/>
    <w:rsid w:val="00C70633"/>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5D80"/>
    <w:rsid w:val="00C8638A"/>
    <w:rsid w:val="00C8661B"/>
    <w:rsid w:val="00C86BB0"/>
    <w:rsid w:val="00C876B7"/>
    <w:rsid w:val="00C903E1"/>
    <w:rsid w:val="00C90F0C"/>
    <w:rsid w:val="00C923E3"/>
    <w:rsid w:val="00C9296C"/>
    <w:rsid w:val="00C92C01"/>
    <w:rsid w:val="00C93DF7"/>
    <w:rsid w:val="00C93FAE"/>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134B"/>
    <w:rsid w:val="00CB3603"/>
    <w:rsid w:val="00CB42EE"/>
    <w:rsid w:val="00CB45DA"/>
    <w:rsid w:val="00CB6CD7"/>
    <w:rsid w:val="00CC03C7"/>
    <w:rsid w:val="00CC133B"/>
    <w:rsid w:val="00CC31A6"/>
    <w:rsid w:val="00CC32FD"/>
    <w:rsid w:val="00CC45FA"/>
    <w:rsid w:val="00CC53FE"/>
    <w:rsid w:val="00CC6397"/>
    <w:rsid w:val="00CC672D"/>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2AAB"/>
    <w:rsid w:val="00CE2BCA"/>
    <w:rsid w:val="00CE3328"/>
    <w:rsid w:val="00CE4792"/>
    <w:rsid w:val="00CE47C5"/>
    <w:rsid w:val="00CE623A"/>
    <w:rsid w:val="00CE6461"/>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0CD"/>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11F"/>
    <w:rsid w:val="00D1571E"/>
    <w:rsid w:val="00D158E9"/>
    <w:rsid w:val="00D16C35"/>
    <w:rsid w:val="00D170E4"/>
    <w:rsid w:val="00D17A04"/>
    <w:rsid w:val="00D205D3"/>
    <w:rsid w:val="00D20722"/>
    <w:rsid w:val="00D22B9C"/>
    <w:rsid w:val="00D238A8"/>
    <w:rsid w:val="00D23A84"/>
    <w:rsid w:val="00D23E65"/>
    <w:rsid w:val="00D25AE7"/>
    <w:rsid w:val="00D31708"/>
    <w:rsid w:val="00D32118"/>
    <w:rsid w:val="00D323B2"/>
    <w:rsid w:val="00D333AF"/>
    <w:rsid w:val="00D34477"/>
    <w:rsid w:val="00D347CD"/>
    <w:rsid w:val="00D34D86"/>
    <w:rsid w:val="00D363B3"/>
    <w:rsid w:val="00D37B4C"/>
    <w:rsid w:val="00D4171A"/>
    <w:rsid w:val="00D42972"/>
    <w:rsid w:val="00D42ADB"/>
    <w:rsid w:val="00D42AF7"/>
    <w:rsid w:val="00D43B5E"/>
    <w:rsid w:val="00D43C4F"/>
    <w:rsid w:val="00D44275"/>
    <w:rsid w:val="00D446CE"/>
    <w:rsid w:val="00D4522B"/>
    <w:rsid w:val="00D4552A"/>
    <w:rsid w:val="00D45C5A"/>
    <w:rsid w:val="00D47245"/>
    <w:rsid w:val="00D50830"/>
    <w:rsid w:val="00D50F3D"/>
    <w:rsid w:val="00D51360"/>
    <w:rsid w:val="00D513D6"/>
    <w:rsid w:val="00D5163E"/>
    <w:rsid w:val="00D51FF3"/>
    <w:rsid w:val="00D528BE"/>
    <w:rsid w:val="00D52B75"/>
    <w:rsid w:val="00D53A97"/>
    <w:rsid w:val="00D54434"/>
    <w:rsid w:val="00D5496F"/>
    <w:rsid w:val="00D552EA"/>
    <w:rsid w:val="00D56E47"/>
    <w:rsid w:val="00D57703"/>
    <w:rsid w:val="00D604DC"/>
    <w:rsid w:val="00D60E02"/>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4D1"/>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5CAB"/>
    <w:rsid w:val="00D96EB5"/>
    <w:rsid w:val="00D9746A"/>
    <w:rsid w:val="00D97E1D"/>
    <w:rsid w:val="00D97F30"/>
    <w:rsid w:val="00DA3448"/>
    <w:rsid w:val="00DA4430"/>
    <w:rsid w:val="00DA626A"/>
    <w:rsid w:val="00DA7A03"/>
    <w:rsid w:val="00DA7F1F"/>
    <w:rsid w:val="00DB0009"/>
    <w:rsid w:val="00DB0511"/>
    <w:rsid w:val="00DB1818"/>
    <w:rsid w:val="00DB1ECB"/>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6870"/>
    <w:rsid w:val="00DC7F8D"/>
    <w:rsid w:val="00DD0E94"/>
    <w:rsid w:val="00DD0F37"/>
    <w:rsid w:val="00DD2BA3"/>
    <w:rsid w:val="00DD3C9B"/>
    <w:rsid w:val="00DD4482"/>
    <w:rsid w:val="00DD57BF"/>
    <w:rsid w:val="00DE1B03"/>
    <w:rsid w:val="00DE1BC4"/>
    <w:rsid w:val="00DE2512"/>
    <w:rsid w:val="00DE2889"/>
    <w:rsid w:val="00DE352F"/>
    <w:rsid w:val="00DE3935"/>
    <w:rsid w:val="00DE3A2E"/>
    <w:rsid w:val="00DE40CA"/>
    <w:rsid w:val="00DE4E1D"/>
    <w:rsid w:val="00DE501F"/>
    <w:rsid w:val="00DE523B"/>
    <w:rsid w:val="00DE570A"/>
    <w:rsid w:val="00DE6931"/>
    <w:rsid w:val="00DE6E6B"/>
    <w:rsid w:val="00DE7794"/>
    <w:rsid w:val="00DF007E"/>
    <w:rsid w:val="00DF05C9"/>
    <w:rsid w:val="00DF0B95"/>
    <w:rsid w:val="00DF1781"/>
    <w:rsid w:val="00DF1A33"/>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744"/>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45E"/>
    <w:rsid w:val="00E42876"/>
    <w:rsid w:val="00E42897"/>
    <w:rsid w:val="00E42AF6"/>
    <w:rsid w:val="00E42B11"/>
    <w:rsid w:val="00E42FD0"/>
    <w:rsid w:val="00E433A2"/>
    <w:rsid w:val="00E43A94"/>
    <w:rsid w:val="00E442C8"/>
    <w:rsid w:val="00E4474F"/>
    <w:rsid w:val="00E451D7"/>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57C1C"/>
    <w:rsid w:val="00E60181"/>
    <w:rsid w:val="00E60ECD"/>
    <w:rsid w:val="00E60FA9"/>
    <w:rsid w:val="00E61B9F"/>
    <w:rsid w:val="00E62826"/>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6A5"/>
    <w:rsid w:val="00E75E6C"/>
    <w:rsid w:val="00E761D1"/>
    <w:rsid w:val="00E766CE"/>
    <w:rsid w:val="00E77645"/>
    <w:rsid w:val="00E776D4"/>
    <w:rsid w:val="00E81C20"/>
    <w:rsid w:val="00E82C41"/>
    <w:rsid w:val="00E834A0"/>
    <w:rsid w:val="00E83C7F"/>
    <w:rsid w:val="00E83FA1"/>
    <w:rsid w:val="00E8402E"/>
    <w:rsid w:val="00E8415B"/>
    <w:rsid w:val="00E84568"/>
    <w:rsid w:val="00E85D99"/>
    <w:rsid w:val="00E86D03"/>
    <w:rsid w:val="00E87053"/>
    <w:rsid w:val="00E8745C"/>
    <w:rsid w:val="00E87D22"/>
    <w:rsid w:val="00E9174F"/>
    <w:rsid w:val="00E91ECE"/>
    <w:rsid w:val="00E92F8D"/>
    <w:rsid w:val="00E94B77"/>
    <w:rsid w:val="00E94F90"/>
    <w:rsid w:val="00E96843"/>
    <w:rsid w:val="00E97D2C"/>
    <w:rsid w:val="00EA03F8"/>
    <w:rsid w:val="00EA210A"/>
    <w:rsid w:val="00EA3237"/>
    <w:rsid w:val="00EA5D83"/>
    <w:rsid w:val="00EA5FF4"/>
    <w:rsid w:val="00EA6313"/>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BB7"/>
    <w:rsid w:val="00ED3E35"/>
    <w:rsid w:val="00ED6048"/>
    <w:rsid w:val="00ED698C"/>
    <w:rsid w:val="00ED69CC"/>
    <w:rsid w:val="00ED6EA4"/>
    <w:rsid w:val="00ED7108"/>
    <w:rsid w:val="00ED7288"/>
    <w:rsid w:val="00ED778E"/>
    <w:rsid w:val="00EE011A"/>
    <w:rsid w:val="00EE1417"/>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477"/>
    <w:rsid w:val="00F167E6"/>
    <w:rsid w:val="00F17339"/>
    <w:rsid w:val="00F20433"/>
    <w:rsid w:val="00F204FD"/>
    <w:rsid w:val="00F215FC"/>
    <w:rsid w:val="00F21D0D"/>
    <w:rsid w:val="00F2220E"/>
    <w:rsid w:val="00F22594"/>
    <w:rsid w:val="00F22EC7"/>
    <w:rsid w:val="00F23247"/>
    <w:rsid w:val="00F2432B"/>
    <w:rsid w:val="00F24E50"/>
    <w:rsid w:val="00F24E65"/>
    <w:rsid w:val="00F25CCD"/>
    <w:rsid w:val="00F261E1"/>
    <w:rsid w:val="00F26F23"/>
    <w:rsid w:val="00F27198"/>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6FD"/>
    <w:rsid w:val="00F7582F"/>
    <w:rsid w:val="00F75F53"/>
    <w:rsid w:val="00F76134"/>
    <w:rsid w:val="00F76A41"/>
    <w:rsid w:val="00F80505"/>
    <w:rsid w:val="00F813AD"/>
    <w:rsid w:val="00F816C9"/>
    <w:rsid w:val="00F81A5C"/>
    <w:rsid w:val="00F82B5E"/>
    <w:rsid w:val="00F833A9"/>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6AB"/>
    <w:rsid w:val="00F93FB3"/>
    <w:rsid w:val="00F94C74"/>
    <w:rsid w:val="00F94E83"/>
    <w:rsid w:val="00F956C7"/>
    <w:rsid w:val="00F960E0"/>
    <w:rsid w:val="00F977D7"/>
    <w:rsid w:val="00F9790B"/>
    <w:rsid w:val="00FA09C6"/>
    <w:rsid w:val="00FA1266"/>
    <w:rsid w:val="00FA248D"/>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1CD"/>
    <w:rsid w:val="00FC02AF"/>
    <w:rsid w:val="00FC0A02"/>
    <w:rsid w:val="00FC0A56"/>
    <w:rsid w:val="00FC1192"/>
    <w:rsid w:val="00FC14FF"/>
    <w:rsid w:val="00FC1959"/>
    <w:rsid w:val="00FC2DE9"/>
    <w:rsid w:val="00FC3C82"/>
    <w:rsid w:val="00FC50A9"/>
    <w:rsid w:val="00FC5289"/>
    <w:rsid w:val="00FC59FB"/>
    <w:rsid w:val="00FC6991"/>
    <w:rsid w:val="00FC7783"/>
    <w:rsid w:val="00FC7B88"/>
    <w:rsid w:val="00FC7CF3"/>
    <w:rsid w:val="00FC7D82"/>
    <w:rsid w:val="00FD003A"/>
    <w:rsid w:val="00FD0B6D"/>
    <w:rsid w:val="00FD2170"/>
    <w:rsid w:val="00FD23DF"/>
    <w:rsid w:val="00FD27A7"/>
    <w:rsid w:val="00FD49F2"/>
    <w:rsid w:val="00FD5118"/>
    <w:rsid w:val="00FD61F6"/>
    <w:rsid w:val="00FE09CF"/>
    <w:rsid w:val="00FE0F84"/>
    <w:rsid w:val="00FE10E8"/>
    <w:rsid w:val="00FE1C9E"/>
    <w:rsid w:val="00FE1FEF"/>
    <w:rsid w:val="00FE200B"/>
    <w:rsid w:val="00FE265D"/>
    <w:rsid w:val="00FE270C"/>
    <w:rsid w:val="00FE3889"/>
    <w:rsid w:val="00FE4791"/>
    <w:rsid w:val="00FE4CEA"/>
    <w:rsid w:val="00FE4EAE"/>
    <w:rsid w:val="00FE59A5"/>
    <w:rsid w:val="00FE5DD5"/>
    <w:rsid w:val="00FE7385"/>
    <w:rsid w:val="00FE7F77"/>
    <w:rsid w:val="00FF005B"/>
    <w:rsid w:val="00FF0687"/>
    <w:rsid w:val="00FF0817"/>
    <w:rsid w:val="00FF08E4"/>
    <w:rsid w:val="00FF0E39"/>
    <w:rsid w:val="00FF161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E5AEA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1289"/>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7"/>
    <w:next w:val="Normal"/>
    <w:qFormat/>
    <w:rsid w:val="0088691E"/>
    <w:pPr>
      <w:ind w:left="0" w:firstLine="0"/>
      <w:outlineLvl w:val="7"/>
    </w:pPr>
  </w:style>
  <w:style w:type="paragraph" w:styleId="Heading9">
    <w:name w:val="heading 9"/>
    <w:basedOn w:val="Heading8"/>
    <w:next w:val="Normal"/>
    <w:qFormat/>
    <w:rsid w:val="00761289"/>
    <w:pPr>
      <w:pBdr>
        <w:top w:val="single" w:sz="12" w:space="3" w:color="auto"/>
      </w:pBdr>
      <w:spacing w:before="240"/>
      <w:outlineLvl w:val="8"/>
    </w:pPr>
    <w:rPr>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7"/>
    <w:uiPriority w:val="39"/>
    <w:rsid w:val="00761289"/>
    <w:pPr>
      <w:spacing w:before="180"/>
      <w:ind w:left="2693" w:hanging="2693"/>
    </w:p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761289"/>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link w:val="PLChar"/>
    <w:qFormat/>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rsid w:val="0088691E"/>
    <w:pPr>
      <w:keepNext/>
      <w:keepLines/>
      <w:spacing w:after="0"/>
    </w:pPr>
    <w:rPr>
      <w:rFonts w:ascii="Arial" w:hAnsi="Arial"/>
      <w:sz w:val="18"/>
    </w:rPr>
  </w:style>
  <w:style w:type="paragraph" w:customStyle="1" w:styleId="TAH">
    <w:name w:val="TAH"/>
    <w:basedOn w:val="TAC"/>
    <w:link w:val="TAHCar"/>
    <w:rsid w:val="0088691E"/>
    <w:rPr>
      <w:b/>
    </w:rPr>
  </w:style>
  <w:style w:type="paragraph" w:customStyle="1" w:styleId="TAC">
    <w:name w:val="TAC"/>
    <w:basedOn w:val="TAL"/>
    <w:link w:val="TACChar"/>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0">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qFormat/>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88691E"/>
    <w:pPr>
      <w:ind w:left="1191" w:hanging="454"/>
    </w:pPr>
  </w:style>
  <w:style w:type="paragraph" w:customStyle="1" w:styleId="B30">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0"/>
    <w:rsid w:val="000E12C5"/>
    <w:rPr>
      <w:rFonts w:eastAsia="Times New Roman"/>
      <w:lang w:val="en-GB"/>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EWChar">
    <w:name w:val="EW Char"/>
    <w:basedOn w:val="DefaultParagraphFont"/>
    <w:link w:val="EW"/>
    <w:locked/>
    <w:rsid w:val="005C3C39"/>
    <w:rPr>
      <w:rFonts w:eastAsia="Times New Roman"/>
      <w:lang w:val="en-GB"/>
    </w:rPr>
  </w:style>
  <w:style w:type="paragraph" w:customStyle="1" w:styleId="B1">
    <w:name w:val="B1+"/>
    <w:basedOn w:val="B10"/>
    <w:link w:val="B1Car"/>
    <w:rsid w:val="001F33FD"/>
    <w:pPr>
      <w:numPr>
        <w:numId w:val="3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2">
    <w:name w:val="B2+"/>
    <w:basedOn w:val="B20"/>
    <w:rsid w:val="001F33FD"/>
    <w:pPr>
      <w:numPr>
        <w:numId w:val="3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
    <w:name w:val="B3+"/>
    <w:basedOn w:val="B30"/>
    <w:rsid w:val="001F33FD"/>
    <w:pPr>
      <w:numPr>
        <w:numId w:val="3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60773C"/>
    <w:rPr>
      <w:rFonts w:eastAsia="MS PGothic" w:cs="MS PGothic"/>
      <w:szCs w:val="22"/>
      <w:lang w:eastAsia="ja-JP"/>
    </w:rPr>
  </w:style>
  <w:style w:type="character" w:customStyle="1" w:styleId="ui-provider">
    <w:name w:val="ui-provider"/>
    <w:basedOn w:val="DefaultParagraphFont"/>
    <w:rsid w:val="00ED3BB7"/>
  </w:style>
  <w:style w:type="character" w:customStyle="1" w:styleId="B1Zchn">
    <w:name w:val="B1 Zchn"/>
    <w:locked/>
    <w:rsid w:val="00ED3BB7"/>
    <w:rPr>
      <w:lang w:val="en-GB" w:eastAsia="en-US"/>
    </w:rPr>
  </w:style>
  <w:style w:type="paragraph" w:styleId="NoSpacing">
    <w:name w:val="No Spacing"/>
    <w:link w:val="NoSpacingChar"/>
    <w:uiPriority w:val="1"/>
    <w:qFormat/>
    <w:rsid w:val="00ED3BB7"/>
    <w:rPr>
      <w:rFonts w:ascii="Calibri" w:hAnsi="Calibri"/>
      <w:sz w:val="22"/>
      <w:szCs w:val="22"/>
    </w:rPr>
  </w:style>
  <w:style w:type="character" w:customStyle="1" w:styleId="NoSpacingChar">
    <w:name w:val="No Spacing Char"/>
    <w:link w:val="NoSpacing"/>
    <w:uiPriority w:val="1"/>
    <w:rsid w:val="00ED3BB7"/>
    <w:rPr>
      <w:rFonts w:ascii="Calibri" w:hAnsi="Calibri"/>
      <w:sz w:val="22"/>
      <w:szCs w:val="22"/>
    </w:rPr>
  </w:style>
  <w:style w:type="paragraph" w:customStyle="1" w:styleId="CRCoverPage">
    <w:name w:val="CR Cover Page"/>
    <w:link w:val="CRCoverPageZchn"/>
    <w:qFormat/>
    <w:rsid w:val="00ED3BB7"/>
    <w:pPr>
      <w:spacing w:after="120"/>
    </w:pPr>
    <w:rPr>
      <w:rFonts w:ascii="Arial" w:eastAsia="Times New Roman" w:hAnsi="Arial"/>
      <w:lang w:val="en-GB"/>
    </w:rPr>
  </w:style>
  <w:style w:type="character" w:customStyle="1" w:styleId="CRCoverPageZchn">
    <w:name w:val="CR Cover Page Zchn"/>
    <w:link w:val="CRCoverPage"/>
    <w:qFormat/>
    <w:rsid w:val="00ED3BB7"/>
    <w:rPr>
      <w:rFonts w:ascii="Arial" w:eastAsia="Times New Roman" w:hAnsi="Arial"/>
      <w:lang w:val="en-GB"/>
    </w:rPr>
  </w:style>
  <w:style w:type="character" w:customStyle="1" w:styleId="fontstyle21">
    <w:name w:val="fontstyle21"/>
    <w:basedOn w:val="DefaultParagraphFont"/>
    <w:rsid w:val="00ED3BB7"/>
    <w:rPr>
      <w:rFonts w:ascii="TimesNewRomanPSMT" w:hAnsi="TimesNewRomanPSMT" w:hint="default"/>
      <w:b w:val="0"/>
      <w:bCs w:val="0"/>
      <w:i w:val="0"/>
      <w:iCs w:val="0"/>
      <w:color w:val="000000"/>
      <w:sz w:val="20"/>
      <w:szCs w:val="20"/>
    </w:rPr>
  </w:style>
  <w:style w:type="paragraph" w:customStyle="1" w:styleId="PatentNumbering1">
    <w:name w:val="Patent Numbering 1"/>
    <w:aliases w:val="pn1"/>
    <w:basedOn w:val="Normal"/>
    <w:rsid w:val="00ED3BB7"/>
    <w:pPr>
      <w:tabs>
        <w:tab w:val="left" w:pos="1440"/>
        <w:tab w:val="num" w:pos="6480"/>
      </w:tabs>
      <w:overflowPunct w:val="0"/>
      <w:autoSpaceDE w:val="0"/>
      <w:autoSpaceDN w:val="0"/>
      <w:adjustRightInd w:val="0"/>
      <w:spacing w:after="240" w:line="360" w:lineRule="auto"/>
      <w:ind w:left="5760"/>
      <w:textAlignment w:val="baseline"/>
      <w:outlineLvl w:val="0"/>
    </w:pPr>
    <w:rPr>
      <w:rFonts w:eastAsia="Times New Roman" w:cs="Times New Roman"/>
      <w:kern w:val="32"/>
      <w:sz w:val="24"/>
      <w:szCs w:val="20"/>
      <w:lang w:val="en-GB"/>
    </w:rPr>
  </w:style>
  <w:style w:type="character" w:customStyle="1" w:styleId="fontstyle01">
    <w:name w:val="fontstyle01"/>
    <w:basedOn w:val="DefaultParagraphFont"/>
    <w:rsid w:val="00ED3BB7"/>
    <w:rPr>
      <w:rFonts w:ascii="TimesNewRomanPSMT" w:hAnsi="TimesNewRomanPSMT" w:hint="default"/>
      <w:b w:val="0"/>
      <w:bCs w:val="0"/>
      <w:i w:val="0"/>
      <w:iCs w:val="0"/>
      <w:color w:val="000000"/>
      <w:sz w:val="20"/>
      <w:szCs w:val="20"/>
    </w:rPr>
  </w:style>
  <w:style w:type="character" w:customStyle="1" w:styleId="NOChar">
    <w:name w:val="NO Char"/>
    <w:qFormat/>
    <w:locked/>
    <w:rsid w:val="00ED3BB7"/>
  </w:style>
  <w:style w:type="character" w:customStyle="1" w:styleId="TAHCar">
    <w:name w:val="TAH Car"/>
    <w:link w:val="TAH"/>
    <w:locked/>
    <w:rsid w:val="00ED3BB7"/>
    <w:rPr>
      <w:rFonts w:ascii="Arial" w:eastAsiaTheme="minorHAnsi" w:hAnsi="Arial" w:cstheme="minorBidi"/>
      <w:b/>
      <w:sz w:val="18"/>
      <w:szCs w:val="22"/>
    </w:rPr>
  </w:style>
  <w:style w:type="character" w:customStyle="1" w:styleId="TAHChar">
    <w:name w:val="TAH Char"/>
    <w:locked/>
    <w:rsid w:val="00ED3BB7"/>
    <w:rPr>
      <w:rFonts w:ascii="Arial" w:hAnsi="Arial"/>
      <w:b/>
      <w:sz w:val="18"/>
    </w:rPr>
  </w:style>
  <w:style w:type="character" w:customStyle="1" w:styleId="PlantUMLChar">
    <w:name w:val="PlantUML Char"/>
    <w:basedOn w:val="DefaultParagraphFont"/>
    <w:link w:val="PlantUML"/>
    <w:qFormat/>
    <w:locked/>
    <w:rsid w:val="00ED3BB7"/>
    <w:rPr>
      <w:rFonts w:ascii="Courier New" w:hAnsi="Courier New" w:cs="Courier New"/>
      <w:noProof/>
      <w:color w:val="008000"/>
      <w:kern w:val="2"/>
      <w:sz w:val="18"/>
      <w:shd w:val="clear" w:color="auto" w:fill="BAFDBA"/>
      <w:lang w:val="en-GB"/>
      <w14:ligatures w14:val="standardContextual"/>
    </w:rPr>
  </w:style>
  <w:style w:type="paragraph" w:customStyle="1" w:styleId="PlantUML">
    <w:name w:val="PlantUML"/>
    <w:basedOn w:val="Normal"/>
    <w:link w:val="PlantUMLChar"/>
    <w:autoRedefine/>
    <w:qFormat/>
    <w:rsid w:val="00ED3BB7"/>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pPr>
    <w:rPr>
      <w:rFonts w:ascii="Courier New" w:eastAsia="Yu Mincho" w:hAnsi="Courier New" w:cs="Courier New"/>
      <w:noProof/>
      <w:color w:val="008000"/>
      <w:kern w:val="2"/>
      <w:sz w:val="18"/>
      <w:szCs w:val="20"/>
      <w:lang w:val="en-GB"/>
      <w14:ligatures w14:val="standardContextual"/>
    </w:rPr>
  </w:style>
  <w:style w:type="paragraph" w:customStyle="1" w:styleId="PlantUMLImg">
    <w:name w:val="PlantUMLImg"/>
    <w:basedOn w:val="Normal"/>
    <w:link w:val="PlantUMLImgChar"/>
    <w:autoRedefine/>
    <w:rsid w:val="00ED3BB7"/>
    <w:pPr>
      <w:overflowPunct w:val="0"/>
      <w:autoSpaceDE w:val="0"/>
      <w:autoSpaceDN w:val="0"/>
      <w:adjustRightInd w:val="0"/>
      <w:spacing w:after="180" w:line="240" w:lineRule="auto"/>
      <w:textAlignment w:val="baseline"/>
    </w:pPr>
    <w:rPr>
      <w:rFonts w:ascii="Courier New" w:eastAsia="Times New Roman" w:hAnsi="Courier New" w:cs="Courier New"/>
      <w:noProof/>
      <w:color w:val="008000"/>
      <w:kern w:val="2"/>
      <w:sz w:val="18"/>
      <w:szCs w:val="20"/>
      <w:lang w:val="en-GB"/>
      <w14:ligatures w14:val="standardContextual"/>
    </w:rPr>
  </w:style>
  <w:style w:type="character" w:customStyle="1" w:styleId="PlantUMLImgChar">
    <w:name w:val="PlantUMLImg Char"/>
    <w:basedOn w:val="PlantUMLChar"/>
    <w:link w:val="PlantUMLImg"/>
    <w:rsid w:val="00ED3BB7"/>
    <w:rPr>
      <w:rFonts w:ascii="Courier New" w:eastAsia="Times New Roman" w:hAnsi="Courier New" w:cs="Courier New"/>
      <w:noProof/>
      <w:color w:val="008000"/>
      <w:kern w:val="2"/>
      <w:sz w:val="18"/>
      <w:shd w:val="clear" w:color="auto" w:fill="BAFDBA"/>
      <w:lang w:val="en-GB"/>
      <w14:ligatures w14:val="standardContextual"/>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
    <w:link w:val="Caption"/>
    <w:uiPriority w:val="35"/>
    <w:locked/>
    <w:rsid w:val="00ED3BB7"/>
    <w:rPr>
      <w:rFonts w:eastAsiaTheme="minorHAnsi" w:cstheme="minorBidi"/>
      <w:b/>
      <w:bCs/>
      <w:szCs w:val="22"/>
    </w:rPr>
  </w:style>
  <w:style w:type="character" w:customStyle="1" w:styleId="PLChar">
    <w:name w:val="PL Char"/>
    <w:link w:val="PL"/>
    <w:qFormat/>
    <w:locked/>
    <w:rsid w:val="00ED3BB7"/>
    <w:rPr>
      <w:rFonts w:ascii="Courier New" w:eastAsia="Times New Roman" w:hAnsi="Courier New"/>
      <w:noProof/>
      <w:sz w:val="16"/>
      <w:lang w:val="en-GB"/>
    </w:rPr>
  </w:style>
  <w:style w:type="character" w:customStyle="1" w:styleId="TACChar">
    <w:name w:val="TAC Char"/>
    <w:link w:val="TAC"/>
    <w:rsid w:val="00ED3BB7"/>
    <w:rPr>
      <w:rFonts w:ascii="Arial" w:eastAsiaTheme="minorHAnsi" w:hAnsi="Arial" w:cstheme="minorBidi"/>
      <w:sz w:val="18"/>
      <w:szCs w:val="22"/>
    </w:rPr>
  </w:style>
  <w:style w:type="character" w:customStyle="1" w:styleId="B1Car">
    <w:name w:val="B1+ Car"/>
    <w:link w:val="B1"/>
    <w:locked/>
    <w:rsid w:val="00ED3BB7"/>
    <w:rPr>
      <w:rFonts w:eastAsia="Times New Roman"/>
      <w:lang w:val="en-GB"/>
    </w:rPr>
  </w:style>
  <w:style w:type="character" w:customStyle="1" w:styleId="Heading6Char">
    <w:name w:val="Heading 6 Char"/>
    <w:basedOn w:val="DefaultParagraphFont"/>
    <w:link w:val="Heading6"/>
    <w:rsid w:val="00ED3BB7"/>
    <w:rPr>
      <w:rFonts w:ascii="Arial" w:eastAsia="Times New Roman" w:hAnsi="Arial"/>
      <w:lang w:val="en-GB"/>
    </w:rPr>
  </w:style>
  <w:style w:type="character" w:styleId="PlaceholderText">
    <w:name w:val="Placeholder Text"/>
    <w:basedOn w:val="DefaultParagraphFont"/>
    <w:uiPriority w:val="99"/>
    <w:semiHidden/>
    <w:rsid w:val="00ED3B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hyperlink" Target="https://www.omg.org/spec/UML/2.5.1"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svg"/><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microsoft.com/office/2006/relationships/keyMapCustomizations" Target="customizations.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 id="{e3e41b38-373c-4b3a-9137-5c0b023d0bef}" enabled="1" method="Standard" siteId="{b213b057-1008-4204-8c53-8147bc602a29}" removed="0"/>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111</Pages>
  <Words>31633</Words>
  <Characters>180309</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O-RAN.SRC.TS.short-name.X-R###-v##.##</vt:lpstr>
    </vt:vector>
  </TitlesOfParts>
  <Manager/>
  <Company/>
  <LinksUpToDate>false</LinksUpToDate>
  <CharactersWithSpaces>211519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O-RAN.SRC.TS.short-name.X-R###-v##.##</dc:title>
  <dc:subject/>
  <dc:creator/>
  <cp:keywords/>
  <dc:description/>
  <cp:lastModifiedBy/>
  <cp:revision>1</cp:revision>
  <dcterms:created xsi:type="dcterms:W3CDTF">2025-07-07T14:47:00Z</dcterms:created>
  <dcterms:modified xsi:type="dcterms:W3CDTF">2025-12-02T14:45:00Z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O-RAN.SRC.TS.short-name.X-R###-v##.##</vt:lpwstr>
  </property>
  <property fmtid="{D5CDD505-2E9C-101B-9397-08002B2CF9AE}" pid="3" name="RELEASE">
    <vt:lpwstr> </vt:lpwstr>
  </property>
  <property fmtid="{D5CDD505-2E9C-101B-9397-08002B2CF9AE}" pid="4" name="TITLE">
    <vt:lpwstr>O-Cloud Information Model</vt:lpwstr>
  </property>
  <property fmtid="{D5CDD505-2E9C-101B-9397-08002B2CF9AE}" pid="5" name="_NewReviewCycle">
    <vt:lpwstr/>
  </property>
</Properties>
</file>